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F6408" w14:textId="77777777" w:rsidR="00EC1F76" w:rsidRPr="00AE04F7" w:rsidRDefault="00EC1F76">
      <w:pPr>
        <w:rPr>
          <w:sz w:val="24"/>
          <w:szCs w:val="24"/>
          <w:lang w:val="da-DK"/>
        </w:rPr>
      </w:pPr>
    </w:p>
    <w:p w14:paraId="34B4484A" w14:textId="77777777" w:rsidR="002B234E" w:rsidRPr="00AE04F7" w:rsidRDefault="002B234E" w:rsidP="002B234E">
      <w:pPr>
        <w:rPr>
          <w:b/>
          <w:sz w:val="24"/>
          <w:szCs w:val="24"/>
        </w:rPr>
      </w:pPr>
    </w:p>
    <w:p w14:paraId="03460EAF" w14:textId="77777777" w:rsidR="002B234E" w:rsidRPr="00AE04F7" w:rsidRDefault="002B234E" w:rsidP="002B234E">
      <w:pPr>
        <w:rPr>
          <w:b/>
          <w:sz w:val="24"/>
          <w:szCs w:val="24"/>
        </w:rPr>
      </w:pPr>
      <w:r w:rsidRPr="00AE04F7">
        <w:rPr>
          <w:b/>
          <w:sz w:val="24"/>
          <w:szCs w:val="24"/>
        </w:rPr>
        <w:t xml:space="preserve">Nutrient dynamics following 50 years of reduced loading in </w:t>
      </w:r>
      <w:r w:rsidR="003E2AAB" w:rsidRPr="00AE04F7">
        <w:rPr>
          <w:b/>
          <w:sz w:val="24"/>
          <w:szCs w:val="24"/>
        </w:rPr>
        <w:t xml:space="preserve">the </w:t>
      </w:r>
      <w:r w:rsidRPr="00AE04F7">
        <w:rPr>
          <w:b/>
          <w:sz w:val="24"/>
          <w:szCs w:val="24"/>
        </w:rPr>
        <w:t>large</w:t>
      </w:r>
      <w:commentRangeStart w:id="0"/>
      <w:r w:rsidRPr="00AE04F7">
        <w:rPr>
          <w:b/>
          <w:sz w:val="24"/>
          <w:szCs w:val="24"/>
        </w:rPr>
        <w:t>,</w:t>
      </w:r>
      <w:commentRangeEnd w:id="0"/>
      <w:r w:rsidR="00174B3D" w:rsidRPr="00AE04F7">
        <w:rPr>
          <w:rStyle w:val="CommentReference"/>
          <w:sz w:val="24"/>
          <w:szCs w:val="24"/>
        </w:rPr>
        <w:commentReference w:id="0"/>
      </w:r>
      <w:r w:rsidRPr="00AE04F7">
        <w:rPr>
          <w:b/>
          <w:sz w:val="24"/>
          <w:szCs w:val="24"/>
        </w:rPr>
        <w:t xml:space="preserve"> shallow Lake Arresø</w:t>
      </w:r>
    </w:p>
    <w:p w14:paraId="31AE1436" w14:textId="77777777" w:rsidR="002B234E" w:rsidRPr="00AE04F7" w:rsidRDefault="002B234E" w:rsidP="002B234E">
      <w:pPr>
        <w:rPr>
          <w:b/>
          <w:sz w:val="24"/>
          <w:szCs w:val="24"/>
        </w:rPr>
      </w:pPr>
    </w:p>
    <w:p w14:paraId="7E4A1DC7" w14:textId="77777777" w:rsidR="002B234E" w:rsidRPr="00AE04F7" w:rsidRDefault="002B234E" w:rsidP="002B234E">
      <w:pPr>
        <w:rPr>
          <w:b/>
          <w:sz w:val="24"/>
          <w:szCs w:val="24"/>
          <w:vertAlign w:val="superscript"/>
        </w:rPr>
      </w:pPr>
      <w:r w:rsidRPr="00AE04F7">
        <w:rPr>
          <w:b/>
          <w:sz w:val="24"/>
          <w:szCs w:val="24"/>
        </w:rPr>
        <w:t>Kaj Sand-Jensen</w:t>
      </w:r>
      <w:r w:rsidRPr="00AE04F7">
        <w:rPr>
          <w:b/>
          <w:sz w:val="24"/>
          <w:szCs w:val="24"/>
          <w:vertAlign w:val="superscript"/>
        </w:rPr>
        <w:t>1</w:t>
      </w:r>
      <w:r w:rsidRPr="00AE04F7">
        <w:rPr>
          <w:b/>
          <w:sz w:val="24"/>
          <w:szCs w:val="24"/>
        </w:rPr>
        <w:t>, Jonas Stage Sø</w:t>
      </w:r>
      <w:r w:rsidRPr="00AE04F7">
        <w:rPr>
          <w:b/>
          <w:sz w:val="24"/>
          <w:szCs w:val="24"/>
          <w:vertAlign w:val="superscript"/>
        </w:rPr>
        <w:t>2</w:t>
      </w:r>
      <w:r w:rsidRPr="00AE04F7">
        <w:rPr>
          <w:b/>
          <w:sz w:val="24"/>
          <w:szCs w:val="24"/>
        </w:rPr>
        <w:t xml:space="preserve"> and Theis Kragh</w:t>
      </w:r>
      <w:r w:rsidRPr="00AE04F7">
        <w:rPr>
          <w:b/>
          <w:sz w:val="24"/>
          <w:szCs w:val="24"/>
          <w:vertAlign w:val="superscript"/>
        </w:rPr>
        <w:t>2</w:t>
      </w:r>
    </w:p>
    <w:p w14:paraId="7C655B0B" w14:textId="1B43E628" w:rsidR="002B234E" w:rsidRPr="00AE04F7" w:rsidRDefault="002B234E" w:rsidP="00557C0C">
      <w:pPr>
        <w:rPr>
          <w:sz w:val="24"/>
          <w:szCs w:val="24"/>
        </w:rPr>
      </w:pPr>
      <w:r w:rsidRPr="00AE04F7">
        <w:rPr>
          <w:sz w:val="24"/>
          <w:szCs w:val="24"/>
          <w:vertAlign w:val="superscript"/>
        </w:rPr>
        <w:t>1</w:t>
      </w:r>
      <w:r w:rsidRPr="00AE04F7">
        <w:rPr>
          <w:sz w:val="24"/>
          <w:szCs w:val="24"/>
        </w:rPr>
        <w:t>Freshwater Biological Section, Department of Biology, University of Copenhagen, Universitetsparken 4</w:t>
      </w:r>
      <w:r w:rsidRPr="00AE04F7">
        <w:rPr>
          <w:sz w:val="24"/>
          <w:szCs w:val="24"/>
          <w:vertAlign w:val="superscript"/>
        </w:rPr>
        <w:t>floor</w:t>
      </w:r>
      <w:r w:rsidRPr="00AE04F7">
        <w:rPr>
          <w:sz w:val="24"/>
          <w:szCs w:val="24"/>
        </w:rPr>
        <w:t xml:space="preserve">, 2100 Copenhagen. </w:t>
      </w:r>
    </w:p>
    <w:p w14:paraId="16E15690" w14:textId="033E4BFC" w:rsidR="00D00D19" w:rsidRPr="00AE04F7" w:rsidRDefault="002134B3" w:rsidP="00557C0C">
      <w:pPr>
        <w:rPr>
          <w:sz w:val="24"/>
          <w:szCs w:val="24"/>
          <w:rPrChange w:id="1" w:author="Jonas Stage Sø" w:date="2025-03-17T15:55:00Z" w16du:dateUtc="2025-03-17T14:55:00Z">
            <w:rPr>
              <w:sz w:val="28"/>
              <w:szCs w:val="28"/>
              <w:vertAlign w:val="superscript"/>
            </w:rPr>
          </w:rPrChange>
        </w:rPr>
      </w:pPr>
      <w:ins w:id="2" w:author="Jonas Stage Sø" w:date="2025-03-17T15:55:00Z" w16du:dateUtc="2025-03-17T14:55:00Z">
        <w:r w:rsidRPr="00AE04F7">
          <w:rPr>
            <w:sz w:val="24"/>
            <w:szCs w:val="24"/>
            <w:vertAlign w:val="superscript"/>
          </w:rPr>
          <w:t>2</w:t>
        </w:r>
        <w:r w:rsidRPr="00AE04F7">
          <w:rPr>
            <w:sz w:val="24"/>
            <w:szCs w:val="24"/>
            <w:rPrChange w:id="3" w:author="Jonas Stage Sø" w:date="2025-03-17T15:55:00Z" w16du:dateUtc="2025-03-17T14:55:00Z">
              <w:rPr>
                <w:sz w:val="28"/>
                <w:szCs w:val="28"/>
                <w:vertAlign w:val="superscript"/>
              </w:rPr>
            </w:rPrChange>
          </w:rPr>
          <w:t>University of Southern Denmark, Campusvej 55, 5230 Odense M, Denmark</w:t>
        </w:r>
        <w:r w:rsidRPr="00AE04F7">
          <w:rPr>
            <w:sz w:val="24"/>
            <w:szCs w:val="24"/>
          </w:rPr>
          <w:t>.</w:t>
        </w:r>
      </w:ins>
    </w:p>
    <w:p w14:paraId="5762A9A9" w14:textId="77777777" w:rsidR="002B234E" w:rsidRPr="00AE04F7" w:rsidRDefault="002B234E" w:rsidP="00557C0C">
      <w:pPr>
        <w:rPr>
          <w:sz w:val="24"/>
          <w:szCs w:val="24"/>
        </w:rPr>
      </w:pPr>
    </w:p>
    <w:p w14:paraId="7F138B30" w14:textId="77777777" w:rsidR="00E069F4" w:rsidRPr="00AE04F7" w:rsidRDefault="002B234E" w:rsidP="00557C0C">
      <w:pPr>
        <w:rPr>
          <w:b/>
          <w:sz w:val="24"/>
          <w:szCs w:val="24"/>
        </w:rPr>
      </w:pPr>
      <w:r w:rsidRPr="00AE04F7">
        <w:rPr>
          <w:b/>
          <w:sz w:val="24"/>
          <w:szCs w:val="24"/>
        </w:rPr>
        <w:t>Introduction</w:t>
      </w:r>
    </w:p>
    <w:p w14:paraId="6F9F4300" w14:textId="749C503A" w:rsidR="002D6D57" w:rsidRPr="00AE04F7" w:rsidRDefault="005D2302" w:rsidP="00557C0C">
      <w:pPr>
        <w:rPr>
          <w:sz w:val="24"/>
          <w:szCs w:val="24"/>
        </w:rPr>
      </w:pPr>
      <w:r w:rsidRPr="00AE04F7">
        <w:rPr>
          <w:sz w:val="24"/>
          <w:szCs w:val="24"/>
        </w:rPr>
        <w:t xml:space="preserve">A local citizens group revived discussions </w:t>
      </w:r>
      <w:r w:rsidR="00E425BF" w:rsidRPr="00AE04F7">
        <w:rPr>
          <w:sz w:val="24"/>
          <w:szCs w:val="24"/>
        </w:rPr>
        <w:t>in 2024</w:t>
      </w:r>
      <w:ins w:id="4" w:author="Jonas Stage Sø" w:date="2025-03-17T13:37:00Z" w16du:dateUtc="2025-03-17T12:37:00Z">
        <w:r w:rsidR="00F76246" w:rsidRPr="00AE04F7">
          <w:rPr>
            <w:sz w:val="24"/>
            <w:szCs w:val="24"/>
          </w:rPr>
          <w:t>–</w:t>
        </w:r>
      </w:ins>
      <w:del w:id="5" w:author="Jonas Stage Sø" w:date="2025-03-17T13:37:00Z" w16du:dateUtc="2025-03-17T12:37:00Z">
        <w:r w:rsidR="00E425BF" w:rsidRPr="00AE04F7" w:rsidDel="00F76246">
          <w:rPr>
            <w:sz w:val="24"/>
            <w:szCs w:val="24"/>
          </w:rPr>
          <w:delText>-</w:delText>
        </w:r>
      </w:del>
      <w:r w:rsidR="00E425BF" w:rsidRPr="00AE04F7">
        <w:rPr>
          <w:sz w:val="24"/>
          <w:szCs w:val="24"/>
        </w:rPr>
        <w:t xml:space="preserve">2025 regarding </w:t>
      </w:r>
      <w:r w:rsidRPr="00AE04F7">
        <w:rPr>
          <w:sz w:val="24"/>
          <w:szCs w:val="24"/>
        </w:rPr>
        <w:t xml:space="preserve">the </w:t>
      </w:r>
      <w:r w:rsidR="002D6D57" w:rsidRPr="00AE04F7">
        <w:rPr>
          <w:sz w:val="24"/>
          <w:szCs w:val="24"/>
        </w:rPr>
        <w:t xml:space="preserve">unacceptable </w:t>
      </w:r>
      <w:r w:rsidRPr="00AE04F7">
        <w:rPr>
          <w:sz w:val="24"/>
          <w:szCs w:val="24"/>
        </w:rPr>
        <w:t xml:space="preserve">poor ecological quality of Denmark’s largest lake, </w:t>
      </w:r>
      <w:r w:rsidR="00E069F4" w:rsidRPr="00AE04F7">
        <w:rPr>
          <w:sz w:val="24"/>
          <w:szCs w:val="24"/>
        </w:rPr>
        <w:t>Lake Arresø</w:t>
      </w:r>
      <w:r w:rsidR="002D6D57" w:rsidRPr="00AE04F7">
        <w:rPr>
          <w:sz w:val="24"/>
          <w:szCs w:val="24"/>
        </w:rPr>
        <w:t xml:space="preserve"> (Sand-Jensen et al. 2025)</w:t>
      </w:r>
      <w:r w:rsidR="00B52C33" w:rsidRPr="00AE04F7">
        <w:rPr>
          <w:sz w:val="24"/>
          <w:szCs w:val="24"/>
        </w:rPr>
        <w:t xml:space="preserve">. Despite </w:t>
      </w:r>
      <w:r w:rsidRPr="00AE04F7">
        <w:rPr>
          <w:sz w:val="24"/>
          <w:szCs w:val="24"/>
        </w:rPr>
        <w:t xml:space="preserve">50 years </w:t>
      </w:r>
      <w:r w:rsidR="00E425BF" w:rsidRPr="00AE04F7">
        <w:rPr>
          <w:sz w:val="24"/>
          <w:szCs w:val="24"/>
        </w:rPr>
        <w:t xml:space="preserve">successful </w:t>
      </w:r>
      <w:r w:rsidRPr="00AE04F7">
        <w:rPr>
          <w:sz w:val="24"/>
          <w:szCs w:val="24"/>
        </w:rPr>
        <w:t>efforts to ensure effective treatment of urban wastewater</w:t>
      </w:r>
      <w:r w:rsidR="00E425BF" w:rsidRPr="00AE04F7">
        <w:rPr>
          <w:sz w:val="24"/>
          <w:szCs w:val="24"/>
        </w:rPr>
        <w:t xml:space="preserve">, the </w:t>
      </w:r>
      <w:r w:rsidRPr="00AE04F7">
        <w:rPr>
          <w:sz w:val="24"/>
          <w:szCs w:val="24"/>
        </w:rPr>
        <w:t>lake</w:t>
      </w:r>
      <w:r w:rsidR="00B52C33" w:rsidRPr="00AE04F7">
        <w:rPr>
          <w:sz w:val="24"/>
          <w:szCs w:val="24"/>
        </w:rPr>
        <w:t xml:space="preserve"> </w:t>
      </w:r>
      <w:r w:rsidR="005A239B" w:rsidRPr="00AE04F7">
        <w:rPr>
          <w:sz w:val="24"/>
          <w:szCs w:val="24"/>
        </w:rPr>
        <w:t xml:space="preserve">has </w:t>
      </w:r>
      <w:r w:rsidR="00B52C33" w:rsidRPr="00AE04F7">
        <w:rPr>
          <w:sz w:val="24"/>
          <w:szCs w:val="24"/>
        </w:rPr>
        <w:t xml:space="preserve">remained turbid </w:t>
      </w:r>
      <w:r w:rsidR="00E425BF" w:rsidRPr="00AE04F7">
        <w:rPr>
          <w:sz w:val="24"/>
          <w:szCs w:val="24"/>
        </w:rPr>
        <w:t xml:space="preserve">due to </w:t>
      </w:r>
      <w:r w:rsidR="00B52C33" w:rsidRPr="00AE04F7">
        <w:rPr>
          <w:sz w:val="24"/>
          <w:szCs w:val="24"/>
        </w:rPr>
        <w:t>dense phytoplankton blooms</w:t>
      </w:r>
      <w:r w:rsidR="00E425BF" w:rsidRPr="00AE04F7">
        <w:rPr>
          <w:sz w:val="24"/>
          <w:szCs w:val="24"/>
        </w:rPr>
        <w:t>, frequent sediment resuspension</w:t>
      </w:r>
      <w:r w:rsidR="00B52C33" w:rsidRPr="00AE04F7">
        <w:rPr>
          <w:sz w:val="24"/>
          <w:szCs w:val="24"/>
        </w:rPr>
        <w:t xml:space="preserve"> and </w:t>
      </w:r>
      <w:r w:rsidR="00E425BF" w:rsidRPr="00AE04F7">
        <w:rPr>
          <w:sz w:val="24"/>
          <w:szCs w:val="24"/>
        </w:rPr>
        <w:t xml:space="preserve">summer </w:t>
      </w:r>
      <w:r w:rsidR="00B52C33" w:rsidRPr="00AE04F7">
        <w:rPr>
          <w:sz w:val="24"/>
          <w:szCs w:val="24"/>
        </w:rPr>
        <w:t xml:space="preserve">Secchi </w:t>
      </w:r>
      <w:del w:id="6" w:author="Jonas Stage Sø" w:date="2025-03-17T13:38:00Z" w16du:dateUtc="2025-03-17T12:38:00Z">
        <w:r w:rsidR="00B52C33" w:rsidRPr="00AE04F7" w:rsidDel="005D3F0D">
          <w:rPr>
            <w:sz w:val="24"/>
            <w:szCs w:val="24"/>
          </w:rPr>
          <w:delText xml:space="preserve">transparencies </w:delText>
        </w:r>
      </w:del>
      <w:ins w:id="7" w:author="Jonas Stage Sø" w:date="2025-03-17T13:38:00Z" w16du:dateUtc="2025-03-17T12:38:00Z">
        <w:r w:rsidR="005D3F0D" w:rsidRPr="00AE04F7">
          <w:rPr>
            <w:sz w:val="24"/>
            <w:szCs w:val="24"/>
          </w:rPr>
          <w:t>depths</w:t>
        </w:r>
        <w:r w:rsidR="005D3F0D" w:rsidRPr="00AE04F7">
          <w:rPr>
            <w:sz w:val="24"/>
            <w:szCs w:val="24"/>
          </w:rPr>
          <w:t xml:space="preserve"> </w:t>
        </w:r>
      </w:ins>
      <w:r w:rsidR="00B52C33" w:rsidRPr="00AE04F7">
        <w:rPr>
          <w:sz w:val="24"/>
          <w:szCs w:val="24"/>
        </w:rPr>
        <w:t xml:space="preserve">of only </w:t>
      </w:r>
      <w:r w:rsidR="002D6D57" w:rsidRPr="00AE04F7">
        <w:rPr>
          <w:sz w:val="24"/>
          <w:szCs w:val="24"/>
        </w:rPr>
        <w:t>3</w:t>
      </w:r>
      <w:r w:rsidR="00B52C33" w:rsidRPr="00AE04F7">
        <w:rPr>
          <w:sz w:val="24"/>
          <w:szCs w:val="24"/>
        </w:rPr>
        <w:t>0</w:t>
      </w:r>
      <w:ins w:id="8" w:author="Jonas Stage Sø" w:date="2025-03-17T13:38:00Z" w16du:dateUtc="2025-03-17T12:38:00Z">
        <w:r w:rsidR="005D3F0D" w:rsidRPr="00AE04F7">
          <w:rPr>
            <w:sz w:val="24"/>
            <w:szCs w:val="24"/>
          </w:rPr>
          <w:t>–</w:t>
        </w:r>
      </w:ins>
      <w:del w:id="9" w:author="Jonas Stage Sø" w:date="2025-03-17T13:38:00Z" w16du:dateUtc="2025-03-17T12:38:00Z">
        <w:r w:rsidR="00B52C33" w:rsidRPr="00AE04F7" w:rsidDel="005D3F0D">
          <w:rPr>
            <w:sz w:val="24"/>
            <w:szCs w:val="24"/>
          </w:rPr>
          <w:delText>-</w:delText>
        </w:r>
      </w:del>
      <w:r w:rsidR="002D6D57" w:rsidRPr="00AE04F7">
        <w:rPr>
          <w:sz w:val="24"/>
          <w:szCs w:val="24"/>
        </w:rPr>
        <w:t>7</w:t>
      </w:r>
      <w:r w:rsidR="00B52C33" w:rsidRPr="00AE04F7">
        <w:rPr>
          <w:sz w:val="24"/>
          <w:szCs w:val="24"/>
        </w:rPr>
        <w:t xml:space="preserve">0 cm. </w:t>
      </w:r>
      <w:r w:rsidRPr="00AE04F7">
        <w:rPr>
          <w:sz w:val="24"/>
          <w:szCs w:val="24"/>
        </w:rPr>
        <w:t xml:space="preserve">The citizens group has advocated for </w:t>
      </w:r>
      <w:r w:rsidR="00E425BF" w:rsidRPr="00AE04F7">
        <w:rPr>
          <w:sz w:val="24"/>
          <w:szCs w:val="24"/>
        </w:rPr>
        <w:t>a</w:t>
      </w:r>
      <w:r w:rsidR="002D6D57" w:rsidRPr="00AE04F7">
        <w:rPr>
          <w:sz w:val="24"/>
          <w:szCs w:val="24"/>
        </w:rPr>
        <w:t xml:space="preserve"> further improvement of the </w:t>
      </w:r>
      <w:r w:rsidRPr="00AE04F7">
        <w:rPr>
          <w:sz w:val="24"/>
          <w:szCs w:val="24"/>
        </w:rPr>
        <w:t xml:space="preserve">effective wastewater treatment and the possibility of immobilizing </w:t>
      </w:r>
      <w:r w:rsidR="00E425BF" w:rsidRPr="00AE04F7">
        <w:rPr>
          <w:sz w:val="24"/>
          <w:szCs w:val="24"/>
        </w:rPr>
        <w:t xml:space="preserve">dissolved phosphate with lanthanum </w:t>
      </w:r>
      <w:r w:rsidR="002D6D57" w:rsidRPr="00AE04F7">
        <w:rPr>
          <w:sz w:val="24"/>
          <w:szCs w:val="24"/>
        </w:rPr>
        <w:t xml:space="preserve">by </w:t>
      </w:r>
      <w:r w:rsidR="00BB0406" w:rsidRPr="00AE04F7">
        <w:rPr>
          <w:sz w:val="24"/>
          <w:szCs w:val="24"/>
        </w:rPr>
        <w:t xml:space="preserve">adding </w:t>
      </w:r>
      <w:r w:rsidR="002D6D57" w:rsidRPr="00AE04F7">
        <w:rPr>
          <w:sz w:val="24"/>
          <w:szCs w:val="24"/>
        </w:rPr>
        <w:t xml:space="preserve">the </w:t>
      </w:r>
      <w:r w:rsidR="00507107" w:rsidRPr="00AE04F7">
        <w:rPr>
          <w:sz w:val="24"/>
          <w:szCs w:val="24"/>
        </w:rPr>
        <w:t>bentonite-clay</w:t>
      </w:r>
      <w:r w:rsidR="00BB0406" w:rsidRPr="00AE04F7">
        <w:rPr>
          <w:sz w:val="24"/>
          <w:szCs w:val="24"/>
        </w:rPr>
        <w:t xml:space="preserve">, </w:t>
      </w:r>
      <w:r w:rsidR="00507107" w:rsidRPr="00AE04F7">
        <w:rPr>
          <w:sz w:val="24"/>
          <w:szCs w:val="24"/>
        </w:rPr>
        <w:t>Phoslock forming the inert mineral rhabdophane (LaPO</w:t>
      </w:r>
      <w:r w:rsidR="00507107" w:rsidRPr="00AE04F7">
        <w:rPr>
          <w:sz w:val="24"/>
          <w:szCs w:val="24"/>
          <w:vertAlign w:val="subscript"/>
        </w:rPr>
        <w:t>4</w:t>
      </w:r>
      <w:r w:rsidR="00507107" w:rsidRPr="00AE04F7">
        <w:rPr>
          <w:sz w:val="24"/>
          <w:szCs w:val="24"/>
        </w:rPr>
        <w:t>-nH</w:t>
      </w:r>
      <w:r w:rsidR="00507107" w:rsidRPr="00AE04F7">
        <w:rPr>
          <w:sz w:val="24"/>
          <w:szCs w:val="24"/>
          <w:vertAlign w:val="subscript"/>
        </w:rPr>
        <w:t>2</w:t>
      </w:r>
      <w:r w:rsidR="00507107" w:rsidRPr="00AE04F7">
        <w:rPr>
          <w:sz w:val="24"/>
          <w:szCs w:val="24"/>
        </w:rPr>
        <w:t xml:space="preserve">O) </w:t>
      </w:r>
      <w:r w:rsidRPr="00AE04F7">
        <w:rPr>
          <w:sz w:val="24"/>
          <w:szCs w:val="24"/>
        </w:rPr>
        <w:t>in the sediments of the large, shallow lake (40 km</w:t>
      </w:r>
      <w:r w:rsidRPr="00AE04F7">
        <w:rPr>
          <w:sz w:val="24"/>
          <w:szCs w:val="24"/>
          <w:vertAlign w:val="superscript"/>
        </w:rPr>
        <w:t>2</w:t>
      </w:r>
      <w:r w:rsidRPr="00AE04F7">
        <w:rPr>
          <w:sz w:val="24"/>
          <w:szCs w:val="24"/>
        </w:rPr>
        <w:t>, mean depth 3.0 m</w:t>
      </w:r>
      <w:r w:rsidR="00AC4958" w:rsidRPr="00AE04F7">
        <w:rPr>
          <w:sz w:val="24"/>
          <w:szCs w:val="24"/>
        </w:rPr>
        <w:t>, Table 1</w:t>
      </w:r>
      <w:r w:rsidRPr="00AE04F7">
        <w:rPr>
          <w:sz w:val="24"/>
          <w:szCs w:val="24"/>
        </w:rPr>
        <w:t>)</w:t>
      </w:r>
      <w:r w:rsidR="00507107" w:rsidRPr="00AE04F7">
        <w:rPr>
          <w:sz w:val="24"/>
          <w:szCs w:val="24"/>
        </w:rPr>
        <w:t xml:space="preserve">. </w:t>
      </w:r>
    </w:p>
    <w:p w14:paraId="152739C8" w14:textId="76D5B93E" w:rsidR="005A239B" w:rsidRPr="00AE04F7" w:rsidRDefault="002D6D57" w:rsidP="00557C0C">
      <w:pPr>
        <w:rPr>
          <w:sz w:val="24"/>
          <w:szCs w:val="24"/>
        </w:rPr>
      </w:pPr>
      <w:r w:rsidRPr="00AE04F7">
        <w:rPr>
          <w:sz w:val="24"/>
          <w:szCs w:val="24"/>
        </w:rPr>
        <w:t>T</w:t>
      </w:r>
      <w:r w:rsidR="00507107" w:rsidRPr="00AE04F7">
        <w:rPr>
          <w:sz w:val="24"/>
          <w:szCs w:val="24"/>
        </w:rPr>
        <w:t>he citizens group arrang</w:t>
      </w:r>
      <w:r w:rsidRPr="00AE04F7">
        <w:rPr>
          <w:sz w:val="24"/>
          <w:szCs w:val="24"/>
        </w:rPr>
        <w:t>ed</w:t>
      </w:r>
      <w:r w:rsidR="00507107" w:rsidRPr="00AE04F7">
        <w:rPr>
          <w:sz w:val="24"/>
          <w:szCs w:val="24"/>
        </w:rPr>
        <w:t xml:space="preserve"> a large </w:t>
      </w:r>
      <w:r w:rsidRPr="00AE04F7">
        <w:rPr>
          <w:sz w:val="24"/>
          <w:szCs w:val="24"/>
        </w:rPr>
        <w:t xml:space="preserve">public meeting </w:t>
      </w:r>
      <w:r w:rsidR="00507107" w:rsidRPr="00AE04F7">
        <w:rPr>
          <w:sz w:val="24"/>
          <w:szCs w:val="24"/>
        </w:rPr>
        <w:t xml:space="preserve">with </w:t>
      </w:r>
      <w:r w:rsidRPr="00AE04F7">
        <w:rPr>
          <w:sz w:val="24"/>
          <w:szCs w:val="24"/>
        </w:rPr>
        <w:t xml:space="preserve">invited </w:t>
      </w:r>
      <w:r w:rsidR="00507107" w:rsidRPr="00AE04F7">
        <w:rPr>
          <w:sz w:val="24"/>
          <w:szCs w:val="24"/>
        </w:rPr>
        <w:t>politicians, farmers</w:t>
      </w:r>
      <w:r w:rsidRPr="00AE04F7">
        <w:rPr>
          <w:sz w:val="24"/>
          <w:szCs w:val="24"/>
        </w:rPr>
        <w:t xml:space="preserve"> and </w:t>
      </w:r>
      <w:r w:rsidR="005A239B" w:rsidRPr="00AE04F7">
        <w:rPr>
          <w:sz w:val="24"/>
          <w:szCs w:val="24"/>
        </w:rPr>
        <w:t xml:space="preserve">nature </w:t>
      </w:r>
      <w:r w:rsidRPr="00AE04F7">
        <w:rPr>
          <w:sz w:val="24"/>
          <w:szCs w:val="24"/>
        </w:rPr>
        <w:t xml:space="preserve">representatives </w:t>
      </w:r>
      <w:r w:rsidR="005A239B" w:rsidRPr="00AE04F7">
        <w:rPr>
          <w:sz w:val="24"/>
          <w:szCs w:val="24"/>
        </w:rPr>
        <w:t xml:space="preserve">and </w:t>
      </w:r>
      <w:r w:rsidRPr="00AE04F7">
        <w:rPr>
          <w:sz w:val="24"/>
          <w:szCs w:val="24"/>
        </w:rPr>
        <w:t xml:space="preserve">attending </w:t>
      </w:r>
      <w:r w:rsidR="005A239B" w:rsidRPr="00AE04F7">
        <w:rPr>
          <w:sz w:val="24"/>
          <w:szCs w:val="24"/>
        </w:rPr>
        <w:t xml:space="preserve">local citizens (+ 250 people) </w:t>
      </w:r>
      <w:r w:rsidRPr="00AE04F7">
        <w:rPr>
          <w:sz w:val="24"/>
          <w:szCs w:val="24"/>
        </w:rPr>
        <w:t xml:space="preserve">but </w:t>
      </w:r>
      <w:del w:id="10" w:author="Jonas Stage Sø" w:date="2025-03-17T13:39:00Z" w16du:dateUtc="2025-03-17T12:39:00Z">
        <w:r w:rsidRPr="00AE04F7" w:rsidDel="00FD130C">
          <w:rPr>
            <w:sz w:val="24"/>
            <w:szCs w:val="24"/>
          </w:rPr>
          <w:delText xml:space="preserve">an large </w:delText>
        </w:r>
      </w:del>
      <w:r w:rsidRPr="00AE04F7">
        <w:rPr>
          <w:sz w:val="24"/>
          <w:szCs w:val="24"/>
        </w:rPr>
        <w:t xml:space="preserve">missed the opportunity to </w:t>
      </w:r>
      <w:r w:rsidR="005A239B" w:rsidRPr="00AE04F7">
        <w:rPr>
          <w:sz w:val="24"/>
          <w:szCs w:val="24"/>
        </w:rPr>
        <w:t>receive</w:t>
      </w:r>
      <w:r w:rsidRPr="00AE04F7">
        <w:rPr>
          <w:sz w:val="24"/>
          <w:szCs w:val="24"/>
        </w:rPr>
        <w:t xml:space="preserve"> </w:t>
      </w:r>
      <w:r w:rsidR="005A239B" w:rsidRPr="00AE04F7">
        <w:rPr>
          <w:sz w:val="24"/>
          <w:szCs w:val="24"/>
        </w:rPr>
        <w:t xml:space="preserve">professional support from the local municipalities, The Danish Agency of Environmental Protection and university researchers regarding the </w:t>
      </w:r>
      <w:r w:rsidR="00BB0406" w:rsidRPr="00AE04F7">
        <w:rPr>
          <w:sz w:val="24"/>
          <w:szCs w:val="24"/>
        </w:rPr>
        <w:t xml:space="preserve">realism </w:t>
      </w:r>
      <w:r w:rsidR="005A239B" w:rsidRPr="00AE04F7">
        <w:rPr>
          <w:sz w:val="24"/>
          <w:szCs w:val="24"/>
        </w:rPr>
        <w:t>of their proposal</w:t>
      </w:r>
      <w:r w:rsidRPr="00AE04F7">
        <w:rPr>
          <w:sz w:val="24"/>
          <w:szCs w:val="24"/>
        </w:rPr>
        <w:t>s</w:t>
      </w:r>
      <w:r w:rsidR="005A239B" w:rsidRPr="00AE04F7">
        <w:rPr>
          <w:sz w:val="24"/>
          <w:szCs w:val="24"/>
        </w:rPr>
        <w:t>.</w:t>
      </w:r>
    </w:p>
    <w:p w14:paraId="3671CCA6" w14:textId="5C217639" w:rsidR="005A239B" w:rsidRPr="00AE04F7" w:rsidRDefault="005A239B" w:rsidP="00557C0C">
      <w:pPr>
        <w:rPr>
          <w:sz w:val="24"/>
          <w:szCs w:val="24"/>
        </w:rPr>
      </w:pPr>
      <w:r w:rsidRPr="00AE04F7">
        <w:rPr>
          <w:sz w:val="24"/>
          <w:szCs w:val="24"/>
        </w:rPr>
        <w:t xml:space="preserve">To us as limnologists, it was obvious that three main questions were neglected and required in depth evaluation: 1) the possibility of nitrogen or coupled nitrogen and phosphorus limitation of lake phytoplankton, 2) the magnitude and influence of phosphorus and nitrogen inputs from the cultivated farmland compared to urban wastewater, and 3) </w:t>
      </w:r>
      <w:r w:rsidR="002D6D57" w:rsidRPr="00AE04F7">
        <w:rPr>
          <w:sz w:val="24"/>
          <w:szCs w:val="24"/>
        </w:rPr>
        <w:t xml:space="preserve">the </w:t>
      </w:r>
      <w:r w:rsidRPr="00AE04F7">
        <w:rPr>
          <w:sz w:val="24"/>
          <w:szCs w:val="24"/>
        </w:rPr>
        <w:t>possib</w:t>
      </w:r>
      <w:r w:rsidR="002D6D57" w:rsidRPr="00AE04F7">
        <w:rPr>
          <w:sz w:val="24"/>
          <w:szCs w:val="24"/>
        </w:rPr>
        <w:t>ility</w:t>
      </w:r>
      <w:r w:rsidRPr="00AE04F7">
        <w:rPr>
          <w:sz w:val="24"/>
          <w:szCs w:val="24"/>
        </w:rPr>
        <w:t xml:space="preserve">, </w:t>
      </w:r>
      <w:del w:id="11" w:author="Jonas Stage Sø" w:date="2025-03-17T13:42:00Z" w16du:dateUtc="2025-03-17T12:42:00Z">
        <w:r w:rsidRPr="00AE04F7" w:rsidDel="00A076C4">
          <w:rPr>
            <w:sz w:val="24"/>
            <w:szCs w:val="24"/>
          </w:rPr>
          <w:delText xml:space="preserve">even after </w:delText>
        </w:r>
      </w:del>
      <w:ins w:id="12" w:author="Jonas Stage Sø" w:date="2025-03-17T13:42:00Z" w16du:dateUtc="2025-03-17T12:42:00Z">
        <w:r w:rsidR="00A076C4" w:rsidRPr="00AE04F7">
          <w:rPr>
            <w:sz w:val="24"/>
            <w:szCs w:val="24"/>
          </w:rPr>
          <w:t xml:space="preserve">despite previous </w:t>
        </w:r>
      </w:ins>
      <w:del w:id="13" w:author="Jonas Stage Sø" w:date="2025-03-17T13:42:00Z" w16du:dateUtc="2025-03-17T12:42:00Z">
        <w:r w:rsidRPr="00AE04F7" w:rsidDel="00A076C4">
          <w:rPr>
            <w:sz w:val="24"/>
            <w:szCs w:val="24"/>
          </w:rPr>
          <w:delText xml:space="preserve">an </w:delText>
        </w:r>
      </w:del>
      <w:r w:rsidRPr="00AE04F7">
        <w:rPr>
          <w:sz w:val="24"/>
          <w:szCs w:val="24"/>
        </w:rPr>
        <w:t xml:space="preserve">intensive effort, </w:t>
      </w:r>
      <w:r w:rsidR="002D6D57" w:rsidRPr="00AE04F7">
        <w:rPr>
          <w:sz w:val="24"/>
          <w:szCs w:val="24"/>
        </w:rPr>
        <w:t xml:space="preserve">of obtaining </w:t>
      </w:r>
      <w:r w:rsidRPr="00AE04F7">
        <w:rPr>
          <w:sz w:val="24"/>
          <w:szCs w:val="24"/>
        </w:rPr>
        <w:t>clear-water</w:t>
      </w:r>
      <w:r w:rsidR="002D6D57" w:rsidRPr="00AE04F7">
        <w:rPr>
          <w:sz w:val="24"/>
          <w:szCs w:val="24"/>
        </w:rPr>
        <w:t>s</w:t>
      </w:r>
      <w:r w:rsidRPr="00AE04F7">
        <w:rPr>
          <w:sz w:val="24"/>
          <w:szCs w:val="24"/>
        </w:rPr>
        <w:t xml:space="preserve"> in Lake Arresø that has had a </w:t>
      </w:r>
      <w:r w:rsidR="002D6D57" w:rsidRPr="00AE04F7">
        <w:rPr>
          <w:sz w:val="24"/>
          <w:szCs w:val="24"/>
        </w:rPr>
        <w:t xml:space="preserve">long-lasting </w:t>
      </w:r>
      <w:r w:rsidRPr="00AE04F7">
        <w:rPr>
          <w:sz w:val="24"/>
          <w:szCs w:val="24"/>
        </w:rPr>
        <w:t xml:space="preserve">poor ecological quality, turbid waters and </w:t>
      </w:r>
      <w:r w:rsidR="002D6D57" w:rsidRPr="00AE04F7">
        <w:rPr>
          <w:sz w:val="24"/>
          <w:szCs w:val="24"/>
        </w:rPr>
        <w:t xml:space="preserve">very </w:t>
      </w:r>
      <w:r w:rsidRPr="00AE04F7">
        <w:rPr>
          <w:sz w:val="24"/>
          <w:szCs w:val="24"/>
        </w:rPr>
        <w:t>limited submerged vegetation since the early 1900s and perhaps 100</w:t>
      </w:r>
      <w:ins w:id="14" w:author="Jonas Stage Sø" w:date="2025-03-17T13:44:00Z" w16du:dateUtc="2025-03-17T12:44:00Z">
        <w:r w:rsidR="004C6143" w:rsidRPr="00AE04F7">
          <w:rPr>
            <w:sz w:val="24"/>
            <w:szCs w:val="24"/>
          </w:rPr>
          <w:t>–</w:t>
        </w:r>
      </w:ins>
      <w:del w:id="15" w:author="Jonas Stage Sø" w:date="2025-03-17T13:44:00Z" w16du:dateUtc="2025-03-17T12:44:00Z">
        <w:r w:rsidRPr="00AE04F7" w:rsidDel="004C6143">
          <w:rPr>
            <w:sz w:val="24"/>
            <w:szCs w:val="24"/>
          </w:rPr>
          <w:delText>-</w:delText>
        </w:r>
      </w:del>
      <w:r w:rsidRPr="00AE04F7">
        <w:rPr>
          <w:sz w:val="24"/>
          <w:szCs w:val="24"/>
        </w:rPr>
        <w:t xml:space="preserve">200 years </w:t>
      </w:r>
      <w:r w:rsidR="00BB0406" w:rsidRPr="00AE04F7">
        <w:rPr>
          <w:sz w:val="24"/>
          <w:szCs w:val="24"/>
        </w:rPr>
        <w:t>before</w:t>
      </w:r>
      <w:r w:rsidRPr="00AE04F7">
        <w:rPr>
          <w:sz w:val="24"/>
          <w:szCs w:val="24"/>
        </w:rPr>
        <w:t xml:space="preserve"> (Ostenfeld 1922 and Wesenberg-Lund 1939 in Olsen 1976, COWIconsult 1989). </w:t>
      </w:r>
      <w:r w:rsidR="002D6D57" w:rsidRPr="00AE04F7">
        <w:rPr>
          <w:sz w:val="24"/>
          <w:szCs w:val="24"/>
        </w:rPr>
        <w:t>P</w:t>
      </w:r>
      <w:r w:rsidRPr="00AE04F7">
        <w:rPr>
          <w:sz w:val="24"/>
          <w:szCs w:val="24"/>
        </w:rPr>
        <w:t xml:space="preserve">aleoecological studies of </w:t>
      </w:r>
      <w:r w:rsidR="002D6D57" w:rsidRPr="00AE04F7">
        <w:rPr>
          <w:sz w:val="24"/>
          <w:szCs w:val="24"/>
        </w:rPr>
        <w:t xml:space="preserve">plant </w:t>
      </w:r>
      <w:r w:rsidRPr="00AE04F7">
        <w:rPr>
          <w:sz w:val="24"/>
          <w:szCs w:val="24"/>
        </w:rPr>
        <w:t xml:space="preserve">macrofossils in the sediment showed that Lake Arresø </w:t>
      </w:r>
      <w:r w:rsidR="00BB0406" w:rsidRPr="00AE04F7">
        <w:rPr>
          <w:sz w:val="24"/>
          <w:szCs w:val="24"/>
        </w:rPr>
        <w:t>in the past h</w:t>
      </w:r>
      <w:r w:rsidRPr="00AE04F7">
        <w:rPr>
          <w:sz w:val="24"/>
          <w:szCs w:val="24"/>
        </w:rPr>
        <w:t xml:space="preserve">ad </w:t>
      </w:r>
      <w:r w:rsidR="004336CD" w:rsidRPr="00AE04F7">
        <w:rPr>
          <w:sz w:val="24"/>
          <w:szCs w:val="24"/>
        </w:rPr>
        <w:t xml:space="preserve">a luxurious submerged vegetation </w:t>
      </w:r>
      <w:r w:rsidRPr="00AE04F7">
        <w:rPr>
          <w:sz w:val="24"/>
          <w:szCs w:val="24"/>
        </w:rPr>
        <w:t>for 4.000</w:t>
      </w:r>
      <w:ins w:id="16" w:author="Jonas Stage Sø" w:date="2025-03-17T13:43:00Z" w16du:dateUtc="2025-03-17T12:43:00Z">
        <w:r w:rsidR="00A076C4" w:rsidRPr="00AE04F7">
          <w:rPr>
            <w:sz w:val="24"/>
            <w:szCs w:val="24"/>
          </w:rPr>
          <w:t>–</w:t>
        </w:r>
      </w:ins>
      <w:del w:id="17" w:author="Jonas Stage Sø" w:date="2025-03-17T13:43:00Z" w16du:dateUtc="2025-03-17T12:43:00Z">
        <w:r w:rsidRPr="00AE04F7" w:rsidDel="00A076C4">
          <w:rPr>
            <w:sz w:val="24"/>
            <w:szCs w:val="24"/>
          </w:rPr>
          <w:delText>-</w:delText>
        </w:r>
      </w:del>
      <w:r w:rsidRPr="00AE04F7">
        <w:rPr>
          <w:sz w:val="24"/>
          <w:szCs w:val="24"/>
        </w:rPr>
        <w:t>5.000 years</w:t>
      </w:r>
      <w:r w:rsidR="00BB0406" w:rsidRPr="00AE04F7">
        <w:rPr>
          <w:sz w:val="24"/>
          <w:szCs w:val="24"/>
        </w:rPr>
        <w:t xml:space="preserve">, but </w:t>
      </w:r>
      <w:r w:rsidRPr="00AE04F7">
        <w:rPr>
          <w:sz w:val="24"/>
          <w:szCs w:val="24"/>
        </w:rPr>
        <w:t xml:space="preserve">marginal populations of </w:t>
      </w:r>
      <w:r w:rsidR="00BB0406" w:rsidRPr="00AE04F7">
        <w:rPr>
          <w:sz w:val="24"/>
          <w:szCs w:val="24"/>
        </w:rPr>
        <w:t xml:space="preserve">many of </w:t>
      </w:r>
      <w:r w:rsidRPr="00AE04F7">
        <w:rPr>
          <w:sz w:val="24"/>
          <w:szCs w:val="24"/>
        </w:rPr>
        <w:t xml:space="preserve">the </w:t>
      </w:r>
      <w:r w:rsidR="00BB0406" w:rsidRPr="00AE04F7">
        <w:rPr>
          <w:sz w:val="24"/>
          <w:szCs w:val="24"/>
        </w:rPr>
        <w:t xml:space="preserve">same </w:t>
      </w:r>
      <w:r w:rsidRPr="00AE04F7">
        <w:rPr>
          <w:sz w:val="24"/>
          <w:szCs w:val="24"/>
        </w:rPr>
        <w:t>submerged species were still present</w:t>
      </w:r>
      <w:r w:rsidR="004336CD" w:rsidRPr="00AE04F7">
        <w:rPr>
          <w:sz w:val="24"/>
          <w:szCs w:val="24"/>
        </w:rPr>
        <w:t xml:space="preserve"> in the lake</w:t>
      </w:r>
      <w:r w:rsidRPr="00AE04F7">
        <w:rPr>
          <w:sz w:val="24"/>
          <w:szCs w:val="24"/>
        </w:rPr>
        <w:t xml:space="preserve"> (Olesen 1976, Klein 1989). In the present study, we collected da</w:t>
      </w:r>
      <w:r w:rsidR="00BB0406" w:rsidRPr="00AE04F7">
        <w:rPr>
          <w:sz w:val="24"/>
          <w:szCs w:val="24"/>
        </w:rPr>
        <w:t xml:space="preserve">ta from Lake Arresø during the recent </w:t>
      </w:r>
      <w:r w:rsidRPr="00AE04F7">
        <w:rPr>
          <w:sz w:val="24"/>
          <w:szCs w:val="24"/>
        </w:rPr>
        <w:t xml:space="preserve">50 years with the object of evaluating the three main questions. </w:t>
      </w:r>
    </w:p>
    <w:p w14:paraId="5811C842" w14:textId="05D42415" w:rsidR="00DF09E9" w:rsidRPr="00AE04F7" w:rsidRDefault="00F359D2" w:rsidP="00557C0C">
      <w:pPr>
        <w:rPr>
          <w:sz w:val="24"/>
          <w:szCs w:val="24"/>
        </w:rPr>
      </w:pPr>
      <w:r w:rsidRPr="00AE04F7">
        <w:rPr>
          <w:sz w:val="24"/>
          <w:szCs w:val="24"/>
        </w:rPr>
        <w:lastRenderedPageBreak/>
        <w:t xml:space="preserve">During the </w:t>
      </w:r>
      <w:r w:rsidR="007848AB" w:rsidRPr="00AE04F7">
        <w:rPr>
          <w:sz w:val="24"/>
          <w:szCs w:val="24"/>
        </w:rPr>
        <w:t xml:space="preserve">last 100 years, </w:t>
      </w:r>
      <w:r w:rsidRPr="00AE04F7">
        <w:rPr>
          <w:sz w:val="24"/>
          <w:szCs w:val="24"/>
        </w:rPr>
        <w:t xml:space="preserve">Lake Arresø </w:t>
      </w:r>
      <w:r w:rsidR="00BB0406" w:rsidRPr="00AE04F7">
        <w:rPr>
          <w:sz w:val="24"/>
          <w:szCs w:val="24"/>
        </w:rPr>
        <w:t xml:space="preserve">has </w:t>
      </w:r>
      <w:r w:rsidR="00F46B56" w:rsidRPr="00AE04F7">
        <w:rPr>
          <w:sz w:val="24"/>
          <w:szCs w:val="24"/>
        </w:rPr>
        <w:t xml:space="preserve">turned </w:t>
      </w:r>
      <w:r w:rsidRPr="00AE04F7">
        <w:rPr>
          <w:sz w:val="24"/>
          <w:szCs w:val="24"/>
        </w:rPr>
        <w:t xml:space="preserve">hypereutrophic due </w:t>
      </w:r>
      <w:r w:rsidR="00106EC8" w:rsidRPr="00AE04F7">
        <w:rPr>
          <w:sz w:val="24"/>
          <w:szCs w:val="24"/>
        </w:rPr>
        <w:t xml:space="preserve">to high nutrient </w:t>
      </w:r>
      <w:r w:rsidRPr="00AE04F7">
        <w:rPr>
          <w:sz w:val="24"/>
          <w:szCs w:val="24"/>
        </w:rPr>
        <w:t xml:space="preserve">inputs of domestic sewage from </w:t>
      </w:r>
      <w:r w:rsidR="004B5377" w:rsidRPr="00AE04F7">
        <w:rPr>
          <w:sz w:val="24"/>
          <w:szCs w:val="24"/>
        </w:rPr>
        <w:t>6</w:t>
      </w:r>
      <w:r w:rsidR="00E300FE" w:rsidRPr="00AE04F7">
        <w:rPr>
          <w:sz w:val="24"/>
          <w:szCs w:val="24"/>
        </w:rPr>
        <w:t>0</w:t>
      </w:r>
      <w:ins w:id="18" w:author="Jonas Stage Sø" w:date="2025-03-17T13:45:00Z" w16du:dateUtc="2025-03-17T12:45:00Z">
        <w:r w:rsidR="00664266" w:rsidRPr="00AE04F7">
          <w:rPr>
            <w:sz w:val="24"/>
            <w:szCs w:val="24"/>
          </w:rPr>
          <w:t>–</w:t>
        </w:r>
      </w:ins>
      <w:del w:id="19" w:author="Jonas Stage Sø" w:date="2025-03-17T13:45:00Z" w16du:dateUtc="2025-03-17T12:45:00Z">
        <w:r w:rsidR="00F402A5" w:rsidRPr="00AE04F7" w:rsidDel="00664266">
          <w:rPr>
            <w:sz w:val="24"/>
            <w:szCs w:val="24"/>
          </w:rPr>
          <w:delText>-</w:delText>
        </w:r>
      </w:del>
      <w:r w:rsidR="00E300FE" w:rsidRPr="00AE04F7">
        <w:rPr>
          <w:sz w:val="24"/>
          <w:szCs w:val="24"/>
        </w:rPr>
        <w:t>70</w:t>
      </w:r>
      <w:r w:rsidR="00F402A5" w:rsidRPr="00AE04F7">
        <w:rPr>
          <w:sz w:val="24"/>
          <w:szCs w:val="24"/>
        </w:rPr>
        <w:t>.000</w:t>
      </w:r>
      <w:r w:rsidRPr="00AE04F7">
        <w:rPr>
          <w:sz w:val="24"/>
          <w:szCs w:val="24"/>
        </w:rPr>
        <w:t xml:space="preserve"> residents and nutrient losses from </w:t>
      </w:r>
      <w:r w:rsidR="00044E19" w:rsidRPr="00AE04F7">
        <w:rPr>
          <w:sz w:val="24"/>
          <w:szCs w:val="24"/>
        </w:rPr>
        <w:t xml:space="preserve">cultivated fields </w:t>
      </w:r>
      <w:r w:rsidR="00BF7242" w:rsidRPr="00AE04F7">
        <w:rPr>
          <w:sz w:val="24"/>
          <w:szCs w:val="24"/>
        </w:rPr>
        <w:t xml:space="preserve">in </w:t>
      </w:r>
      <w:r w:rsidRPr="00AE04F7">
        <w:rPr>
          <w:sz w:val="24"/>
          <w:szCs w:val="24"/>
        </w:rPr>
        <w:t>the catchment (</w:t>
      </w:r>
      <w:r w:rsidR="00EF6FAB" w:rsidRPr="00AE04F7">
        <w:rPr>
          <w:sz w:val="24"/>
          <w:szCs w:val="24"/>
        </w:rPr>
        <w:t>Table 1</w:t>
      </w:r>
      <w:r w:rsidRPr="00AE04F7">
        <w:rPr>
          <w:sz w:val="24"/>
          <w:szCs w:val="24"/>
        </w:rPr>
        <w:t xml:space="preserve">). </w:t>
      </w:r>
      <w:r w:rsidR="006952A7" w:rsidRPr="00AE04F7">
        <w:rPr>
          <w:sz w:val="24"/>
          <w:szCs w:val="24"/>
        </w:rPr>
        <w:t>According to references in Ol</w:t>
      </w:r>
      <w:r w:rsidR="00EA7A7D" w:rsidRPr="00AE04F7">
        <w:rPr>
          <w:sz w:val="24"/>
          <w:szCs w:val="24"/>
        </w:rPr>
        <w:t>e</w:t>
      </w:r>
      <w:r w:rsidR="006952A7" w:rsidRPr="00AE04F7">
        <w:rPr>
          <w:sz w:val="24"/>
          <w:szCs w:val="24"/>
        </w:rPr>
        <w:t xml:space="preserve">sen (1976), Lake Arresø </w:t>
      </w:r>
      <w:r w:rsidR="00F402A5" w:rsidRPr="00AE04F7">
        <w:rPr>
          <w:sz w:val="24"/>
          <w:szCs w:val="24"/>
        </w:rPr>
        <w:t xml:space="preserve">already </w:t>
      </w:r>
      <w:r w:rsidRPr="00AE04F7">
        <w:rPr>
          <w:sz w:val="24"/>
          <w:szCs w:val="24"/>
        </w:rPr>
        <w:t>had become very turbid</w:t>
      </w:r>
      <w:r w:rsidR="006952A7" w:rsidRPr="00AE04F7">
        <w:rPr>
          <w:sz w:val="24"/>
          <w:szCs w:val="24"/>
        </w:rPr>
        <w:t xml:space="preserve"> in the 1930s </w:t>
      </w:r>
      <w:r w:rsidR="00DF09E9" w:rsidRPr="00AE04F7">
        <w:rPr>
          <w:sz w:val="24"/>
          <w:szCs w:val="24"/>
        </w:rPr>
        <w:t xml:space="preserve">from dense phytoplankton blooms and frequent resuspension </w:t>
      </w:r>
      <w:r w:rsidR="00F46B56" w:rsidRPr="00AE04F7">
        <w:rPr>
          <w:sz w:val="24"/>
          <w:szCs w:val="24"/>
        </w:rPr>
        <w:t xml:space="preserve">of sediment particles </w:t>
      </w:r>
      <w:r w:rsidR="00DF09E9" w:rsidRPr="00AE04F7">
        <w:rPr>
          <w:sz w:val="24"/>
          <w:szCs w:val="24"/>
        </w:rPr>
        <w:t>due to the low mean water depth relative to the</w:t>
      </w:r>
      <w:r w:rsidR="003E2AAB" w:rsidRPr="00AE04F7">
        <w:rPr>
          <w:sz w:val="24"/>
          <w:szCs w:val="24"/>
        </w:rPr>
        <w:t xml:space="preserve"> </w:t>
      </w:r>
      <w:r w:rsidR="004B5377" w:rsidRPr="00AE04F7">
        <w:rPr>
          <w:sz w:val="24"/>
          <w:szCs w:val="24"/>
        </w:rPr>
        <w:t xml:space="preserve">large </w:t>
      </w:r>
      <w:r w:rsidR="00F402A5" w:rsidRPr="00AE04F7">
        <w:rPr>
          <w:sz w:val="24"/>
          <w:szCs w:val="24"/>
        </w:rPr>
        <w:t xml:space="preserve">lake </w:t>
      </w:r>
      <w:r w:rsidR="00DF09E9" w:rsidRPr="00AE04F7">
        <w:rPr>
          <w:sz w:val="24"/>
          <w:szCs w:val="24"/>
        </w:rPr>
        <w:t>surface area</w:t>
      </w:r>
      <w:r w:rsidR="004B5377" w:rsidRPr="00AE04F7">
        <w:rPr>
          <w:sz w:val="24"/>
          <w:szCs w:val="24"/>
        </w:rPr>
        <w:t xml:space="preserve"> and </w:t>
      </w:r>
      <w:r w:rsidR="00044E19" w:rsidRPr="00AE04F7">
        <w:rPr>
          <w:sz w:val="24"/>
          <w:szCs w:val="24"/>
        </w:rPr>
        <w:t xml:space="preserve">the </w:t>
      </w:r>
      <w:r w:rsidR="004B5377" w:rsidRPr="00AE04F7">
        <w:rPr>
          <w:sz w:val="24"/>
          <w:szCs w:val="24"/>
        </w:rPr>
        <w:t>high wind exposure</w:t>
      </w:r>
      <w:r w:rsidR="00602CE2" w:rsidRPr="00AE04F7">
        <w:rPr>
          <w:sz w:val="24"/>
          <w:szCs w:val="24"/>
        </w:rPr>
        <w:t xml:space="preserve">. </w:t>
      </w:r>
      <w:r w:rsidR="00475E1E" w:rsidRPr="00AE04F7">
        <w:rPr>
          <w:sz w:val="24"/>
          <w:szCs w:val="24"/>
        </w:rPr>
        <w:t>Detailed field measurements revealed that resuspension occurred about half of the time and at most involved the upper 2 cm of unconsolidated sediments of low density homogeneously distributed across the main lake bed of relatively uniform water depth</w:t>
      </w:r>
      <w:r w:rsidR="00BB0406" w:rsidRPr="00AE04F7">
        <w:rPr>
          <w:sz w:val="24"/>
          <w:szCs w:val="24"/>
        </w:rPr>
        <w:t>s</w:t>
      </w:r>
      <w:r w:rsidR="00475E1E" w:rsidRPr="00AE04F7">
        <w:rPr>
          <w:sz w:val="24"/>
          <w:szCs w:val="24"/>
        </w:rPr>
        <w:t xml:space="preserve"> (COWIconsult 1989, Søndergaard et al. 1992). </w:t>
      </w:r>
    </w:p>
    <w:p w14:paraId="3D3C83B6" w14:textId="0E074AE6" w:rsidR="00301C96" w:rsidRPr="00AE04F7" w:rsidRDefault="00301C96" w:rsidP="00557C0C">
      <w:pPr>
        <w:rPr>
          <w:sz w:val="24"/>
          <w:szCs w:val="24"/>
        </w:rPr>
      </w:pPr>
      <w:r w:rsidRPr="00AE04F7">
        <w:rPr>
          <w:sz w:val="24"/>
          <w:szCs w:val="24"/>
        </w:rPr>
        <w:t xml:space="preserve">Plans </w:t>
      </w:r>
      <w:r w:rsidR="00495F61" w:rsidRPr="00AE04F7">
        <w:rPr>
          <w:sz w:val="24"/>
          <w:szCs w:val="24"/>
        </w:rPr>
        <w:t xml:space="preserve">to restore the lake </w:t>
      </w:r>
      <w:r w:rsidRPr="00AE04F7">
        <w:rPr>
          <w:sz w:val="24"/>
          <w:szCs w:val="24"/>
        </w:rPr>
        <w:t xml:space="preserve">by sediment removal as </w:t>
      </w:r>
      <w:r w:rsidR="00EF6FAB" w:rsidRPr="00AE04F7">
        <w:rPr>
          <w:sz w:val="24"/>
          <w:szCs w:val="24"/>
        </w:rPr>
        <w:t xml:space="preserve">in </w:t>
      </w:r>
      <w:r w:rsidRPr="00AE04F7">
        <w:rPr>
          <w:sz w:val="24"/>
          <w:szCs w:val="24"/>
        </w:rPr>
        <w:t>Lake Trummen, Sweden (</w:t>
      </w:r>
      <w:r w:rsidR="00852DB7" w:rsidRPr="00AE04F7">
        <w:rPr>
          <w:sz w:val="24"/>
          <w:szCs w:val="24"/>
        </w:rPr>
        <w:t>Björk 1</w:t>
      </w:r>
      <w:r w:rsidR="00525E70" w:rsidRPr="00AE04F7">
        <w:rPr>
          <w:sz w:val="24"/>
          <w:szCs w:val="24"/>
        </w:rPr>
        <w:t>98</w:t>
      </w:r>
      <w:r w:rsidR="00852DB7" w:rsidRPr="00AE04F7">
        <w:rPr>
          <w:sz w:val="24"/>
          <w:szCs w:val="24"/>
        </w:rPr>
        <w:t>5</w:t>
      </w:r>
      <w:r w:rsidRPr="00AE04F7">
        <w:rPr>
          <w:sz w:val="24"/>
          <w:szCs w:val="24"/>
        </w:rPr>
        <w:t xml:space="preserve">) </w:t>
      </w:r>
      <w:r w:rsidR="00495F61" w:rsidRPr="00AE04F7">
        <w:rPr>
          <w:sz w:val="24"/>
          <w:szCs w:val="24"/>
        </w:rPr>
        <w:t xml:space="preserve">were </w:t>
      </w:r>
      <w:r w:rsidR="004B5377" w:rsidRPr="00AE04F7">
        <w:rPr>
          <w:sz w:val="24"/>
          <w:szCs w:val="24"/>
        </w:rPr>
        <w:t xml:space="preserve">heavily disputed </w:t>
      </w:r>
      <w:r w:rsidR="00495F61" w:rsidRPr="00AE04F7">
        <w:rPr>
          <w:sz w:val="24"/>
          <w:szCs w:val="24"/>
        </w:rPr>
        <w:t>in the 1980s</w:t>
      </w:r>
      <w:r w:rsidR="00852DB7" w:rsidRPr="00AE04F7">
        <w:rPr>
          <w:sz w:val="24"/>
          <w:szCs w:val="24"/>
        </w:rPr>
        <w:t xml:space="preserve"> (Hovedstadsrådet 1989)</w:t>
      </w:r>
      <w:r w:rsidR="00106EC8" w:rsidRPr="00AE04F7">
        <w:rPr>
          <w:sz w:val="24"/>
          <w:szCs w:val="24"/>
        </w:rPr>
        <w:t xml:space="preserve">. However, </w:t>
      </w:r>
      <w:r w:rsidRPr="00AE04F7">
        <w:rPr>
          <w:sz w:val="24"/>
          <w:szCs w:val="24"/>
        </w:rPr>
        <w:t xml:space="preserve">careful evaluations concluded </w:t>
      </w:r>
      <w:r w:rsidR="00495F61" w:rsidRPr="00AE04F7">
        <w:rPr>
          <w:sz w:val="24"/>
          <w:szCs w:val="24"/>
        </w:rPr>
        <w:t>that costs were too high</w:t>
      </w:r>
      <w:r w:rsidR="00D31417" w:rsidRPr="00AE04F7">
        <w:rPr>
          <w:sz w:val="24"/>
          <w:szCs w:val="24"/>
        </w:rPr>
        <w:t xml:space="preserve"> and</w:t>
      </w:r>
      <w:r w:rsidR="00106EC8" w:rsidRPr="00AE04F7">
        <w:rPr>
          <w:sz w:val="24"/>
          <w:szCs w:val="24"/>
        </w:rPr>
        <w:t xml:space="preserve"> </w:t>
      </w:r>
      <w:r w:rsidR="00495F61" w:rsidRPr="00AE04F7">
        <w:rPr>
          <w:sz w:val="24"/>
          <w:szCs w:val="24"/>
        </w:rPr>
        <w:t xml:space="preserve">chances of success </w:t>
      </w:r>
      <w:r w:rsidR="00BF7242" w:rsidRPr="00AE04F7">
        <w:rPr>
          <w:sz w:val="24"/>
          <w:szCs w:val="24"/>
        </w:rPr>
        <w:t xml:space="preserve">were </w:t>
      </w:r>
      <w:r w:rsidR="00495F61" w:rsidRPr="00AE04F7">
        <w:rPr>
          <w:sz w:val="24"/>
          <w:szCs w:val="24"/>
        </w:rPr>
        <w:t xml:space="preserve">too </w:t>
      </w:r>
      <w:r w:rsidRPr="00AE04F7">
        <w:rPr>
          <w:sz w:val="24"/>
          <w:szCs w:val="24"/>
        </w:rPr>
        <w:t xml:space="preserve">low </w:t>
      </w:r>
      <w:r w:rsidR="00495F61" w:rsidRPr="00AE04F7">
        <w:rPr>
          <w:sz w:val="24"/>
          <w:szCs w:val="24"/>
        </w:rPr>
        <w:t xml:space="preserve">due </w:t>
      </w:r>
      <w:r w:rsidR="00EF6FAB" w:rsidRPr="00AE04F7">
        <w:rPr>
          <w:sz w:val="24"/>
          <w:szCs w:val="24"/>
        </w:rPr>
        <w:t xml:space="preserve">to </w:t>
      </w:r>
      <w:r w:rsidR="00495F61" w:rsidRPr="00AE04F7">
        <w:rPr>
          <w:sz w:val="24"/>
          <w:szCs w:val="24"/>
        </w:rPr>
        <w:t xml:space="preserve">the large </w:t>
      </w:r>
      <w:r w:rsidR="00706DC5" w:rsidRPr="00AE04F7">
        <w:rPr>
          <w:sz w:val="24"/>
          <w:szCs w:val="24"/>
        </w:rPr>
        <w:t xml:space="preserve">bottom </w:t>
      </w:r>
      <w:r w:rsidR="00495F61" w:rsidRPr="00AE04F7">
        <w:rPr>
          <w:sz w:val="24"/>
          <w:szCs w:val="24"/>
        </w:rPr>
        <w:t xml:space="preserve">areas </w:t>
      </w:r>
      <w:r w:rsidR="00EF6FAB" w:rsidRPr="00AE04F7">
        <w:rPr>
          <w:sz w:val="24"/>
          <w:szCs w:val="24"/>
        </w:rPr>
        <w:t>of fine</w:t>
      </w:r>
      <w:r w:rsidR="00495F61" w:rsidRPr="00AE04F7">
        <w:rPr>
          <w:sz w:val="24"/>
          <w:szCs w:val="24"/>
        </w:rPr>
        <w:t xml:space="preserve"> sediments (</w:t>
      </w:r>
      <w:r w:rsidR="00044E19" w:rsidRPr="00AE04F7">
        <w:rPr>
          <w:sz w:val="24"/>
          <w:szCs w:val="24"/>
        </w:rPr>
        <w:t xml:space="preserve">about 31.6 </w:t>
      </w:r>
      <w:r w:rsidR="00495F61" w:rsidRPr="00AE04F7">
        <w:rPr>
          <w:sz w:val="24"/>
          <w:szCs w:val="24"/>
        </w:rPr>
        <w:t>km</w:t>
      </w:r>
      <w:r w:rsidR="00495F61" w:rsidRPr="00AE04F7">
        <w:rPr>
          <w:sz w:val="24"/>
          <w:szCs w:val="24"/>
          <w:vertAlign w:val="superscript"/>
        </w:rPr>
        <w:t>2</w:t>
      </w:r>
      <w:r w:rsidR="00495F61" w:rsidRPr="00AE04F7">
        <w:rPr>
          <w:sz w:val="24"/>
          <w:szCs w:val="24"/>
        </w:rPr>
        <w:t xml:space="preserve">) and </w:t>
      </w:r>
      <w:r w:rsidRPr="00AE04F7">
        <w:rPr>
          <w:sz w:val="24"/>
          <w:szCs w:val="24"/>
        </w:rPr>
        <w:t xml:space="preserve">the </w:t>
      </w:r>
      <w:r w:rsidR="00495F61" w:rsidRPr="00AE04F7">
        <w:rPr>
          <w:sz w:val="24"/>
          <w:szCs w:val="24"/>
        </w:rPr>
        <w:t xml:space="preserve">frequent spatial shifts in sedimentation </w:t>
      </w:r>
      <w:r w:rsidR="00852DB7" w:rsidRPr="00AE04F7">
        <w:rPr>
          <w:sz w:val="24"/>
          <w:szCs w:val="24"/>
        </w:rPr>
        <w:t xml:space="preserve">of fine organic matter </w:t>
      </w:r>
      <w:r w:rsidR="00495F61" w:rsidRPr="00AE04F7">
        <w:rPr>
          <w:sz w:val="24"/>
          <w:szCs w:val="24"/>
        </w:rPr>
        <w:t>depending on wind velocity and direction (C</w:t>
      </w:r>
      <w:r w:rsidR="00BF7242" w:rsidRPr="00AE04F7">
        <w:rPr>
          <w:sz w:val="24"/>
          <w:szCs w:val="24"/>
        </w:rPr>
        <w:t>OWIc</w:t>
      </w:r>
      <w:r w:rsidR="00852DB7" w:rsidRPr="00AE04F7">
        <w:rPr>
          <w:sz w:val="24"/>
          <w:szCs w:val="24"/>
        </w:rPr>
        <w:t>onsult</w:t>
      </w:r>
      <w:r w:rsidR="00495F61" w:rsidRPr="00AE04F7">
        <w:rPr>
          <w:sz w:val="24"/>
          <w:szCs w:val="24"/>
        </w:rPr>
        <w:t xml:space="preserve"> 198</w:t>
      </w:r>
      <w:r w:rsidR="00AA0A53" w:rsidRPr="00AE04F7">
        <w:rPr>
          <w:sz w:val="24"/>
          <w:szCs w:val="24"/>
        </w:rPr>
        <w:t>9</w:t>
      </w:r>
      <w:r w:rsidR="00495F61" w:rsidRPr="00AE04F7">
        <w:rPr>
          <w:sz w:val="24"/>
          <w:szCs w:val="24"/>
        </w:rPr>
        <w:t>).</w:t>
      </w:r>
      <w:r w:rsidRPr="00AE04F7">
        <w:rPr>
          <w:sz w:val="24"/>
          <w:szCs w:val="24"/>
        </w:rPr>
        <w:t xml:space="preserve"> </w:t>
      </w:r>
      <w:r w:rsidR="00475E1E" w:rsidRPr="00AE04F7">
        <w:rPr>
          <w:sz w:val="24"/>
          <w:szCs w:val="24"/>
        </w:rPr>
        <w:t xml:space="preserve">The evaluation did not stress another main point that </w:t>
      </w:r>
      <w:r w:rsidRPr="00AE04F7">
        <w:rPr>
          <w:sz w:val="24"/>
          <w:szCs w:val="24"/>
        </w:rPr>
        <w:t xml:space="preserve">the short water retention time (mean 2.5 years) </w:t>
      </w:r>
      <w:r w:rsidR="00475E1E" w:rsidRPr="00AE04F7">
        <w:rPr>
          <w:sz w:val="24"/>
          <w:szCs w:val="24"/>
        </w:rPr>
        <w:t xml:space="preserve">will leave </w:t>
      </w:r>
      <w:r w:rsidRPr="00AE04F7">
        <w:rPr>
          <w:sz w:val="24"/>
          <w:szCs w:val="24"/>
        </w:rPr>
        <w:t xml:space="preserve">lake </w:t>
      </w:r>
      <w:r w:rsidR="00475E1E" w:rsidRPr="00AE04F7">
        <w:rPr>
          <w:sz w:val="24"/>
          <w:szCs w:val="24"/>
        </w:rPr>
        <w:t xml:space="preserve">ecology </w:t>
      </w:r>
      <w:r w:rsidRPr="00AE04F7">
        <w:rPr>
          <w:sz w:val="24"/>
          <w:szCs w:val="24"/>
        </w:rPr>
        <w:t xml:space="preserve">highly dependent on the external nutrient sources </w:t>
      </w:r>
      <w:r w:rsidR="006816B4" w:rsidRPr="00AE04F7">
        <w:rPr>
          <w:sz w:val="24"/>
          <w:szCs w:val="24"/>
        </w:rPr>
        <w:t xml:space="preserve">from </w:t>
      </w:r>
      <w:r w:rsidRPr="00AE04F7">
        <w:rPr>
          <w:sz w:val="24"/>
          <w:szCs w:val="24"/>
        </w:rPr>
        <w:t>the catchment</w:t>
      </w:r>
      <w:r w:rsidR="00852DB7" w:rsidRPr="00AE04F7">
        <w:rPr>
          <w:sz w:val="24"/>
          <w:szCs w:val="24"/>
        </w:rPr>
        <w:t xml:space="preserve"> (</w:t>
      </w:r>
      <w:r w:rsidR="00B20E53" w:rsidRPr="00AE04F7">
        <w:rPr>
          <w:sz w:val="24"/>
          <w:szCs w:val="24"/>
        </w:rPr>
        <w:t xml:space="preserve">Kalff 2002). </w:t>
      </w:r>
    </w:p>
    <w:p w14:paraId="6916E3A1" w14:textId="6F425B15" w:rsidR="0013353D" w:rsidRPr="00AE04F7" w:rsidRDefault="00301C96" w:rsidP="00557C0C">
      <w:pPr>
        <w:rPr>
          <w:sz w:val="24"/>
          <w:szCs w:val="24"/>
        </w:rPr>
      </w:pPr>
      <w:r w:rsidRPr="00AE04F7">
        <w:rPr>
          <w:sz w:val="24"/>
          <w:szCs w:val="24"/>
        </w:rPr>
        <w:t xml:space="preserve">Many studies of the response of shallow lakes </w:t>
      </w:r>
      <w:r w:rsidR="00756726" w:rsidRPr="00AE04F7">
        <w:rPr>
          <w:sz w:val="24"/>
          <w:szCs w:val="24"/>
        </w:rPr>
        <w:t xml:space="preserve">after the </w:t>
      </w:r>
      <w:r w:rsidRPr="00AE04F7">
        <w:rPr>
          <w:sz w:val="24"/>
          <w:szCs w:val="24"/>
        </w:rPr>
        <w:t>reduc</w:t>
      </w:r>
      <w:r w:rsidR="008F2EFC" w:rsidRPr="00AE04F7">
        <w:rPr>
          <w:sz w:val="24"/>
          <w:szCs w:val="24"/>
        </w:rPr>
        <w:t xml:space="preserve">tion of </w:t>
      </w:r>
      <w:r w:rsidRPr="00AE04F7">
        <w:rPr>
          <w:sz w:val="24"/>
          <w:szCs w:val="24"/>
        </w:rPr>
        <w:t xml:space="preserve">external </w:t>
      </w:r>
      <w:r w:rsidR="008F2EFC" w:rsidRPr="00AE04F7">
        <w:rPr>
          <w:sz w:val="24"/>
          <w:szCs w:val="24"/>
        </w:rPr>
        <w:t xml:space="preserve">nutrient </w:t>
      </w:r>
      <w:r w:rsidRPr="00AE04F7">
        <w:rPr>
          <w:sz w:val="24"/>
          <w:szCs w:val="24"/>
        </w:rPr>
        <w:t>sources</w:t>
      </w:r>
      <w:r w:rsidR="008F2EFC" w:rsidRPr="00AE04F7">
        <w:rPr>
          <w:sz w:val="24"/>
          <w:szCs w:val="24"/>
        </w:rPr>
        <w:t xml:space="preserve"> show substantial net release of sediment nutrients for </w:t>
      </w:r>
      <w:r w:rsidR="00044E19" w:rsidRPr="00AE04F7">
        <w:rPr>
          <w:sz w:val="24"/>
          <w:szCs w:val="24"/>
        </w:rPr>
        <w:t xml:space="preserve">10 or </w:t>
      </w:r>
      <w:r w:rsidR="00E746A1" w:rsidRPr="00AE04F7">
        <w:rPr>
          <w:sz w:val="24"/>
          <w:szCs w:val="24"/>
        </w:rPr>
        <w:t xml:space="preserve">more </w:t>
      </w:r>
      <w:r w:rsidR="00044E19" w:rsidRPr="00AE04F7">
        <w:rPr>
          <w:sz w:val="24"/>
          <w:szCs w:val="24"/>
        </w:rPr>
        <w:t>years</w:t>
      </w:r>
      <w:r w:rsidR="008F2EFC" w:rsidRPr="00AE04F7">
        <w:rPr>
          <w:sz w:val="24"/>
          <w:szCs w:val="24"/>
        </w:rPr>
        <w:t xml:space="preserve"> slowing the improvement of lake ecological </w:t>
      </w:r>
      <w:r w:rsidR="00EA7A7D" w:rsidRPr="00AE04F7">
        <w:rPr>
          <w:sz w:val="24"/>
          <w:szCs w:val="24"/>
        </w:rPr>
        <w:t>qualities</w:t>
      </w:r>
      <w:r w:rsidR="008F2EFC" w:rsidRPr="00AE04F7">
        <w:rPr>
          <w:sz w:val="24"/>
          <w:szCs w:val="24"/>
        </w:rPr>
        <w:t xml:space="preserve"> (</w:t>
      </w:r>
      <w:r w:rsidR="00B20E53" w:rsidRPr="00AE04F7">
        <w:rPr>
          <w:sz w:val="24"/>
          <w:szCs w:val="24"/>
        </w:rPr>
        <w:t xml:space="preserve">Søndergaard et al. 1993; 1999; Welch </w:t>
      </w:r>
      <w:r w:rsidR="00044E19" w:rsidRPr="00AE04F7">
        <w:rPr>
          <w:sz w:val="24"/>
          <w:szCs w:val="24"/>
        </w:rPr>
        <w:t xml:space="preserve">&amp; </w:t>
      </w:r>
      <w:r w:rsidR="00B20E53" w:rsidRPr="00AE04F7">
        <w:rPr>
          <w:sz w:val="24"/>
          <w:szCs w:val="24"/>
        </w:rPr>
        <w:t>Clarke 2005</w:t>
      </w:r>
      <w:r w:rsidR="00706DC5" w:rsidRPr="00AE04F7">
        <w:rPr>
          <w:sz w:val="24"/>
          <w:szCs w:val="24"/>
        </w:rPr>
        <w:t>)</w:t>
      </w:r>
      <w:r w:rsidR="00D23714" w:rsidRPr="00AE04F7">
        <w:rPr>
          <w:sz w:val="24"/>
          <w:szCs w:val="24"/>
        </w:rPr>
        <w:t xml:space="preserve">. Phosphorus </w:t>
      </w:r>
      <w:r w:rsidR="00215C2C" w:rsidRPr="00AE04F7">
        <w:rPr>
          <w:sz w:val="24"/>
          <w:szCs w:val="24"/>
        </w:rPr>
        <w:t xml:space="preserve">(P) </w:t>
      </w:r>
      <w:r w:rsidR="00D23714" w:rsidRPr="00AE04F7">
        <w:rPr>
          <w:sz w:val="24"/>
          <w:szCs w:val="24"/>
        </w:rPr>
        <w:t xml:space="preserve">retention in winter may be replaced by </w:t>
      </w:r>
      <w:r w:rsidR="00215C2C" w:rsidRPr="00AE04F7">
        <w:rPr>
          <w:sz w:val="24"/>
          <w:szCs w:val="24"/>
        </w:rPr>
        <w:t xml:space="preserve">total </w:t>
      </w:r>
      <w:r w:rsidR="00D23714" w:rsidRPr="00AE04F7">
        <w:rPr>
          <w:sz w:val="24"/>
          <w:szCs w:val="24"/>
        </w:rPr>
        <w:t xml:space="preserve">phosphorus </w:t>
      </w:r>
      <w:r w:rsidR="00215C2C" w:rsidRPr="00AE04F7">
        <w:rPr>
          <w:sz w:val="24"/>
          <w:szCs w:val="24"/>
        </w:rPr>
        <w:t xml:space="preserve">(TP) </w:t>
      </w:r>
      <w:r w:rsidR="00D23714" w:rsidRPr="00AE04F7">
        <w:rPr>
          <w:sz w:val="24"/>
          <w:szCs w:val="24"/>
        </w:rPr>
        <w:t xml:space="preserve">release in summer </w:t>
      </w:r>
      <w:r w:rsidR="000874D8" w:rsidRPr="00AE04F7">
        <w:rPr>
          <w:sz w:val="24"/>
          <w:szCs w:val="24"/>
        </w:rPr>
        <w:t xml:space="preserve">and </w:t>
      </w:r>
      <w:r w:rsidR="00D23714" w:rsidRPr="00AE04F7">
        <w:rPr>
          <w:sz w:val="24"/>
          <w:szCs w:val="24"/>
        </w:rPr>
        <w:t>rais</w:t>
      </w:r>
      <w:r w:rsidR="000874D8" w:rsidRPr="00AE04F7">
        <w:rPr>
          <w:sz w:val="24"/>
          <w:szCs w:val="24"/>
        </w:rPr>
        <w:t xml:space="preserve">e </w:t>
      </w:r>
      <w:r w:rsidR="00D23714" w:rsidRPr="00AE04F7">
        <w:rPr>
          <w:sz w:val="24"/>
          <w:szCs w:val="24"/>
        </w:rPr>
        <w:t>in-lake TP concen</w:t>
      </w:r>
      <w:r w:rsidR="00357B12" w:rsidRPr="00AE04F7">
        <w:rPr>
          <w:sz w:val="24"/>
          <w:szCs w:val="24"/>
        </w:rPr>
        <w:t>t</w:t>
      </w:r>
      <w:r w:rsidR="00D23714" w:rsidRPr="00AE04F7">
        <w:rPr>
          <w:sz w:val="24"/>
          <w:szCs w:val="24"/>
        </w:rPr>
        <w:t>rations 2</w:t>
      </w:r>
      <w:ins w:id="20" w:author="Jonas Stage Sø" w:date="2025-03-17T13:47:00Z" w16du:dateUtc="2025-03-17T12:47:00Z">
        <w:r w:rsidR="001B7BDC" w:rsidRPr="00AE04F7">
          <w:rPr>
            <w:sz w:val="24"/>
            <w:szCs w:val="24"/>
          </w:rPr>
          <w:t>–</w:t>
        </w:r>
      </w:ins>
      <w:del w:id="21" w:author="Jonas Stage Sø" w:date="2025-03-17T13:47:00Z" w16du:dateUtc="2025-03-17T12:47:00Z">
        <w:r w:rsidR="00D23714" w:rsidRPr="00AE04F7" w:rsidDel="001B7BDC">
          <w:rPr>
            <w:sz w:val="24"/>
            <w:szCs w:val="24"/>
          </w:rPr>
          <w:delText>-</w:delText>
        </w:r>
      </w:del>
      <w:r w:rsidR="00D31417" w:rsidRPr="00AE04F7">
        <w:rPr>
          <w:sz w:val="24"/>
          <w:szCs w:val="24"/>
        </w:rPr>
        <w:t>6</w:t>
      </w:r>
      <w:r w:rsidR="00D23714" w:rsidRPr="00AE04F7">
        <w:rPr>
          <w:sz w:val="24"/>
          <w:szCs w:val="24"/>
        </w:rPr>
        <w:t xml:space="preserve"> fold (</w:t>
      </w:r>
      <w:r w:rsidR="00706DC5" w:rsidRPr="00AE04F7">
        <w:rPr>
          <w:sz w:val="24"/>
          <w:szCs w:val="24"/>
        </w:rPr>
        <w:t xml:space="preserve">Andersen 1976, </w:t>
      </w:r>
      <w:r w:rsidR="000874D8" w:rsidRPr="00AE04F7">
        <w:rPr>
          <w:sz w:val="24"/>
          <w:szCs w:val="24"/>
        </w:rPr>
        <w:t xml:space="preserve">Phillips et al. 1994, </w:t>
      </w:r>
      <w:r w:rsidR="00D23714" w:rsidRPr="00AE04F7">
        <w:rPr>
          <w:sz w:val="24"/>
          <w:szCs w:val="24"/>
        </w:rPr>
        <w:t>Søndergaard</w:t>
      </w:r>
      <w:r w:rsidR="000874D8" w:rsidRPr="00AE04F7">
        <w:rPr>
          <w:sz w:val="24"/>
          <w:szCs w:val="24"/>
        </w:rPr>
        <w:t xml:space="preserve"> et al. 1999)</w:t>
      </w:r>
      <w:r w:rsidR="00D23714" w:rsidRPr="00AE04F7">
        <w:rPr>
          <w:sz w:val="24"/>
          <w:szCs w:val="24"/>
        </w:rPr>
        <w:t>. Phosphorus</w:t>
      </w:r>
      <w:r w:rsidR="00B20E53" w:rsidRPr="00AE04F7">
        <w:rPr>
          <w:sz w:val="24"/>
          <w:szCs w:val="24"/>
        </w:rPr>
        <w:t xml:space="preserve"> </w:t>
      </w:r>
      <w:r w:rsidR="00D23714" w:rsidRPr="00AE04F7">
        <w:rPr>
          <w:sz w:val="24"/>
          <w:szCs w:val="24"/>
        </w:rPr>
        <w:t xml:space="preserve">may be released from </w:t>
      </w:r>
      <w:r w:rsidR="00B20E53" w:rsidRPr="00AE04F7">
        <w:rPr>
          <w:sz w:val="24"/>
          <w:szCs w:val="24"/>
        </w:rPr>
        <w:t xml:space="preserve">adsorbed P, </w:t>
      </w:r>
      <w:r w:rsidR="00044E19" w:rsidRPr="00AE04F7">
        <w:rPr>
          <w:sz w:val="24"/>
          <w:szCs w:val="24"/>
        </w:rPr>
        <w:t xml:space="preserve">redox sensitive </w:t>
      </w:r>
      <w:r w:rsidR="00D23714" w:rsidRPr="00AE04F7">
        <w:rPr>
          <w:sz w:val="24"/>
          <w:szCs w:val="24"/>
        </w:rPr>
        <w:t>Fe-P compounds</w:t>
      </w:r>
      <w:r w:rsidR="00B20E53" w:rsidRPr="00AE04F7">
        <w:rPr>
          <w:sz w:val="24"/>
          <w:szCs w:val="24"/>
        </w:rPr>
        <w:t xml:space="preserve"> and </w:t>
      </w:r>
      <w:r w:rsidR="00D23714" w:rsidRPr="00AE04F7">
        <w:rPr>
          <w:sz w:val="24"/>
          <w:szCs w:val="24"/>
        </w:rPr>
        <w:t>labile organic</w:t>
      </w:r>
      <w:r w:rsidR="000874D8" w:rsidRPr="00AE04F7">
        <w:rPr>
          <w:sz w:val="24"/>
          <w:szCs w:val="24"/>
        </w:rPr>
        <w:t>-P compounds</w:t>
      </w:r>
      <w:r w:rsidR="00B20E53" w:rsidRPr="00AE04F7">
        <w:rPr>
          <w:sz w:val="24"/>
          <w:szCs w:val="24"/>
        </w:rPr>
        <w:t xml:space="preserve">, </w:t>
      </w:r>
      <w:r w:rsidR="00D23714" w:rsidRPr="00AE04F7">
        <w:rPr>
          <w:sz w:val="24"/>
          <w:szCs w:val="24"/>
        </w:rPr>
        <w:t>while Ca-P</w:t>
      </w:r>
      <w:r w:rsidR="00E746A1" w:rsidRPr="00AE04F7">
        <w:rPr>
          <w:sz w:val="24"/>
          <w:szCs w:val="24"/>
        </w:rPr>
        <w:t xml:space="preserve">, </w:t>
      </w:r>
      <w:r w:rsidR="00D23714" w:rsidRPr="00AE04F7">
        <w:rPr>
          <w:sz w:val="24"/>
          <w:szCs w:val="24"/>
        </w:rPr>
        <w:t>Fe-P minerals</w:t>
      </w:r>
      <w:r w:rsidR="00E746A1" w:rsidRPr="00AE04F7">
        <w:rPr>
          <w:sz w:val="24"/>
          <w:szCs w:val="24"/>
        </w:rPr>
        <w:t xml:space="preserve"> and </w:t>
      </w:r>
      <w:r w:rsidR="00D23714" w:rsidRPr="00AE04F7">
        <w:rPr>
          <w:sz w:val="24"/>
          <w:szCs w:val="24"/>
        </w:rPr>
        <w:t xml:space="preserve">Al-P </w:t>
      </w:r>
      <w:r w:rsidR="00E746A1" w:rsidRPr="00AE04F7">
        <w:rPr>
          <w:sz w:val="24"/>
          <w:szCs w:val="24"/>
        </w:rPr>
        <w:t xml:space="preserve">minerals </w:t>
      </w:r>
      <w:r w:rsidR="00D23714" w:rsidRPr="00AE04F7">
        <w:rPr>
          <w:sz w:val="24"/>
          <w:szCs w:val="24"/>
        </w:rPr>
        <w:t xml:space="preserve">and </w:t>
      </w:r>
      <w:r w:rsidR="00DC2E34" w:rsidRPr="00AE04F7">
        <w:rPr>
          <w:sz w:val="24"/>
          <w:szCs w:val="24"/>
        </w:rPr>
        <w:t xml:space="preserve">certain organic </w:t>
      </w:r>
      <w:r w:rsidR="000874D8" w:rsidRPr="00AE04F7">
        <w:rPr>
          <w:sz w:val="24"/>
          <w:szCs w:val="24"/>
        </w:rPr>
        <w:t>P-</w:t>
      </w:r>
      <w:r w:rsidR="00DC2E34" w:rsidRPr="00AE04F7">
        <w:rPr>
          <w:sz w:val="24"/>
          <w:szCs w:val="24"/>
        </w:rPr>
        <w:t>compound</w:t>
      </w:r>
      <w:r w:rsidR="000874D8" w:rsidRPr="00AE04F7">
        <w:rPr>
          <w:sz w:val="24"/>
          <w:szCs w:val="24"/>
        </w:rPr>
        <w:t>s</w:t>
      </w:r>
      <w:r w:rsidR="00DC2E34" w:rsidRPr="00AE04F7">
        <w:rPr>
          <w:sz w:val="24"/>
          <w:szCs w:val="24"/>
        </w:rPr>
        <w:t xml:space="preserve"> are recalcitrant</w:t>
      </w:r>
      <w:r w:rsidR="00B20E53" w:rsidRPr="00AE04F7">
        <w:rPr>
          <w:sz w:val="24"/>
          <w:szCs w:val="24"/>
        </w:rPr>
        <w:t xml:space="preserve"> (Welch </w:t>
      </w:r>
      <w:r w:rsidR="00044E19" w:rsidRPr="00AE04F7">
        <w:rPr>
          <w:sz w:val="24"/>
          <w:szCs w:val="24"/>
        </w:rPr>
        <w:t>&amp;</w:t>
      </w:r>
      <w:r w:rsidR="00B20E53" w:rsidRPr="00AE04F7">
        <w:rPr>
          <w:sz w:val="24"/>
          <w:szCs w:val="24"/>
        </w:rPr>
        <w:t xml:space="preserve"> </w:t>
      </w:r>
      <w:r w:rsidR="00044E19" w:rsidRPr="00AE04F7">
        <w:rPr>
          <w:sz w:val="24"/>
          <w:szCs w:val="24"/>
        </w:rPr>
        <w:t>C</w:t>
      </w:r>
      <w:r w:rsidR="00B20E53" w:rsidRPr="00AE04F7">
        <w:rPr>
          <w:sz w:val="24"/>
          <w:szCs w:val="24"/>
        </w:rPr>
        <w:t>larke 2005</w:t>
      </w:r>
      <w:r w:rsidR="00756726" w:rsidRPr="00AE04F7">
        <w:rPr>
          <w:sz w:val="24"/>
          <w:szCs w:val="24"/>
        </w:rPr>
        <w:t>, Søndergaard et al. 2012</w:t>
      </w:r>
      <w:r w:rsidR="00B20E53" w:rsidRPr="00AE04F7">
        <w:rPr>
          <w:sz w:val="24"/>
          <w:szCs w:val="24"/>
        </w:rPr>
        <w:t>)</w:t>
      </w:r>
      <w:r w:rsidR="00DC2E34" w:rsidRPr="00AE04F7">
        <w:rPr>
          <w:sz w:val="24"/>
          <w:szCs w:val="24"/>
        </w:rPr>
        <w:t xml:space="preserve">. </w:t>
      </w:r>
      <w:r w:rsidR="0013353D" w:rsidRPr="00AE04F7">
        <w:rPr>
          <w:sz w:val="24"/>
          <w:szCs w:val="24"/>
        </w:rPr>
        <w:t>With increasing depth in sediments there is a marked increase in the proportions of recalcitrant Fe-P and Ca-P minerals as well as recalcitrant organic P (Ketsev et al. 2006).</w:t>
      </w:r>
      <w:r w:rsidR="006816B4" w:rsidRPr="00AE04F7">
        <w:rPr>
          <w:sz w:val="24"/>
          <w:szCs w:val="24"/>
        </w:rPr>
        <w:t xml:space="preserve"> </w:t>
      </w:r>
    </w:p>
    <w:p w14:paraId="5595C0FF" w14:textId="5C75BE3F" w:rsidR="00756726" w:rsidRPr="00AE04F7" w:rsidRDefault="006816B4" w:rsidP="00557C0C">
      <w:pPr>
        <w:rPr>
          <w:sz w:val="24"/>
          <w:szCs w:val="24"/>
        </w:rPr>
      </w:pPr>
      <w:r w:rsidRPr="00AE04F7">
        <w:rPr>
          <w:sz w:val="24"/>
          <w:szCs w:val="24"/>
        </w:rPr>
        <w:t>We know that phosphorus release from aerobic surface sediments is stimulated by organic degradation at increasing temperature, but reduced by high nitrate concentrations elevating redox levels in surface sediments and improving Fe-P binding, while the pH influence is smaller and variable though high summer pH may release P from Al- and Fe(OH)</w:t>
      </w:r>
      <w:r w:rsidRPr="00AE04F7">
        <w:rPr>
          <w:sz w:val="24"/>
          <w:szCs w:val="24"/>
          <w:vertAlign w:val="subscript"/>
        </w:rPr>
        <w:t xml:space="preserve">3 </w:t>
      </w:r>
      <w:r w:rsidRPr="00AE04F7">
        <w:rPr>
          <w:sz w:val="24"/>
          <w:szCs w:val="24"/>
        </w:rPr>
        <w:t xml:space="preserve">(Jensen and Andersen 1992, Jensen et al. 2006). Lakes with high Fe:TP ratios </w:t>
      </w:r>
      <w:ins w:id="22" w:author="Jonas Stage Sø" w:date="2025-03-17T13:49:00Z" w16du:dateUtc="2025-03-17T12:49:00Z">
        <w:r w:rsidR="004C55E6" w:rsidRPr="00AE04F7">
          <w:rPr>
            <w:sz w:val="24"/>
            <w:szCs w:val="24"/>
          </w:rPr>
          <w:t>(</w:t>
        </w:r>
      </w:ins>
      <w:r w:rsidRPr="00AE04F7">
        <w:rPr>
          <w:sz w:val="24"/>
          <w:szCs w:val="24"/>
        </w:rPr>
        <w:t>&gt; 15</w:t>
      </w:r>
      <w:ins w:id="23" w:author="Jonas Stage Sø" w:date="2025-03-17T13:49:00Z" w16du:dateUtc="2025-03-17T12:49:00Z">
        <w:r w:rsidR="004C55E6" w:rsidRPr="00AE04F7">
          <w:rPr>
            <w:sz w:val="24"/>
            <w:szCs w:val="24"/>
          </w:rPr>
          <w:t>)</w:t>
        </w:r>
      </w:ins>
      <w:r w:rsidRPr="00AE04F7">
        <w:rPr>
          <w:sz w:val="24"/>
          <w:szCs w:val="24"/>
        </w:rPr>
        <w:t xml:space="preserve"> in surface sediments show a reduced P release during summer possibly due to firm P-binding in Fe-P minerals (Jensen et al. 1992, Immers et al. 2015). </w:t>
      </w:r>
    </w:p>
    <w:p w14:paraId="4E7A9063" w14:textId="1644B0E5" w:rsidR="0013353D" w:rsidRPr="00AE04F7" w:rsidRDefault="003E2AAB" w:rsidP="00557C0C">
      <w:pPr>
        <w:rPr>
          <w:sz w:val="24"/>
          <w:szCs w:val="24"/>
        </w:rPr>
      </w:pPr>
      <w:r w:rsidRPr="00AE04F7">
        <w:rPr>
          <w:sz w:val="24"/>
          <w:szCs w:val="24"/>
        </w:rPr>
        <w:t xml:space="preserve">Many freshwater researchers </w:t>
      </w:r>
      <w:r w:rsidR="00B20E53" w:rsidRPr="00AE04F7">
        <w:rPr>
          <w:sz w:val="24"/>
          <w:szCs w:val="24"/>
        </w:rPr>
        <w:t xml:space="preserve">in the 1980s </w:t>
      </w:r>
      <w:r w:rsidR="0013353D" w:rsidRPr="00AE04F7">
        <w:rPr>
          <w:sz w:val="24"/>
          <w:szCs w:val="24"/>
        </w:rPr>
        <w:t xml:space="preserve">supported the idea </w:t>
      </w:r>
      <w:r w:rsidR="008F2EFC" w:rsidRPr="00AE04F7">
        <w:rPr>
          <w:sz w:val="24"/>
          <w:szCs w:val="24"/>
        </w:rPr>
        <w:t xml:space="preserve">that Lake Arresø </w:t>
      </w:r>
      <w:r w:rsidR="00106EC8" w:rsidRPr="00AE04F7">
        <w:rPr>
          <w:sz w:val="24"/>
          <w:szCs w:val="24"/>
        </w:rPr>
        <w:t xml:space="preserve">should </w:t>
      </w:r>
      <w:r w:rsidR="00E746A1" w:rsidRPr="00AE04F7">
        <w:rPr>
          <w:sz w:val="24"/>
          <w:szCs w:val="24"/>
        </w:rPr>
        <w:t xml:space="preserve">offer </w:t>
      </w:r>
      <w:r w:rsidR="00B20E53" w:rsidRPr="00AE04F7">
        <w:rPr>
          <w:sz w:val="24"/>
          <w:szCs w:val="24"/>
        </w:rPr>
        <w:t xml:space="preserve">a long-term internal loading </w:t>
      </w:r>
      <w:r w:rsidR="00DC75DD" w:rsidRPr="00AE04F7">
        <w:rPr>
          <w:sz w:val="24"/>
          <w:szCs w:val="24"/>
        </w:rPr>
        <w:t xml:space="preserve">due to gradual loss of </w:t>
      </w:r>
      <w:r w:rsidR="00706DC5" w:rsidRPr="00AE04F7">
        <w:rPr>
          <w:sz w:val="24"/>
          <w:szCs w:val="24"/>
        </w:rPr>
        <w:t xml:space="preserve">large </w:t>
      </w:r>
      <w:r w:rsidR="00215C2C" w:rsidRPr="00AE04F7">
        <w:rPr>
          <w:sz w:val="24"/>
          <w:szCs w:val="24"/>
        </w:rPr>
        <w:t>P</w:t>
      </w:r>
      <w:r w:rsidR="00DC75DD" w:rsidRPr="00AE04F7">
        <w:rPr>
          <w:sz w:val="24"/>
          <w:szCs w:val="24"/>
        </w:rPr>
        <w:t xml:space="preserve"> </w:t>
      </w:r>
      <w:r w:rsidR="00706DC5" w:rsidRPr="00AE04F7">
        <w:rPr>
          <w:sz w:val="24"/>
          <w:szCs w:val="24"/>
        </w:rPr>
        <w:t xml:space="preserve">pools in the sediments </w:t>
      </w:r>
      <w:r w:rsidR="00E746A1" w:rsidRPr="00AE04F7">
        <w:rPr>
          <w:sz w:val="24"/>
          <w:szCs w:val="24"/>
        </w:rPr>
        <w:t xml:space="preserve">accumulated </w:t>
      </w:r>
      <w:r w:rsidR="00DC75DD" w:rsidRPr="00AE04F7">
        <w:rPr>
          <w:sz w:val="24"/>
          <w:szCs w:val="24"/>
        </w:rPr>
        <w:t xml:space="preserve">during decades of </w:t>
      </w:r>
      <w:r w:rsidR="00176DCF" w:rsidRPr="00AE04F7">
        <w:rPr>
          <w:sz w:val="24"/>
          <w:szCs w:val="24"/>
        </w:rPr>
        <w:t>very high</w:t>
      </w:r>
      <w:r w:rsidR="00DC75DD" w:rsidRPr="00AE04F7">
        <w:rPr>
          <w:sz w:val="24"/>
          <w:szCs w:val="24"/>
        </w:rPr>
        <w:t xml:space="preserve"> external loading and high primary productivity </w:t>
      </w:r>
      <w:r w:rsidRPr="00AE04F7">
        <w:rPr>
          <w:sz w:val="24"/>
          <w:szCs w:val="24"/>
        </w:rPr>
        <w:t>(</w:t>
      </w:r>
      <w:r w:rsidR="00176DCF" w:rsidRPr="00AE04F7">
        <w:rPr>
          <w:sz w:val="24"/>
          <w:szCs w:val="24"/>
        </w:rPr>
        <w:t>Andersen 1976,</w:t>
      </w:r>
      <w:r w:rsidR="00E746A1" w:rsidRPr="00AE04F7">
        <w:rPr>
          <w:sz w:val="24"/>
          <w:szCs w:val="24"/>
        </w:rPr>
        <w:t xml:space="preserve"> Olesen 1976,</w:t>
      </w:r>
      <w:r w:rsidR="00176DCF" w:rsidRPr="00AE04F7">
        <w:rPr>
          <w:sz w:val="24"/>
          <w:szCs w:val="24"/>
        </w:rPr>
        <w:t xml:space="preserve"> </w:t>
      </w:r>
      <w:r w:rsidR="00B20E53" w:rsidRPr="00AE04F7">
        <w:rPr>
          <w:sz w:val="24"/>
          <w:szCs w:val="24"/>
        </w:rPr>
        <w:t>C</w:t>
      </w:r>
      <w:r w:rsidR="00E746A1" w:rsidRPr="00AE04F7">
        <w:rPr>
          <w:sz w:val="24"/>
          <w:szCs w:val="24"/>
        </w:rPr>
        <w:t>OWIc</w:t>
      </w:r>
      <w:r w:rsidR="00B20E53" w:rsidRPr="00AE04F7">
        <w:rPr>
          <w:sz w:val="24"/>
          <w:szCs w:val="24"/>
        </w:rPr>
        <w:t>onsult 198</w:t>
      </w:r>
      <w:r w:rsidR="005329F3" w:rsidRPr="00AE04F7">
        <w:rPr>
          <w:sz w:val="24"/>
          <w:szCs w:val="24"/>
        </w:rPr>
        <w:t>9</w:t>
      </w:r>
      <w:r w:rsidRPr="00AE04F7">
        <w:rPr>
          <w:sz w:val="24"/>
          <w:szCs w:val="24"/>
        </w:rPr>
        <w:t>)</w:t>
      </w:r>
      <w:r w:rsidR="00B20E53" w:rsidRPr="00AE04F7">
        <w:rPr>
          <w:sz w:val="24"/>
          <w:szCs w:val="24"/>
        </w:rPr>
        <w:t xml:space="preserve">. However, </w:t>
      </w:r>
      <w:r w:rsidR="00357B12" w:rsidRPr="00AE04F7">
        <w:rPr>
          <w:sz w:val="24"/>
          <w:szCs w:val="24"/>
        </w:rPr>
        <w:t xml:space="preserve">substantial </w:t>
      </w:r>
      <w:r w:rsidR="008F2EFC" w:rsidRPr="00AE04F7">
        <w:rPr>
          <w:sz w:val="24"/>
          <w:szCs w:val="24"/>
        </w:rPr>
        <w:t xml:space="preserve">reduction of external </w:t>
      </w:r>
      <w:r w:rsidR="00B20E53" w:rsidRPr="00AE04F7">
        <w:rPr>
          <w:sz w:val="24"/>
          <w:szCs w:val="24"/>
        </w:rPr>
        <w:t xml:space="preserve">phosphorus </w:t>
      </w:r>
      <w:r w:rsidR="008F2EFC" w:rsidRPr="00AE04F7">
        <w:rPr>
          <w:sz w:val="24"/>
          <w:szCs w:val="24"/>
        </w:rPr>
        <w:t xml:space="preserve">sources </w:t>
      </w:r>
      <w:r w:rsidR="00357B12" w:rsidRPr="00AE04F7">
        <w:rPr>
          <w:sz w:val="24"/>
          <w:szCs w:val="24"/>
        </w:rPr>
        <w:t xml:space="preserve">from domestic sewage </w:t>
      </w:r>
      <w:r w:rsidR="008F2EFC" w:rsidRPr="00AE04F7">
        <w:rPr>
          <w:sz w:val="24"/>
          <w:szCs w:val="24"/>
        </w:rPr>
        <w:t>in the 1980-1990s</w:t>
      </w:r>
      <w:r w:rsidR="00E746A1" w:rsidRPr="00AE04F7">
        <w:rPr>
          <w:sz w:val="24"/>
          <w:szCs w:val="24"/>
        </w:rPr>
        <w:t xml:space="preserve"> following </w:t>
      </w:r>
      <w:r w:rsidR="00EF6FAB" w:rsidRPr="00AE04F7">
        <w:rPr>
          <w:sz w:val="24"/>
          <w:szCs w:val="24"/>
        </w:rPr>
        <w:t xml:space="preserve">the Danish </w:t>
      </w:r>
      <w:r w:rsidR="00357B12" w:rsidRPr="00AE04F7">
        <w:rPr>
          <w:sz w:val="24"/>
          <w:szCs w:val="24"/>
        </w:rPr>
        <w:t>Water Environmental Plan I</w:t>
      </w:r>
      <w:r w:rsidR="00E746A1" w:rsidRPr="00AE04F7">
        <w:rPr>
          <w:sz w:val="24"/>
          <w:szCs w:val="24"/>
        </w:rPr>
        <w:t xml:space="preserve"> (</w:t>
      </w:r>
      <w:r w:rsidR="00357B12" w:rsidRPr="00AE04F7">
        <w:rPr>
          <w:sz w:val="24"/>
          <w:szCs w:val="24"/>
        </w:rPr>
        <w:t xml:space="preserve">1987) </w:t>
      </w:r>
      <w:r w:rsidR="008F2EFC" w:rsidRPr="00AE04F7">
        <w:rPr>
          <w:sz w:val="24"/>
          <w:szCs w:val="24"/>
        </w:rPr>
        <w:t>rapidly reduce</w:t>
      </w:r>
      <w:r w:rsidR="005329F3" w:rsidRPr="00AE04F7">
        <w:rPr>
          <w:sz w:val="24"/>
          <w:szCs w:val="24"/>
        </w:rPr>
        <w:t>d</w:t>
      </w:r>
      <w:r w:rsidR="008F2EFC" w:rsidRPr="00AE04F7">
        <w:rPr>
          <w:sz w:val="24"/>
          <w:szCs w:val="24"/>
        </w:rPr>
        <w:t xml:space="preserve"> in-lake </w:t>
      </w:r>
      <w:r w:rsidR="009916B5" w:rsidRPr="00AE04F7">
        <w:rPr>
          <w:sz w:val="24"/>
          <w:szCs w:val="24"/>
        </w:rPr>
        <w:t>P</w:t>
      </w:r>
      <w:r w:rsidR="004A5D6C" w:rsidRPr="00AE04F7">
        <w:rPr>
          <w:sz w:val="24"/>
          <w:szCs w:val="24"/>
        </w:rPr>
        <w:t xml:space="preserve"> </w:t>
      </w:r>
      <w:r w:rsidR="008F2EFC" w:rsidRPr="00AE04F7">
        <w:rPr>
          <w:sz w:val="24"/>
          <w:szCs w:val="24"/>
        </w:rPr>
        <w:t>and chlorophyll concentrations</w:t>
      </w:r>
      <w:r w:rsidR="004A5D6C" w:rsidRPr="00AE04F7">
        <w:rPr>
          <w:sz w:val="24"/>
          <w:szCs w:val="24"/>
        </w:rPr>
        <w:t xml:space="preserve"> (Sand-Jensen 2014)</w:t>
      </w:r>
      <w:r w:rsidR="008F2EFC" w:rsidRPr="00AE04F7">
        <w:rPr>
          <w:sz w:val="24"/>
          <w:szCs w:val="24"/>
        </w:rPr>
        <w:t xml:space="preserve">. </w:t>
      </w:r>
      <w:r w:rsidR="0013353D" w:rsidRPr="00AE04F7">
        <w:rPr>
          <w:sz w:val="24"/>
          <w:szCs w:val="24"/>
        </w:rPr>
        <w:lastRenderedPageBreak/>
        <w:t>Thus, the concept of the large mobile sediment pool preventing lake ecological improvement for many years, if not forever, underlying the former idea of removing the upper sediment</w:t>
      </w:r>
      <w:r w:rsidR="004336CD" w:rsidRPr="00AE04F7">
        <w:rPr>
          <w:sz w:val="24"/>
          <w:szCs w:val="24"/>
        </w:rPr>
        <w:t xml:space="preserve"> layer</w:t>
      </w:r>
      <w:r w:rsidR="0013353D" w:rsidRPr="00AE04F7">
        <w:rPr>
          <w:sz w:val="24"/>
          <w:szCs w:val="24"/>
        </w:rPr>
        <w:t>s and the contemporary idea of treating the lake with Phoslock is perhaps</w:t>
      </w:r>
      <w:r w:rsidR="004336CD" w:rsidRPr="00AE04F7">
        <w:rPr>
          <w:sz w:val="24"/>
          <w:szCs w:val="24"/>
        </w:rPr>
        <w:t xml:space="preserve"> unwarranted</w:t>
      </w:r>
      <w:r w:rsidR="0013353D" w:rsidRPr="00AE04F7">
        <w:rPr>
          <w:sz w:val="24"/>
          <w:szCs w:val="24"/>
        </w:rPr>
        <w:t>.</w:t>
      </w:r>
    </w:p>
    <w:p w14:paraId="5BDA5BCC" w14:textId="57899989" w:rsidR="00DC4FE6" w:rsidRPr="00AE04F7" w:rsidRDefault="00DC4FE6" w:rsidP="00557C0C">
      <w:pPr>
        <w:rPr>
          <w:sz w:val="24"/>
          <w:szCs w:val="24"/>
        </w:rPr>
      </w:pPr>
      <w:r w:rsidRPr="00AE04F7">
        <w:rPr>
          <w:sz w:val="24"/>
          <w:szCs w:val="24"/>
        </w:rPr>
        <w:t xml:space="preserve">The long-term development of nutrient pools in sediments during nutrient abatement has been measured in only a few lakes (Søndergaard et al. 1993, Kiani et al. 2020). Instead internal loading by nutrient release from sediments is often calculated from mass balances </w:t>
      </w:r>
      <w:r w:rsidR="00213361" w:rsidRPr="00AE04F7">
        <w:rPr>
          <w:sz w:val="24"/>
          <w:szCs w:val="24"/>
        </w:rPr>
        <w:t xml:space="preserve">differences between </w:t>
      </w:r>
      <w:r w:rsidRPr="00AE04F7">
        <w:rPr>
          <w:sz w:val="24"/>
          <w:szCs w:val="24"/>
        </w:rPr>
        <w:t>nutrient inputs by hydrological inlets and atmospheric deposition and hydrological outlets (Søndergaard et al. 1993, 2003, 2012, Welch &amp; Cooke 2005). The common finding is that shallow lakes experiencing high nutrient inputs for decades</w:t>
      </w:r>
      <w:ins w:id="24" w:author="Jonas Stage Sø" w:date="2025-03-17T14:00:00Z" w16du:dateUtc="2025-03-17T13:00:00Z">
        <w:r w:rsidR="00E763B1" w:rsidRPr="00AE04F7">
          <w:rPr>
            <w:sz w:val="24"/>
            <w:szCs w:val="24"/>
          </w:rPr>
          <w:t>,</w:t>
        </w:r>
      </w:ins>
      <w:r w:rsidRPr="00AE04F7">
        <w:rPr>
          <w:sz w:val="24"/>
          <w:szCs w:val="24"/>
        </w:rPr>
        <w:t xml:space="preserve"> have accumulated large sediment pools that gradually release nutrients to lake waters over several years following nutrient abatement, thus markedly slowing the improvement of lake nutrient status. However, the story may be different in large shallow lakes </w:t>
      </w:r>
      <w:r w:rsidR="004336CD" w:rsidRPr="00AE04F7">
        <w:rPr>
          <w:sz w:val="24"/>
          <w:szCs w:val="24"/>
        </w:rPr>
        <w:t xml:space="preserve">such as Lake Arresø </w:t>
      </w:r>
      <w:r w:rsidRPr="00AE04F7">
        <w:rPr>
          <w:sz w:val="24"/>
          <w:szCs w:val="24"/>
        </w:rPr>
        <w:t>experiencing almost permanent resuspension, whereby lake waters and sediments are in much closer contact and nutrient pools in lake water and surface sediments may work as an entity and decline in concert.</w:t>
      </w:r>
    </w:p>
    <w:p w14:paraId="131A8197" w14:textId="66CC80EA" w:rsidR="007C750C" w:rsidRPr="00AE04F7" w:rsidRDefault="008F2EFC" w:rsidP="00557C0C">
      <w:pPr>
        <w:rPr>
          <w:sz w:val="24"/>
          <w:szCs w:val="24"/>
        </w:rPr>
      </w:pPr>
      <w:r w:rsidRPr="00AE04F7">
        <w:rPr>
          <w:sz w:val="24"/>
          <w:szCs w:val="24"/>
        </w:rPr>
        <w:t xml:space="preserve">Over recent decades, nutrient </w:t>
      </w:r>
      <w:r w:rsidR="00106EC8" w:rsidRPr="00AE04F7">
        <w:rPr>
          <w:sz w:val="24"/>
          <w:szCs w:val="24"/>
        </w:rPr>
        <w:t xml:space="preserve">inputs </w:t>
      </w:r>
      <w:r w:rsidRPr="00AE04F7">
        <w:rPr>
          <w:sz w:val="24"/>
          <w:szCs w:val="24"/>
        </w:rPr>
        <w:t xml:space="preserve">from domestic sewage have been reduced </w:t>
      </w:r>
      <w:r w:rsidR="0013353D" w:rsidRPr="00AE04F7">
        <w:rPr>
          <w:sz w:val="24"/>
          <w:szCs w:val="24"/>
        </w:rPr>
        <w:t xml:space="preserve">even further </w:t>
      </w:r>
      <w:r w:rsidRPr="00AE04F7">
        <w:rPr>
          <w:sz w:val="24"/>
          <w:szCs w:val="24"/>
        </w:rPr>
        <w:t xml:space="preserve">by closing down </w:t>
      </w:r>
      <w:r w:rsidR="00106EC8" w:rsidRPr="00AE04F7">
        <w:rPr>
          <w:sz w:val="24"/>
          <w:szCs w:val="24"/>
        </w:rPr>
        <w:t xml:space="preserve">more than 30 </w:t>
      </w:r>
      <w:r w:rsidRPr="00AE04F7">
        <w:rPr>
          <w:sz w:val="24"/>
          <w:szCs w:val="24"/>
        </w:rPr>
        <w:t xml:space="preserve">small sewage treatment plants </w:t>
      </w:r>
      <w:r w:rsidR="004A5D6C" w:rsidRPr="00AE04F7">
        <w:rPr>
          <w:sz w:val="24"/>
          <w:szCs w:val="24"/>
        </w:rPr>
        <w:t>(Ol</w:t>
      </w:r>
      <w:r w:rsidR="00EA7A7D" w:rsidRPr="00AE04F7">
        <w:rPr>
          <w:sz w:val="24"/>
          <w:szCs w:val="24"/>
        </w:rPr>
        <w:t>e</w:t>
      </w:r>
      <w:r w:rsidR="004A5D6C" w:rsidRPr="00AE04F7">
        <w:rPr>
          <w:sz w:val="24"/>
          <w:szCs w:val="24"/>
        </w:rPr>
        <w:t xml:space="preserve">sen 1976) </w:t>
      </w:r>
      <w:r w:rsidRPr="00AE04F7">
        <w:rPr>
          <w:sz w:val="24"/>
          <w:szCs w:val="24"/>
        </w:rPr>
        <w:t xml:space="preserve">and </w:t>
      </w:r>
      <w:r w:rsidR="00EA7A7D" w:rsidRPr="00AE04F7">
        <w:rPr>
          <w:sz w:val="24"/>
          <w:szCs w:val="24"/>
        </w:rPr>
        <w:t xml:space="preserve">restricting main </w:t>
      </w:r>
      <w:r w:rsidRPr="00AE04F7">
        <w:rPr>
          <w:sz w:val="24"/>
          <w:szCs w:val="24"/>
        </w:rPr>
        <w:t>sewage treatment</w:t>
      </w:r>
      <w:r w:rsidR="007C750C" w:rsidRPr="00AE04F7">
        <w:rPr>
          <w:sz w:val="24"/>
          <w:szCs w:val="24"/>
        </w:rPr>
        <w:t xml:space="preserve"> at </w:t>
      </w:r>
      <w:r w:rsidRPr="00AE04F7">
        <w:rPr>
          <w:sz w:val="24"/>
          <w:szCs w:val="24"/>
        </w:rPr>
        <w:t>two new</w:t>
      </w:r>
      <w:r w:rsidR="007C750C" w:rsidRPr="00AE04F7">
        <w:rPr>
          <w:sz w:val="24"/>
          <w:szCs w:val="24"/>
        </w:rPr>
        <w:t>ly</w:t>
      </w:r>
      <w:r w:rsidRPr="00AE04F7">
        <w:rPr>
          <w:sz w:val="24"/>
          <w:szCs w:val="24"/>
        </w:rPr>
        <w:t xml:space="preserve"> </w:t>
      </w:r>
      <w:r w:rsidR="00045849" w:rsidRPr="00AE04F7">
        <w:rPr>
          <w:sz w:val="24"/>
          <w:szCs w:val="24"/>
        </w:rPr>
        <w:t xml:space="preserve">build </w:t>
      </w:r>
      <w:r w:rsidRPr="00AE04F7">
        <w:rPr>
          <w:sz w:val="24"/>
          <w:szCs w:val="24"/>
        </w:rPr>
        <w:t xml:space="preserve">and very efficient </w:t>
      </w:r>
      <w:r w:rsidR="00176DCF" w:rsidRPr="00AE04F7">
        <w:rPr>
          <w:sz w:val="24"/>
          <w:szCs w:val="24"/>
        </w:rPr>
        <w:t xml:space="preserve">water treatment </w:t>
      </w:r>
      <w:r w:rsidRPr="00AE04F7">
        <w:rPr>
          <w:sz w:val="24"/>
          <w:szCs w:val="24"/>
        </w:rPr>
        <w:t xml:space="preserve">plants </w:t>
      </w:r>
      <w:r w:rsidR="00045849" w:rsidRPr="00AE04F7">
        <w:rPr>
          <w:sz w:val="24"/>
          <w:szCs w:val="24"/>
        </w:rPr>
        <w:t xml:space="preserve">with </w:t>
      </w:r>
      <w:r w:rsidR="007C750C" w:rsidRPr="00AE04F7">
        <w:rPr>
          <w:sz w:val="24"/>
          <w:szCs w:val="24"/>
        </w:rPr>
        <w:t xml:space="preserve">combined </w:t>
      </w:r>
      <w:r w:rsidR="00045849" w:rsidRPr="00AE04F7">
        <w:rPr>
          <w:sz w:val="24"/>
          <w:szCs w:val="24"/>
        </w:rPr>
        <w:t>mechanical, advanced biological and chemical treatment</w:t>
      </w:r>
      <w:r w:rsidR="00E746A1" w:rsidRPr="00AE04F7">
        <w:rPr>
          <w:sz w:val="24"/>
          <w:szCs w:val="24"/>
        </w:rPr>
        <w:t xml:space="preserve"> (Sand-Jensen et al. 2025)</w:t>
      </w:r>
      <w:r w:rsidR="00106EC8" w:rsidRPr="00AE04F7">
        <w:rPr>
          <w:sz w:val="24"/>
          <w:szCs w:val="24"/>
        </w:rPr>
        <w:t xml:space="preserve">. They </w:t>
      </w:r>
      <w:r w:rsidR="00E746A1" w:rsidRPr="00AE04F7">
        <w:rPr>
          <w:sz w:val="24"/>
          <w:szCs w:val="24"/>
        </w:rPr>
        <w:t xml:space="preserve">presently remove </w:t>
      </w:r>
      <w:r w:rsidR="00045849" w:rsidRPr="00AE04F7">
        <w:rPr>
          <w:sz w:val="24"/>
          <w:szCs w:val="24"/>
        </w:rPr>
        <w:t xml:space="preserve">about 98% of </w:t>
      </w:r>
      <w:r w:rsidR="009916B5" w:rsidRPr="00AE04F7">
        <w:rPr>
          <w:sz w:val="24"/>
          <w:szCs w:val="24"/>
        </w:rPr>
        <w:t>TP</w:t>
      </w:r>
      <w:r w:rsidR="00045849" w:rsidRPr="00AE04F7">
        <w:rPr>
          <w:sz w:val="24"/>
          <w:szCs w:val="24"/>
        </w:rPr>
        <w:t xml:space="preserve"> and 90% of total nitrogen (TN) </w:t>
      </w:r>
      <w:r w:rsidR="00706DC5" w:rsidRPr="00AE04F7">
        <w:rPr>
          <w:sz w:val="24"/>
          <w:szCs w:val="24"/>
        </w:rPr>
        <w:t xml:space="preserve">from the </w:t>
      </w:r>
      <w:r w:rsidR="00045849" w:rsidRPr="00AE04F7">
        <w:rPr>
          <w:sz w:val="24"/>
          <w:szCs w:val="24"/>
        </w:rPr>
        <w:t>raw sewage.</w:t>
      </w:r>
      <w:r w:rsidR="000A2F69" w:rsidRPr="00AE04F7">
        <w:rPr>
          <w:sz w:val="24"/>
          <w:szCs w:val="24"/>
        </w:rPr>
        <w:t xml:space="preserve"> </w:t>
      </w:r>
      <w:r w:rsidR="00176DCF" w:rsidRPr="00AE04F7">
        <w:rPr>
          <w:sz w:val="24"/>
          <w:szCs w:val="24"/>
        </w:rPr>
        <w:t>Moreover, t</w:t>
      </w:r>
      <w:r w:rsidR="007C750C" w:rsidRPr="00AE04F7">
        <w:rPr>
          <w:sz w:val="24"/>
          <w:szCs w:val="24"/>
        </w:rPr>
        <w:t>o facilitate improvement of Lake Arresø and assist biodiversity</w:t>
      </w:r>
      <w:r w:rsidR="00DC75DD" w:rsidRPr="00AE04F7">
        <w:rPr>
          <w:sz w:val="24"/>
          <w:szCs w:val="24"/>
        </w:rPr>
        <w:t>,</w:t>
      </w:r>
      <w:r w:rsidR="007C750C" w:rsidRPr="00AE04F7">
        <w:rPr>
          <w:sz w:val="24"/>
          <w:szCs w:val="24"/>
        </w:rPr>
        <w:t xml:space="preserve"> f</w:t>
      </w:r>
      <w:r w:rsidR="000A2F69" w:rsidRPr="00AE04F7">
        <w:rPr>
          <w:sz w:val="24"/>
          <w:szCs w:val="24"/>
        </w:rPr>
        <w:t xml:space="preserve">our small new shallow lakes were constructed in the catchment </w:t>
      </w:r>
      <w:r w:rsidR="00215C2C" w:rsidRPr="00AE04F7">
        <w:rPr>
          <w:sz w:val="24"/>
          <w:szCs w:val="24"/>
        </w:rPr>
        <w:t xml:space="preserve">during the 1990s </w:t>
      </w:r>
      <w:r w:rsidR="00BE4A69" w:rsidRPr="00AE04F7">
        <w:rPr>
          <w:sz w:val="24"/>
          <w:szCs w:val="24"/>
        </w:rPr>
        <w:t xml:space="preserve">with the goal </w:t>
      </w:r>
      <w:r w:rsidR="00DC75DD" w:rsidRPr="00AE04F7">
        <w:rPr>
          <w:sz w:val="24"/>
          <w:szCs w:val="24"/>
        </w:rPr>
        <w:t xml:space="preserve">of </w:t>
      </w:r>
      <w:r w:rsidR="000A2F69" w:rsidRPr="00AE04F7">
        <w:rPr>
          <w:sz w:val="24"/>
          <w:szCs w:val="24"/>
        </w:rPr>
        <w:t>retain</w:t>
      </w:r>
      <w:r w:rsidR="00DC75DD" w:rsidRPr="00AE04F7">
        <w:rPr>
          <w:sz w:val="24"/>
          <w:szCs w:val="24"/>
        </w:rPr>
        <w:t>ing</w:t>
      </w:r>
      <w:r w:rsidR="000A2F69" w:rsidRPr="00AE04F7">
        <w:rPr>
          <w:sz w:val="24"/>
          <w:szCs w:val="24"/>
        </w:rPr>
        <w:t xml:space="preserve"> nutrients </w:t>
      </w:r>
      <w:r w:rsidR="0046782E" w:rsidRPr="00AE04F7">
        <w:rPr>
          <w:sz w:val="24"/>
          <w:szCs w:val="24"/>
        </w:rPr>
        <w:t xml:space="preserve">in </w:t>
      </w:r>
      <w:r w:rsidR="00706DC5" w:rsidRPr="00AE04F7">
        <w:rPr>
          <w:sz w:val="24"/>
          <w:szCs w:val="24"/>
        </w:rPr>
        <w:t xml:space="preserve">their </w:t>
      </w:r>
      <w:r w:rsidR="0046782E" w:rsidRPr="00AE04F7">
        <w:rPr>
          <w:sz w:val="24"/>
          <w:szCs w:val="24"/>
        </w:rPr>
        <w:t xml:space="preserve">sediments </w:t>
      </w:r>
      <w:r w:rsidR="000A2F69" w:rsidRPr="00AE04F7">
        <w:rPr>
          <w:sz w:val="24"/>
          <w:szCs w:val="24"/>
        </w:rPr>
        <w:t>and</w:t>
      </w:r>
      <w:r w:rsidR="00044E19" w:rsidRPr="00AE04F7">
        <w:rPr>
          <w:sz w:val="24"/>
          <w:szCs w:val="24"/>
        </w:rPr>
        <w:t xml:space="preserve">, in particular, </w:t>
      </w:r>
      <w:r w:rsidR="000A2F69" w:rsidRPr="00AE04F7">
        <w:rPr>
          <w:sz w:val="24"/>
          <w:szCs w:val="24"/>
        </w:rPr>
        <w:t>reduce</w:t>
      </w:r>
      <w:r w:rsidR="0046782E" w:rsidRPr="00AE04F7">
        <w:rPr>
          <w:sz w:val="24"/>
          <w:szCs w:val="24"/>
        </w:rPr>
        <w:t xml:space="preserve"> TP inputs to Lake Arresø</w:t>
      </w:r>
      <w:r w:rsidR="00BE4A69" w:rsidRPr="00AE04F7">
        <w:rPr>
          <w:sz w:val="24"/>
          <w:szCs w:val="24"/>
        </w:rPr>
        <w:t xml:space="preserve"> (Sand-Jensen 2003)</w:t>
      </w:r>
      <w:r w:rsidR="007C750C" w:rsidRPr="00AE04F7">
        <w:rPr>
          <w:sz w:val="24"/>
          <w:szCs w:val="24"/>
        </w:rPr>
        <w:t>.</w:t>
      </w:r>
      <w:r w:rsidR="000A2F69" w:rsidRPr="00AE04F7">
        <w:rPr>
          <w:sz w:val="24"/>
          <w:szCs w:val="24"/>
        </w:rPr>
        <w:t xml:space="preserve"> </w:t>
      </w:r>
    </w:p>
    <w:p w14:paraId="7AEA31A1" w14:textId="61678567" w:rsidR="007F545E" w:rsidRPr="00AE04F7" w:rsidRDefault="00045849" w:rsidP="00557C0C">
      <w:pPr>
        <w:rPr>
          <w:sz w:val="24"/>
          <w:szCs w:val="24"/>
        </w:rPr>
      </w:pPr>
      <w:r w:rsidRPr="00AE04F7">
        <w:rPr>
          <w:sz w:val="24"/>
          <w:szCs w:val="24"/>
        </w:rPr>
        <w:t>Nutrient losses from cultivated field have remained much less regulated, though some l</w:t>
      </w:r>
      <w:r w:rsidR="00D03A14" w:rsidRPr="00AE04F7">
        <w:rPr>
          <w:sz w:val="24"/>
          <w:szCs w:val="24"/>
        </w:rPr>
        <w:t xml:space="preserve">egal regulations required nutrient application per </w:t>
      </w:r>
      <w:r w:rsidR="007C750C" w:rsidRPr="00AE04F7">
        <w:rPr>
          <w:sz w:val="24"/>
          <w:szCs w:val="24"/>
        </w:rPr>
        <w:t xml:space="preserve">surface area </w:t>
      </w:r>
      <w:r w:rsidR="00BE4A69" w:rsidRPr="00AE04F7">
        <w:rPr>
          <w:sz w:val="24"/>
          <w:szCs w:val="24"/>
        </w:rPr>
        <w:t xml:space="preserve">reduced </w:t>
      </w:r>
      <w:r w:rsidR="00D03A14" w:rsidRPr="00AE04F7">
        <w:rPr>
          <w:sz w:val="24"/>
          <w:szCs w:val="24"/>
        </w:rPr>
        <w:t xml:space="preserve">below certain thresholds, cultivation of follow-up crops during winter and establishment of uncultivated 10 m wide buffer zones along major streams </w:t>
      </w:r>
      <w:r w:rsidR="00BE4A69" w:rsidRPr="00AE04F7">
        <w:rPr>
          <w:sz w:val="24"/>
          <w:szCs w:val="24"/>
        </w:rPr>
        <w:t>(</w:t>
      </w:r>
      <w:r w:rsidR="00357B12" w:rsidRPr="00AE04F7">
        <w:rPr>
          <w:sz w:val="24"/>
          <w:szCs w:val="24"/>
        </w:rPr>
        <w:t>Water Environmental Plan II and III, 1998, 2004)</w:t>
      </w:r>
      <w:r w:rsidR="00BE4A69" w:rsidRPr="00AE04F7">
        <w:rPr>
          <w:sz w:val="24"/>
          <w:szCs w:val="24"/>
        </w:rPr>
        <w:t xml:space="preserve"> may have </w:t>
      </w:r>
      <w:r w:rsidR="00044E19" w:rsidRPr="00AE04F7">
        <w:rPr>
          <w:sz w:val="24"/>
          <w:szCs w:val="24"/>
        </w:rPr>
        <w:t>reduced nutrient losses appreciably</w:t>
      </w:r>
      <w:r w:rsidR="00D03A14" w:rsidRPr="00AE04F7">
        <w:rPr>
          <w:sz w:val="24"/>
          <w:szCs w:val="24"/>
        </w:rPr>
        <w:t xml:space="preserve">. </w:t>
      </w:r>
      <w:r w:rsidR="00215C2C" w:rsidRPr="00AE04F7">
        <w:rPr>
          <w:sz w:val="24"/>
          <w:szCs w:val="24"/>
        </w:rPr>
        <w:t>A</w:t>
      </w:r>
      <w:r w:rsidR="00D03A14" w:rsidRPr="00AE04F7">
        <w:rPr>
          <w:sz w:val="24"/>
          <w:szCs w:val="24"/>
        </w:rPr>
        <w:t>fter 2016</w:t>
      </w:r>
      <w:r w:rsidR="00215C2C" w:rsidRPr="00AE04F7">
        <w:rPr>
          <w:sz w:val="24"/>
          <w:szCs w:val="24"/>
        </w:rPr>
        <w:t xml:space="preserve">, however, </w:t>
      </w:r>
      <w:r w:rsidR="00106EC8" w:rsidRPr="00AE04F7">
        <w:rPr>
          <w:sz w:val="24"/>
          <w:szCs w:val="24"/>
        </w:rPr>
        <w:t>the 10 m</w:t>
      </w:r>
      <w:r w:rsidR="007F545E" w:rsidRPr="00AE04F7">
        <w:rPr>
          <w:sz w:val="24"/>
          <w:szCs w:val="24"/>
        </w:rPr>
        <w:t xml:space="preserve"> wide </w:t>
      </w:r>
      <w:r w:rsidR="00D03A14" w:rsidRPr="00AE04F7">
        <w:rPr>
          <w:sz w:val="24"/>
          <w:szCs w:val="24"/>
        </w:rPr>
        <w:t xml:space="preserve">buffer zones were </w:t>
      </w:r>
      <w:r w:rsidR="00176DCF" w:rsidRPr="00AE04F7">
        <w:rPr>
          <w:sz w:val="24"/>
          <w:szCs w:val="24"/>
        </w:rPr>
        <w:t xml:space="preserve">reduced to only </w:t>
      </w:r>
      <w:r w:rsidR="00D03A14" w:rsidRPr="00AE04F7">
        <w:rPr>
          <w:sz w:val="24"/>
          <w:szCs w:val="24"/>
        </w:rPr>
        <w:t>2 m and farmers were allowed to increase nutrient application</w:t>
      </w:r>
      <w:r w:rsidR="00DC75DD" w:rsidRPr="00AE04F7">
        <w:rPr>
          <w:sz w:val="24"/>
          <w:szCs w:val="24"/>
        </w:rPr>
        <w:t xml:space="preserve"> on the</w:t>
      </w:r>
      <w:r w:rsidR="0013353D" w:rsidRPr="00AE04F7">
        <w:rPr>
          <w:sz w:val="24"/>
          <w:szCs w:val="24"/>
        </w:rPr>
        <w:t>ir</w:t>
      </w:r>
      <w:r w:rsidR="00DC75DD" w:rsidRPr="00AE04F7">
        <w:rPr>
          <w:sz w:val="24"/>
          <w:szCs w:val="24"/>
        </w:rPr>
        <w:t xml:space="preserve"> fields</w:t>
      </w:r>
      <w:r w:rsidR="00357B12" w:rsidRPr="00AE04F7">
        <w:rPr>
          <w:sz w:val="24"/>
          <w:szCs w:val="24"/>
        </w:rPr>
        <w:t xml:space="preserve"> (Landbrugspakken 2016)</w:t>
      </w:r>
      <w:r w:rsidR="007F545E" w:rsidRPr="00AE04F7">
        <w:rPr>
          <w:sz w:val="24"/>
          <w:szCs w:val="24"/>
        </w:rPr>
        <w:t xml:space="preserve">. As a </w:t>
      </w:r>
      <w:r w:rsidR="00176DCF" w:rsidRPr="00AE04F7">
        <w:rPr>
          <w:sz w:val="24"/>
          <w:szCs w:val="24"/>
        </w:rPr>
        <w:t xml:space="preserve">likely </w:t>
      </w:r>
      <w:r w:rsidR="00357B12" w:rsidRPr="00AE04F7">
        <w:rPr>
          <w:sz w:val="24"/>
          <w:szCs w:val="24"/>
        </w:rPr>
        <w:t>consequence</w:t>
      </w:r>
      <w:r w:rsidR="007F545E" w:rsidRPr="00AE04F7">
        <w:rPr>
          <w:sz w:val="24"/>
          <w:szCs w:val="24"/>
        </w:rPr>
        <w:t>, nation-wide measurements in</w:t>
      </w:r>
      <w:r w:rsidR="007C750C" w:rsidRPr="00AE04F7">
        <w:rPr>
          <w:sz w:val="24"/>
          <w:szCs w:val="24"/>
        </w:rPr>
        <w:t xml:space="preserve"> 153 </w:t>
      </w:r>
      <w:r w:rsidR="007F545E" w:rsidRPr="00AE04F7">
        <w:rPr>
          <w:sz w:val="24"/>
          <w:szCs w:val="24"/>
        </w:rPr>
        <w:t>lakes found significant increases of TP, TN and chlorophyll from</w:t>
      </w:r>
      <w:r w:rsidR="007C750C" w:rsidRPr="00AE04F7">
        <w:rPr>
          <w:sz w:val="24"/>
          <w:szCs w:val="24"/>
        </w:rPr>
        <w:t xml:space="preserve"> 2011</w:t>
      </w:r>
      <w:ins w:id="25" w:author="Jonas Stage Sø" w:date="2025-03-17T14:02:00Z" w16du:dateUtc="2025-03-17T13:02:00Z">
        <w:r w:rsidR="00E541CC" w:rsidRPr="00AE04F7">
          <w:rPr>
            <w:sz w:val="24"/>
            <w:szCs w:val="24"/>
          </w:rPr>
          <w:t>–</w:t>
        </w:r>
      </w:ins>
      <w:del w:id="26" w:author="Jonas Stage Sø" w:date="2025-03-17T14:02:00Z" w16du:dateUtc="2025-03-17T13:02:00Z">
        <w:r w:rsidR="007C750C" w:rsidRPr="00AE04F7" w:rsidDel="00E541CC">
          <w:rPr>
            <w:sz w:val="24"/>
            <w:szCs w:val="24"/>
          </w:rPr>
          <w:delText>-</w:delText>
        </w:r>
      </w:del>
      <w:r w:rsidR="007C750C" w:rsidRPr="00AE04F7">
        <w:rPr>
          <w:sz w:val="24"/>
          <w:szCs w:val="24"/>
        </w:rPr>
        <w:t xml:space="preserve">2016 </w:t>
      </w:r>
      <w:r w:rsidR="007F545E" w:rsidRPr="00AE04F7">
        <w:rPr>
          <w:sz w:val="24"/>
          <w:szCs w:val="24"/>
        </w:rPr>
        <w:t xml:space="preserve">to </w:t>
      </w:r>
      <w:r w:rsidR="007C750C" w:rsidRPr="00AE04F7">
        <w:rPr>
          <w:sz w:val="24"/>
          <w:szCs w:val="24"/>
        </w:rPr>
        <w:t>2017</w:t>
      </w:r>
      <w:ins w:id="27" w:author="Jonas Stage Sø" w:date="2025-03-17T14:02:00Z" w16du:dateUtc="2025-03-17T13:02:00Z">
        <w:r w:rsidR="00E541CC" w:rsidRPr="00AE04F7">
          <w:rPr>
            <w:sz w:val="24"/>
            <w:szCs w:val="24"/>
          </w:rPr>
          <w:t>–</w:t>
        </w:r>
      </w:ins>
      <w:del w:id="28" w:author="Jonas Stage Sø" w:date="2025-03-17T14:02:00Z" w16du:dateUtc="2025-03-17T13:02:00Z">
        <w:r w:rsidR="007C750C" w:rsidRPr="00AE04F7" w:rsidDel="00E541CC">
          <w:rPr>
            <w:sz w:val="24"/>
            <w:szCs w:val="24"/>
          </w:rPr>
          <w:delText>-</w:delText>
        </w:r>
      </w:del>
      <w:r w:rsidR="007C750C" w:rsidRPr="00AE04F7">
        <w:rPr>
          <w:sz w:val="24"/>
          <w:szCs w:val="24"/>
        </w:rPr>
        <w:t>2022 (Johansson et al. 2024)</w:t>
      </w:r>
      <w:r w:rsidR="007F545E" w:rsidRPr="00AE04F7">
        <w:rPr>
          <w:sz w:val="24"/>
          <w:szCs w:val="24"/>
        </w:rPr>
        <w:t xml:space="preserve">. The detailed development in Lake Arresø </w:t>
      </w:r>
      <w:r w:rsidR="0013353D" w:rsidRPr="00AE04F7">
        <w:rPr>
          <w:sz w:val="24"/>
          <w:szCs w:val="24"/>
        </w:rPr>
        <w:t xml:space="preserve">and the magnitude of external N and P sources </w:t>
      </w:r>
      <w:r w:rsidR="007F545E" w:rsidRPr="00AE04F7">
        <w:rPr>
          <w:sz w:val="24"/>
          <w:szCs w:val="24"/>
        </w:rPr>
        <w:t>ha</w:t>
      </w:r>
      <w:r w:rsidR="0013353D" w:rsidRPr="00AE04F7">
        <w:rPr>
          <w:sz w:val="24"/>
          <w:szCs w:val="24"/>
        </w:rPr>
        <w:t>ve</w:t>
      </w:r>
      <w:r w:rsidR="007F545E" w:rsidRPr="00AE04F7">
        <w:rPr>
          <w:sz w:val="24"/>
          <w:szCs w:val="24"/>
        </w:rPr>
        <w:t xml:space="preserve"> remained unexplored</w:t>
      </w:r>
      <w:r w:rsidR="007C750C" w:rsidRPr="00AE04F7">
        <w:rPr>
          <w:sz w:val="24"/>
          <w:szCs w:val="24"/>
        </w:rPr>
        <w:t xml:space="preserve"> (Sand-Je</w:t>
      </w:r>
      <w:r w:rsidR="00044E19" w:rsidRPr="00AE04F7">
        <w:rPr>
          <w:sz w:val="24"/>
          <w:szCs w:val="24"/>
        </w:rPr>
        <w:t xml:space="preserve">nsen </w:t>
      </w:r>
      <w:r w:rsidR="007C750C" w:rsidRPr="00AE04F7">
        <w:rPr>
          <w:sz w:val="24"/>
          <w:szCs w:val="24"/>
        </w:rPr>
        <w:t>et al. 2025)</w:t>
      </w:r>
      <w:r w:rsidR="007F545E" w:rsidRPr="00AE04F7">
        <w:rPr>
          <w:sz w:val="24"/>
          <w:szCs w:val="24"/>
        </w:rPr>
        <w:t xml:space="preserve">. </w:t>
      </w:r>
    </w:p>
    <w:p w14:paraId="057EDB0A" w14:textId="58062119" w:rsidR="0046782E" w:rsidRPr="00AE04F7" w:rsidRDefault="0013353D" w:rsidP="00557C0C">
      <w:pPr>
        <w:rPr>
          <w:sz w:val="24"/>
          <w:szCs w:val="24"/>
        </w:rPr>
      </w:pPr>
      <w:r w:rsidRPr="00AE04F7">
        <w:rPr>
          <w:sz w:val="24"/>
          <w:szCs w:val="24"/>
        </w:rPr>
        <w:t xml:space="preserve">The fact that </w:t>
      </w:r>
      <w:r w:rsidR="0046782E" w:rsidRPr="00AE04F7">
        <w:rPr>
          <w:sz w:val="24"/>
          <w:szCs w:val="24"/>
        </w:rPr>
        <w:t xml:space="preserve">Lake Arresø’s outflow empties into the outer broad in Roskilde Fjord, a saline area with </w:t>
      </w:r>
      <w:r w:rsidR="00044E19" w:rsidRPr="00AE04F7">
        <w:rPr>
          <w:sz w:val="24"/>
          <w:szCs w:val="24"/>
        </w:rPr>
        <w:t xml:space="preserve">eelgrass and diverse </w:t>
      </w:r>
      <w:r w:rsidR="0046782E" w:rsidRPr="00AE04F7">
        <w:rPr>
          <w:sz w:val="24"/>
          <w:szCs w:val="24"/>
        </w:rPr>
        <w:t>marine macroalgae (</w:t>
      </w:r>
      <w:r w:rsidR="00D0478A" w:rsidRPr="00AE04F7">
        <w:rPr>
          <w:sz w:val="24"/>
          <w:szCs w:val="24"/>
        </w:rPr>
        <w:t>Middelboe and Sand-Jensen 2000</w:t>
      </w:r>
      <w:r w:rsidR="0046782E" w:rsidRPr="00AE04F7">
        <w:rPr>
          <w:sz w:val="24"/>
          <w:szCs w:val="24"/>
        </w:rPr>
        <w:t>)</w:t>
      </w:r>
      <w:r w:rsidR="00DC4FE6" w:rsidRPr="00AE04F7">
        <w:rPr>
          <w:sz w:val="24"/>
          <w:szCs w:val="24"/>
        </w:rPr>
        <w:t xml:space="preserve"> also is important in the broader evaluation of eutrophication risks of oxygen depletion and kills of bottom animals and fish. </w:t>
      </w:r>
      <w:r w:rsidR="0046782E" w:rsidRPr="00AE04F7">
        <w:rPr>
          <w:sz w:val="24"/>
          <w:szCs w:val="24"/>
        </w:rPr>
        <w:t xml:space="preserve">The phytoplankton and macroalgal growth in the broad are mainly </w:t>
      </w:r>
      <w:r w:rsidR="009916B5" w:rsidRPr="00AE04F7">
        <w:rPr>
          <w:sz w:val="24"/>
          <w:szCs w:val="24"/>
        </w:rPr>
        <w:t>N-</w:t>
      </w:r>
      <w:r w:rsidR="0046782E" w:rsidRPr="00AE04F7">
        <w:rPr>
          <w:sz w:val="24"/>
          <w:szCs w:val="24"/>
        </w:rPr>
        <w:t>limited according to many bioassay growth experiments (</w:t>
      </w:r>
      <w:r w:rsidR="00D0478A" w:rsidRPr="00AE04F7">
        <w:rPr>
          <w:sz w:val="24"/>
          <w:szCs w:val="24"/>
        </w:rPr>
        <w:t>Geertz-Hansen et al. 1993, Pedersen &amp; Borum 1996</w:t>
      </w:r>
      <w:r w:rsidR="0046782E" w:rsidRPr="00AE04F7">
        <w:rPr>
          <w:sz w:val="24"/>
          <w:szCs w:val="24"/>
        </w:rPr>
        <w:t xml:space="preserve">). The outlet from Lake Arresø is a </w:t>
      </w:r>
      <w:r w:rsidR="00176DCF" w:rsidRPr="00AE04F7">
        <w:rPr>
          <w:sz w:val="24"/>
          <w:szCs w:val="24"/>
        </w:rPr>
        <w:t>major</w:t>
      </w:r>
      <w:r w:rsidR="0046782E" w:rsidRPr="00AE04F7">
        <w:rPr>
          <w:sz w:val="24"/>
          <w:szCs w:val="24"/>
        </w:rPr>
        <w:t xml:space="preserve"> nutrient source to </w:t>
      </w:r>
      <w:r w:rsidR="00044E19" w:rsidRPr="00AE04F7">
        <w:rPr>
          <w:sz w:val="24"/>
          <w:szCs w:val="24"/>
        </w:rPr>
        <w:t>Roskilde Fjord a</w:t>
      </w:r>
      <w:r w:rsidR="0046782E" w:rsidRPr="00AE04F7">
        <w:rPr>
          <w:sz w:val="24"/>
          <w:szCs w:val="24"/>
        </w:rPr>
        <w:t xml:space="preserve">nd </w:t>
      </w:r>
      <w:r w:rsidR="00810614" w:rsidRPr="00AE04F7">
        <w:rPr>
          <w:sz w:val="24"/>
          <w:szCs w:val="24"/>
        </w:rPr>
        <w:t xml:space="preserve">its </w:t>
      </w:r>
      <w:r w:rsidR="00215C2C" w:rsidRPr="00AE04F7">
        <w:rPr>
          <w:sz w:val="24"/>
          <w:szCs w:val="24"/>
        </w:rPr>
        <w:lastRenderedPageBreak/>
        <w:t>eutrophication</w:t>
      </w:r>
      <w:r w:rsidR="00810614" w:rsidRPr="00AE04F7">
        <w:rPr>
          <w:sz w:val="24"/>
          <w:szCs w:val="24"/>
        </w:rPr>
        <w:t xml:space="preserve">. While the main emphasis has been on </w:t>
      </w:r>
      <w:r w:rsidR="00176DCF" w:rsidRPr="00AE04F7">
        <w:rPr>
          <w:sz w:val="24"/>
          <w:szCs w:val="24"/>
        </w:rPr>
        <w:t xml:space="preserve">the influence of </w:t>
      </w:r>
      <w:r w:rsidR="009916B5" w:rsidRPr="00AE04F7">
        <w:rPr>
          <w:sz w:val="24"/>
          <w:szCs w:val="24"/>
        </w:rPr>
        <w:t>P</w:t>
      </w:r>
      <w:r w:rsidR="00176DCF" w:rsidRPr="00AE04F7">
        <w:rPr>
          <w:sz w:val="24"/>
          <w:szCs w:val="24"/>
        </w:rPr>
        <w:t xml:space="preserve"> on </w:t>
      </w:r>
      <w:r w:rsidR="00213361" w:rsidRPr="00AE04F7">
        <w:rPr>
          <w:sz w:val="24"/>
          <w:szCs w:val="24"/>
        </w:rPr>
        <w:t xml:space="preserve">the </w:t>
      </w:r>
      <w:r w:rsidR="00176DCF" w:rsidRPr="00AE04F7">
        <w:rPr>
          <w:sz w:val="24"/>
          <w:szCs w:val="24"/>
        </w:rPr>
        <w:t xml:space="preserve">ecological quality </w:t>
      </w:r>
      <w:r w:rsidR="00215C2C" w:rsidRPr="00AE04F7">
        <w:rPr>
          <w:sz w:val="24"/>
          <w:szCs w:val="24"/>
        </w:rPr>
        <w:t>in Lake Arresø</w:t>
      </w:r>
      <w:r w:rsidR="00810614" w:rsidRPr="00AE04F7">
        <w:rPr>
          <w:sz w:val="24"/>
          <w:szCs w:val="24"/>
        </w:rPr>
        <w:t>, the main catchment effect on Roskilde Fjord is</w:t>
      </w:r>
      <w:r w:rsidR="009916B5" w:rsidRPr="00AE04F7">
        <w:rPr>
          <w:sz w:val="24"/>
          <w:szCs w:val="24"/>
        </w:rPr>
        <w:t xml:space="preserve"> </w:t>
      </w:r>
      <w:r w:rsidR="00215C2C" w:rsidRPr="00AE04F7">
        <w:rPr>
          <w:sz w:val="24"/>
          <w:szCs w:val="24"/>
        </w:rPr>
        <w:t xml:space="preserve">the </w:t>
      </w:r>
      <w:r w:rsidR="009916B5" w:rsidRPr="00AE04F7">
        <w:rPr>
          <w:sz w:val="24"/>
          <w:szCs w:val="24"/>
        </w:rPr>
        <w:t>N</w:t>
      </w:r>
      <w:r w:rsidR="00A824C2" w:rsidRPr="00AE04F7">
        <w:rPr>
          <w:sz w:val="24"/>
          <w:szCs w:val="24"/>
        </w:rPr>
        <w:t>-</w:t>
      </w:r>
      <w:r w:rsidR="00215C2C" w:rsidRPr="00AE04F7">
        <w:rPr>
          <w:sz w:val="24"/>
          <w:szCs w:val="24"/>
        </w:rPr>
        <w:t>out</w:t>
      </w:r>
      <w:r w:rsidR="009916B5" w:rsidRPr="00AE04F7">
        <w:rPr>
          <w:sz w:val="24"/>
          <w:szCs w:val="24"/>
        </w:rPr>
        <w:t>let from Lake Arresø</w:t>
      </w:r>
      <w:r w:rsidR="00176DCF" w:rsidRPr="00AE04F7">
        <w:rPr>
          <w:sz w:val="24"/>
          <w:szCs w:val="24"/>
        </w:rPr>
        <w:t xml:space="preserve">. Nitrogen outlet from Lake Arresø </w:t>
      </w:r>
      <w:r w:rsidR="00810614" w:rsidRPr="00AE04F7">
        <w:rPr>
          <w:sz w:val="24"/>
          <w:szCs w:val="24"/>
        </w:rPr>
        <w:t xml:space="preserve">has been reduced thanks to </w:t>
      </w:r>
      <w:r w:rsidR="00D0478A" w:rsidRPr="00AE04F7">
        <w:rPr>
          <w:sz w:val="24"/>
          <w:szCs w:val="24"/>
        </w:rPr>
        <w:t xml:space="preserve">much </w:t>
      </w:r>
      <w:r w:rsidR="00810614" w:rsidRPr="00AE04F7">
        <w:rPr>
          <w:sz w:val="24"/>
          <w:szCs w:val="24"/>
        </w:rPr>
        <w:t xml:space="preserve">better sewage treatment, probably </w:t>
      </w:r>
      <w:r w:rsidR="00D0478A" w:rsidRPr="00AE04F7">
        <w:rPr>
          <w:sz w:val="24"/>
          <w:szCs w:val="24"/>
        </w:rPr>
        <w:t xml:space="preserve">slightly </w:t>
      </w:r>
      <w:r w:rsidR="00810614" w:rsidRPr="00AE04F7">
        <w:rPr>
          <w:sz w:val="24"/>
          <w:szCs w:val="24"/>
        </w:rPr>
        <w:t xml:space="preserve">lower outlet from the farmland and </w:t>
      </w:r>
      <w:r w:rsidR="001012CC" w:rsidRPr="00AE04F7">
        <w:rPr>
          <w:sz w:val="24"/>
          <w:szCs w:val="24"/>
        </w:rPr>
        <w:t>l</w:t>
      </w:r>
      <w:r w:rsidR="00810614" w:rsidRPr="00AE04F7">
        <w:rPr>
          <w:sz w:val="24"/>
          <w:szCs w:val="24"/>
        </w:rPr>
        <w:t xml:space="preserve">oss by denitrification in </w:t>
      </w:r>
      <w:r w:rsidR="009916B5" w:rsidRPr="00AE04F7">
        <w:rPr>
          <w:sz w:val="24"/>
          <w:szCs w:val="24"/>
        </w:rPr>
        <w:t xml:space="preserve">sediments of </w:t>
      </w:r>
      <w:r w:rsidR="003D380F" w:rsidRPr="00AE04F7">
        <w:rPr>
          <w:sz w:val="24"/>
          <w:szCs w:val="24"/>
        </w:rPr>
        <w:t xml:space="preserve">Lake Arresø and </w:t>
      </w:r>
      <w:r w:rsidR="00810614" w:rsidRPr="00AE04F7">
        <w:rPr>
          <w:sz w:val="24"/>
          <w:szCs w:val="24"/>
        </w:rPr>
        <w:t>newly constructed lakes. The</w:t>
      </w:r>
      <w:r w:rsidR="00D0478A" w:rsidRPr="00AE04F7">
        <w:rPr>
          <w:sz w:val="24"/>
          <w:szCs w:val="24"/>
        </w:rPr>
        <w:t xml:space="preserve"> </w:t>
      </w:r>
      <w:r w:rsidR="00810614" w:rsidRPr="00AE04F7">
        <w:rPr>
          <w:sz w:val="24"/>
          <w:szCs w:val="24"/>
        </w:rPr>
        <w:t xml:space="preserve">combined effect </w:t>
      </w:r>
      <w:r w:rsidR="00D0478A" w:rsidRPr="00AE04F7">
        <w:rPr>
          <w:sz w:val="24"/>
          <w:szCs w:val="24"/>
        </w:rPr>
        <w:t>of the</w:t>
      </w:r>
      <w:r w:rsidR="001012CC" w:rsidRPr="00AE04F7">
        <w:rPr>
          <w:sz w:val="24"/>
          <w:szCs w:val="24"/>
        </w:rPr>
        <w:t xml:space="preserve">se efforts </w:t>
      </w:r>
      <w:r w:rsidR="00844831" w:rsidRPr="00AE04F7">
        <w:rPr>
          <w:sz w:val="24"/>
          <w:szCs w:val="24"/>
        </w:rPr>
        <w:t xml:space="preserve">are unknown but </w:t>
      </w:r>
      <w:r w:rsidR="00044E19" w:rsidRPr="00AE04F7">
        <w:rPr>
          <w:sz w:val="24"/>
          <w:szCs w:val="24"/>
        </w:rPr>
        <w:t xml:space="preserve">may </w:t>
      </w:r>
      <w:r w:rsidR="00810614" w:rsidRPr="00AE04F7">
        <w:rPr>
          <w:sz w:val="24"/>
          <w:szCs w:val="24"/>
        </w:rPr>
        <w:t xml:space="preserve">appear </w:t>
      </w:r>
      <w:r w:rsidR="003D380F" w:rsidRPr="00AE04F7">
        <w:rPr>
          <w:sz w:val="24"/>
          <w:szCs w:val="24"/>
        </w:rPr>
        <w:t xml:space="preserve">as a reduced </w:t>
      </w:r>
      <w:r w:rsidR="00810614" w:rsidRPr="00AE04F7">
        <w:rPr>
          <w:sz w:val="24"/>
          <w:szCs w:val="24"/>
        </w:rPr>
        <w:t>outlet from Lake Arresø</w:t>
      </w:r>
      <w:r w:rsidR="0030655F" w:rsidRPr="00AE04F7">
        <w:rPr>
          <w:sz w:val="24"/>
          <w:szCs w:val="24"/>
        </w:rPr>
        <w:t xml:space="preserve"> </w:t>
      </w:r>
      <w:r w:rsidR="00A824C2" w:rsidRPr="00AE04F7">
        <w:rPr>
          <w:sz w:val="24"/>
          <w:szCs w:val="24"/>
        </w:rPr>
        <w:t xml:space="preserve">to the benefit </w:t>
      </w:r>
      <w:r w:rsidR="0030655F" w:rsidRPr="00AE04F7">
        <w:rPr>
          <w:sz w:val="24"/>
          <w:szCs w:val="24"/>
        </w:rPr>
        <w:t>for Roskilde Fjord.</w:t>
      </w:r>
      <w:r w:rsidR="00810614" w:rsidRPr="00AE04F7">
        <w:rPr>
          <w:sz w:val="24"/>
          <w:szCs w:val="24"/>
        </w:rPr>
        <w:t xml:space="preserve"> </w:t>
      </w:r>
    </w:p>
    <w:p w14:paraId="65909AD0" w14:textId="2986F942" w:rsidR="002223A8" w:rsidRPr="00AE04F7" w:rsidRDefault="001012CC" w:rsidP="00557C0C">
      <w:pPr>
        <w:rPr>
          <w:sz w:val="24"/>
          <w:szCs w:val="24"/>
        </w:rPr>
      </w:pPr>
      <w:r w:rsidRPr="00AE04F7">
        <w:rPr>
          <w:sz w:val="24"/>
          <w:szCs w:val="24"/>
        </w:rPr>
        <w:t xml:space="preserve">Our main objectives </w:t>
      </w:r>
      <w:r w:rsidR="00844831" w:rsidRPr="00AE04F7">
        <w:rPr>
          <w:sz w:val="24"/>
          <w:szCs w:val="24"/>
        </w:rPr>
        <w:t xml:space="preserve">were to </w:t>
      </w:r>
      <w:r w:rsidR="00A824C2" w:rsidRPr="00AE04F7">
        <w:rPr>
          <w:sz w:val="24"/>
          <w:szCs w:val="24"/>
        </w:rPr>
        <w:t xml:space="preserve">quantify </w:t>
      </w:r>
      <w:r w:rsidR="00F17B18" w:rsidRPr="00AE04F7">
        <w:rPr>
          <w:sz w:val="24"/>
          <w:szCs w:val="24"/>
        </w:rPr>
        <w:t>the external nutrient sources</w:t>
      </w:r>
      <w:r w:rsidR="00A824C2" w:rsidRPr="00AE04F7">
        <w:rPr>
          <w:sz w:val="24"/>
          <w:szCs w:val="24"/>
        </w:rPr>
        <w:t xml:space="preserve">, the nutrient </w:t>
      </w:r>
      <w:r w:rsidR="00F17B18" w:rsidRPr="00AE04F7">
        <w:rPr>
          <w:sz w:val="24"/>
          <w:szCs w:val="24"/>
        </w:rPr>
        <w:t xml:space="preserve">inputs </w:t>
      </w:r>
      <w:r w:rsidR="00844831" w:rsidRPr="00AE04F7">
        <w:rPr>
          <w:sz w:val="24"/>
          <w:szCs w:val="24"/>
        </w:rPr>
        <w:t xml:space="preserve">and nutrient outputs from </w:t>
      </w:r>
      <w:r w:rsidR="00F17B18" w:rsidRPr="00AE04F7">
        <w:rPr>
          <w:sz w:val="24"/>
          <w:szCs w:val="24"/>
        </w:rPr>
        <w:t>Lake Arresø</w:t>
      </w:r>
      <w:r w:rsidR="0030655F" w:rsidRPr="00AE04F7">
        <w:rPr>
          <w:sz w:val="24"/>
          <w:szCs w:val="24"/>
        </w:rPr>
        <w:t xml:space="preserve"> as well as </w:t>
      </w:r>
      <w:r w:rsidR="00A824C2" w:rsidRPr="00AE04F7">
        <w:rPr>
          <w:sz w:val="24"/>
          <w:szCs w:val="24"/>
        </w:rPr>
        <w:t xml:space="preserve">the coupled </w:t>
      </w:r>
      <w:r w:rsidR="00F17B18" w:rsidRPr="00AE04F7">
        <w:rPr>
          <w:sz w:val="24"/>
          <w:szCs w:val="24"/>
        </w:rPr>
        <w:t>in-lake water</w:t>
      </w:r>
      <w:r w:rsidR="00A824C2" w:rsidRPr="00AE04F7">
        <w:rPr>
          <w:sz w:val="24"/>
          <w:szCs w:val="24"/>
        </w:rPr>
        <w:t>-</w:t>
      </w:r>
      <w:r w:rsidR="00844831" w:rsidRPr="00AE04F7">
        <w:rPr>
          <w:sz w:val="24"/>
          <w:szCs w:val="24"/>
        </w:rPr>
        <w:t xml:space="preserve">sediment </w:t>
      </w:r>
      <w:r w:rsidR="00F17B18" w:rsidRPr="00AE04F7">
        <w:rPr>
          <w:sz w:val="24"/>
          <w:szCs w:val="24"/>
        </w:rPr>
        <w:t xml:space="preserve">dynamics </w:t>
      </w:r>
      <w:r w:rsidR="00A824C2" w:rsidRPr="00AE04F7">
        <w:rPr>
          <w:sz w:val="24"/>
          <w:szCs w:val="24"/>
        </w:rPr>
        <w:t xml:space="preserve">of nutrients </w:t>
      </w:r>
      <w:r w:rsidR="00F17B18" w:rsidRPr="00AE04F7">
        <w:rPr>
          <w:sz w:val="24"/>
          <w:szCs w:val="24"/>
        </w:rPr>
        <w:t xml:space="preserve">during the last 50 years. Specifically, we </w:t>
      </w:r>
      <w:r w:rsidR="002223A8" w:rsidRPr="00AE04F7">
        <w:rPr>
          <w:sz w:val="24"/>
          <w:szCs w:val="24"/>
        </w:rPr>
        <w:t>evaluate: (i)</w:t>
      </w:r>
      <w:r w:rsidR="00F17B18" w:rsidRPr="00AE04F7">
        <w:rPr>
          <w:sz w:val="24"/>
          <w:szCs w:val="24"/>
        </w:rPr>
        <w:t xml:space="preserve"> </w:t>
      </w:r>
      <w:r w:rsidR="00602CE2" w:rsidRPr="00AE04F7">
        <w:rPr>
          <w:sz w:val="24"/>
          <w:szCs w:val="24"/>
        </w:rPr>
        <w:t xml:space="preserve">the </w:t>
      </w:r>
      <w:r w:rsidR="00844831" w:rsidRPr="00AE04F7">
        <w:rPr>
          <w:sz w:val="24"/>
          <w:szCs w:val="24"/>
        </w:rPr>
        <w:t xml:space="preserve">coupling between N and P inputs and outputs, (ii) </w:t>
      </w:r>
      <w:r w:rsidR="009916B5" w:rsidRPr="00AE04F7">
        <w:rPr>
          <w:sz w:val="24"/>
          <w:szCs w:val="24"/>
        </w:rPr>
        <w:t>N and P</w:t>
      </w:r>
      <w:r w:rsidR="00F17B18" w:rsidRPr="00AE04F7">
        <w:rPr>
          <w:sz w:val="24"/>
          <w:szCs w:val="24"/>
        </w:rPr>
        <w:t xml:space="preserve"> removal in Lake Arresø and newly constructed lakes in the catchment</w:t>
      </w:r>
      <w:r w:rsidR="002223A8" w:rsidRPr="00AE04F7">
        <w:rPr>
          <w:sz w:val="24"/>
          <w:szCs w:val="24"/>
        </w:rPr>
        <w:t>, (ii</w:t>
      </w:r>
      <w:r w:rsidR="00844831" w:rsidRPr="00AE04F7">
        <w:rPr>
          <w:sz w:val="24"/>
          <w:szCs w:val="24"/>
        </w:rPr>
        <w:t>i</w:t>
      </w:r>
      <w:r w:rsidR="002223A8" w:rsidRPr="00AE04F7">
        <w:rPr>
          <w:sz w:val="24"/>
          <w:szCs w:val="24"/>
        </w:rPr>
        <w:t xml:space="preserve">) sediment </w:t>
      </w:r>
      <w:r w:rsidR="009916B5" w:rsidRPr="00AE04F7">
        <w:rPr>
          <w:sz w:val="24"/>
          <w:szCs w:val="24"/>
        </w:rPr>
        <w:t xml:space="preserve">P release </w:t>
      </w:r>
      <w:r w:rsidR="002223A8" w:rsidRPr="00AE04F7">
        <w:rPr>
          <w:sz w:val="24"/>
          <w:szCs w:val="24"/>
        </w:rPr>
        <w:t>during summer (internal loading)</w:t>
      </w:r>
      <w:r w:rsidR="002129BD" w:rsidRPr="00AE04F7">
        <w:rPr>
          <w:sz w:val="24"/>
          <w:szCs w:val="24"/>
        </w:rPr>
        <w:t xml:space="preserve"> and the </w:t>
      </w:r>
      <w:r w:rsidR="00602CE2" w:rsidRPr="00AE04F7">
        <w:rPr>
          <w:sz w:val="24"/>
          <w:szCs w:val="24"/>
        </w:rPr>
        <w:t xml:space="preserve">potential </w:t>
      </w:r>
      <w:r w:rsidR="00044E19" w:rsidRPr="00AE04F7">
        <w:rPr>
          <w:sz w:val="24"/>
          <w:szCs w:val="24"/>
        </w:rPr>
        <w:t>c</w:t>
      </w:r>
      <w:r w:rsidR="002223A8" w:rsidRPr="00AE04F7">
        <w:rPr>
          <w:sz w:val="24"/>
          <w:szCs w:val="24"/>
        </w:rPr>
        <w:t xml:space="preserve">ontribution of sediment </w:t>
      </w:r>
      <w:r w:rsidR="009916B5" w:rsidRPr="00AE04F7">
        <w:rPr>
          <w:sz w:val="24"/>
          <w:szCs w:val="24"/>
        </w:rPr>
        <w:t>P</w:t>
      </w:r>
      <w:r w:rsidR="002223A8" w:rsidRPr="00AE04F7">
        <w:rPr>
          <w:sz w:val="24"/>
          <w:szCs w:val="24"/>
        </w:rPr>
        <w:t xml:space="preserve"> pools to the lasting eutrophication</w:t>
      </w:r>
      <w:r w:rsidR="00EA7A7D" w:rsidRPr="00AE04F7">
        <w:rPr>
          <w:sz w:val="24"/>
          <w:szCs w:val="24"/>
        </w:rPr>
        <w:t xml:space="preserve">, </w:t>
      </w:r>
      <w:r w:rsidR="005F71DB" w:rsidRPr="00AE04F7">
        <w:rPr>
          <w:sz w:val="24"/>
          <w:szCs w:val="24"/>
        </w:rPr>
        <w:t xml:space="preserve">and </w:t>
      </w:r>
      <w:r w:rsidR="00EA7A7D" w:rsidRPr="00AE04F7">
        <w:rPr>
          <w:sz w:val="24"/>
          <w:szCs w:val="24"/>
        </w:rPr>
        <w:t xml:space="preserve">(iv) the </w:t>
      </w:r>
      <w:r w:rsidR="00DC4FE6" w:rsidRPr="00AE04F7">
        <w:rPr>
          <w:sz w:val="24"/>
          <w:szCs w:val="24"/>
        </w:rPr>
        <w:t xml:space="preserve">possibility of improving the ecological quality of Lake Arresø and </w:t>
      </w:r>
      <w:r w:rsidR="005F71DB" w:rsidRPr="00AE04F7">
        <w:rPr>
          <w:sz w:val="24"/>
          <w:szCs w:val="24"/>
        </w:rPr>
        <w:t xml:space="preserve">reducing </w:t>
      </w:r>
      <w:r w:rsidR="00DC4FE6" w:rsidRPr="00AE04F7">
        <w:rPr>
          <w:sz w:val="24"/>
          <w:szCs w:val="24"/>
        </w:rPr>
        <w:t xml:space="preserve">its </w:t>
      </w:r>
      <w:r w:rsidR="009454C8" w:rsidRPr="00AE04F7">
        <w:rPr>
          <w:sz w:val="24"/>
          <w:szCs w:val="24"/>
        </w:rPr>
        <w:t xml:space="preserve">N </w:t>
      </w:r>
      <w:r w:rsidR="0030655F" w:rsidRPr="00AE04F7">
        <w:rPr>
          <w:sz w:val="24"/>
          <w:szCs w:val="24"/>
        </w:rPr>
        <w:t xml:space="preserve">loss </w:t>
      </w:r>
      <w:r w:rsidR="009454C8" w:rsidRPr="00AE04F7">
        <w:rPr>
          <w:sz w:val="24"/>
          <w:szCs w:val="24"/>
        </w:rPr>
        <w:t>to the downstream estuary</w:t>
      </w:r>
      <w:r w:rsidR="002223A8" w:rsidRPr="00AE04F7">
        <w:rPr>
          <w:sz w:val="24"/>
          <w:szCs w:val="24"/>
        </w:rPr>
        <w:t xml:space="preserve">. </w:t>
      </w:r>
    </w:p>
    <w:p w14:paraId="778FF97F" w14:textId="3418014F" w:rsidR="00045849" w:rsidRPr="00AE04F7" w:rsidRDefault="002223A8" w:rsidP="00557C0C">
      <w:pPr>
        <w:rPr>
          <w:b/>
          <w:sz w:val="24"/>
          <w:szCs w:val="24"/>
        </w:rPr>
      </w:pPr>
      <w:r w:rsidRPr="00AE04F7">
        <w:rPr>
          <w:b/>
          <w:sz w:val="24"/>
          <w:szCs w:val="24"/>
        </w:rPr>
        <w:t>Materials and methods</w:t>
      </w:r>
      <w:r w:rsidR="00045849" w:rsidRPr="00AE04F7">
        <w:rPr>
          <w:b/>
          <w:sz w:val="24"/>
          <w:szCs w:val="24"/>
        </w:rPr>
        <w:t xml:space="preserve"> </w:t>
      </w:r>
    </w:p>
    <w:p w14:paraId="66AE8F0D" w14:textId="0CF2A776" w:rsidR="00614009" w:rsidRPr="00AE04F7" w:rsidRDefault="00044E19" w:rsidP="00557C0C">
      <w:pPr>
        <w:rPr>
          <w:sz w:val="24"/>
          <w:szCs w:val="24"/>
        </w:rPr>
      </w:pPr>
      <w:r w:rsidRPr="00AE04F7">
        <w:rPr>
          <w:sz w:val="24"/>
          <w:szCs w:val="24"/>
        </w:rPr>
        <w:t>Lake Arresø’s nutrient dynamic, phytoplankton chlorophyll and macrophyte vegetation were studied by several authors and agencies in the 1970</w:t>
      </w:r>
      <w:ins w:id="29" w:author="Jonas Stage Sø" w:date="2025-03-17T14:04:00Z" w16du:dateUtc="2025-03-17T13:04:00Z">
        <w:r w:rsidR="00587780" w:rsidRPr="00AE04F7">
          <w:rPr>
            <w:sz w:val="24"/>
            <w:szCs w:val="24"/>
          </w:rPr>
          <w:t>–</w:t>
        </w:r>
      </w:ins>
      <w:del w:id="30" w:author="Jonas Stage Sø" w:date="2025-03-17T14:04:00Z" w16du:dateUtc="2025-03-17T13:04:00Z">
        <w:r w:rsidRPr="00AE04F7" w:rsidDel="00587780">
          <w:rPr>
            <w:sz w:val="24"/>
            <w:szCs w:val="24"/>
          </w:rPr>
          <w:delText>-</w:delText>
        </w:r>
      </w:del>
      <w:r w:rsidRPr="00AE04F7">
        <w:rPr>
          <w:sz w:val="24"/>
          <w:szCs w:val="24"/>
        </w:rPr>
        <w:t>1980s (Andersen 1976</w:t>
      </w:r>
      <w:r w:rsidR="00B0456B" w:rsidRPr="00AE04F7">
        <w:rPr>
          <w:sz w:val="24"/>
          <w:szCs w:val="24"/>
        </w:rPr>
        <w:t>;</w:t>
      </w:r>
      <w:r w:rsidRPr="00AE04F7">
        <w:rPr>
          <w:sz w:val="24"/>
          <w:szCs w:val="24"/>
        </w:rPr>
        <w:t xml:space="preserve"> Hovedstadsrådet 1975, </w:t>
      </w:r>
      <w:r w:rsidR="009916B5" w:rsidRPr="00AE04F7">
        <w:rPr>
          <w:sz w:val="24"/>
          <w:szCs w:val="24"/>
        </w:rPr>
        <w:t xml:space="preserve">1982, </w:t>
      </w:r>
      <w:r w:rsidR="00B0456B" w:rsidRPr="00AE04F7">
        <w:rPr>
          <w:sz w:val="24"/>
          <w:szCs w:val="24"/>
        </w:rPr>
        <w:t xml:space="preserve">1988; </w:t>
      </w:r>
      <w:r w:rsidRPr="00AE04F7">
        <w:rPr>
          <w:sz w:val="24"/>
          <w:szCs w:val="24"/>
        </w:rPr>
        <w:t>Ol</w:t>
      </w:r>
      <w:r w:rsidR="00B0456B" w:rsidRPr="00AE04F7">
        <w:rPr>
          <w:sz w:val="24"/>
          <w:szCs w:val="24"/>
        </w:rPr>
        <w:t>e</w:t>
      </w:r>
      <w:r w:rsidRPr="00AE04F7">
        <w:rPr>
          <w:sz w:val="24"/>
          <w:szCs w:val="24"/>
        </w:rPr>
        <w:t>sen 1976, C</w:t>
      </w:r>
      <w:r w:rsidR="00B0456B" w:rsidRPr="00AE04F7">
        <w:rPr>
          <w:sz w:val="24"/>
          <w:szCs w:val="24"/>
        </w:rPr>
        <w:t>OWIc</w:t>
      </w:r>
      <w:r w:rsidRPr="00AE04F7">
        <w:rPr>
          <w:sz w:val="24"/>
          <w:szCs w:val="24"/>
        </w:rPr>
        <w:t>onsult 198</w:t>
      </w:r>
      <w:r w:rsidR="0030655F" w:rsidRPr="00AE04F7">
        <w:rPr>
          <w:sz w:val="24"/>
          <w:szCs w:val="24"/>
        </w:rPr>
        <w:t>9</w:t>
      </w:r>
      <w:r w:rsidRPr="00AE04F7">
        <w:rPr>
          <w:sz w:val="24"/>
          <w:szCs w:val="24"/>
        </w:rPr>
        <w:t xml:space="preserve"> and references in them). </w:t>
      </w:r>
      <w:r w:rsidR="002129BD" w:rsidRPr="00AE04F7">
        <w:rPr>
          <w:sz w:val="24"/>
          <w:szCs w:val="24"/>
        </w:rPr>
        <w:t xml:space="preserve">Early measurements accord with high standard chemical analyses (Strickland and Parsons 1968, Limnological Methods 1973). </w:t>
      </w:r>
      <w:r w:rsidRPr="00AE04F7">
        <w:rPr>
          <w:sz w:val="24"/>
          <w:szCs w:val="24"/>
        </w:rPr>
        <w:t xml:space="preserve">From the late 1980s to the early 2000s, detailed measurements </w:t>
      </w:r>
      <w:r w:rsidR="00175F13" w:rsidRPr="00AE04F7">
        <w:rPr>
          <w:sz w:val="24"/>
          <w:szCs w:val="24"/>
        </w:rPr>
        <w:t xml:space="preserve">following </w:t>
      </w:r>
      <w:r w:rsidRPr="00AE04F7">
        <w:rPr>
          <w:sz w:val="24"/>
          <w:szCs w:val="24"/>
        </w:rPr>
        <w:t xml:space="preserve">a </w:t>
      </w:r>
      <w:r w:rsidR="00F71D18" w:rsidRPr="00AE04F7">
        <w:rPr>
          <w:sz w:val="24"/>
          <w:szCs w:val="24"/>
        </w:rPr>
        <w:t xml:space="preserve">common </w:t>
      </w:r>
      <w:r w:rsidRPr="00AE04F7">
        <w:rPr>
          <w:sz w:val="24"/>
          <w:szCs w:val="24"/>
        </w:rPr>
        <w:t>program were conducted by the Frederiksborg County and, thereafter, by The Agency of Environmental Protection</w:t>
      </w:r>
      <w:r w:rsidR="00175F13" w:rsidRPr="00AE04F7">
        <w:rPr>
          <w:sz w:val="24"/>
          <w:szCs w:val="24"/>
        </w:rPr>
        <w:t xml:space="preserve"> (Lauritsen et al. </w:t>
      </w:r>
      <w:r w:rsidR="00626249" w:rsidRPr="00AE04F7">
        <w:rPr>
          <w:sz w:val="24"/>
          <w:szCs w:val="24"/>
        </w:rPr>
        <w:t>2005</w:t>
      </w:r>
      <w:r w:rsidR="00175F13" w:rsidRPr="00AE04F7">
        <w:rPr>
          <w:sz w:val="24"/>
          <w:szCs w:val="24"/>
        </w:rPr>
        <w:t>)</w:t>
      </w:r>
      <w:r w:rsidRPr="00AE04F7">
        <w:rPr>
          <w:sz w:val="24"/>
          <w:szCs w:val="24"/>
        </w:rPr>
        <w:t xml:space="preserve">. The measuring program followed the standards of the Danish National Monitoring Program (NOVANA), which has been running since 1989. It includes mid-lake </w:t>
      </w:r>
      <w:r w:rsidR="002129BD" w:rsidRPr="00AE04F7">
        <w:rPr>
          <w:sz w:val="24"/>
          <w:szCs w:val="24"/>
        </w:rPr>
        <w:t xml:space="preserve">integrated water sampling with depth in the well mixed water column </w:t>
      </w:r>
      <w:r w:rsidRPr="00AE04F7">
        <w:rPr>
          <w:sz w:val="24"/>
          <w:szCs w:val="24"/>
        </w:rPr>
        <w:t xml:space="preserve">at monthly intervals during winter and bimonthly during summer </w:t>
      </w:r>
      <w:r w:rsidR="00710DDA" w:rsidRPr="00AE04F7">
        <w:rPr>
          <w:sz w:val="24"/>
          <w:szCs w:val="24"/>
        </w:rPr>
        <w:t>(May</w:t>
      </w:r>
      <w:ins w:id="31" w:author="Jonas Stage Sø" w:date="2025-03-17T14:05:00Z" w16du:dateUtc="2025-03-17T13:05:00Z">
        <w:r w:rsidR="009D7192" w:rsidRPr="00AE04F7">
          <w:rPr>
            <w:sz w:val="24"/>
            <w:szCs w:val="24"/>
          </w:rPr>
          <w:t>–</w:t>
        </w:r>
      </w:ins>
      <w:del w:id="32" w:author="Jonas Stage Sø" w:date="2025-03-17T14:05:00Z" w16du:dateUtc="2025-03-17T13:05:00Z">
        <w:r w:rsidR="00710DDA" w:rsidRPr="00AE04F7" w:rsidDel="009D7192">
          <w:rPr>
            <w:sz w:val="24"/>
            <w:szCs w:val="24"/>
          </w:rPr>
          <w:delText>-</w:delText>
        </w:r>
      </w:del>
      <w:r w:rsidR="00710DDA" w:rsidRPr="00AE04F7">
        <w:rPr>
          <w:sz w:val="24"/>
          <w:szCs w:val="24"/>
        </w:rPr>
        <w:t xml:space="preserve">September) </w:t>
      </w:r>
      <w:r w:rsidRPr="00AE04F7">
        <w:rPr>
          <w:sz w:val="24"/>
          <w:szCs w:val="24"/>
        </w:rPr>
        <w:t>for the main physical (i.e. temperature</w:t>
      </w:r>
      <w:r w:rsidR="00FB5429" w:rsidRPr="00AE04F7">
        <w:rPr>
          <w:sz w:val="24"/>
          <w:szCs w:val="24"/>
        </w:rPr>
        <w:t>, seston concentration</w:t>
      </w:r>
      <w:r w:rsidRPr="00AE04F7">
        <w:rPr>
          <w:sz w:val="24"/>
          <w:szCs w:val="24"/>
        </w:rPr>
        <w:t xml:space="preserve"> and Secchi</w:t>
      </w:r>
      <w:r w:rsidR="00FB5429" w:rsidRPr="00AE04F7">
        <w:rPr>
          <w:sz w:val="24"/>
          <w:szCs w:val="24"/>
        </w:rPr>
        <w:t xml:space="preserve"> depth</w:t>
      </w:r>
      <w:r w:rsidRPr="00AE04F7">
        <w:rPr>
          <w:sz w:val="24"/>
          <w:szCs w:val="24"/>
        </w:rPr>
        <w:t>), biological (phytoplankton chlorophyll</w:t>
      </w:r>
      <w:r w:rsidR="00710DDA" w:rsidRPr="00AE04F7">
        <w:rPr>
          <w:sz w:val="24"/>
          <w:szCs w:val="24"/>
        </w:rPr>
        <w:t xml:space="preserve"> </w:t>
      </w:r>
      <w:r w:rsidR="00710DDA" w:rsidRPr="00AE04F7">
        <w:rPr>
          <w:i/>
          <w:sz w:val="24"/>
          <w:szCs w:val="24"/>
        </w:rPr>
        <w:t>a</w:t>
      </w:r>
      <w:r w:rsidR="00710DDA" w:rsidRPr="00AE04F7">
        <w:rPr>
          <w:sz w:val="24"/>
          <w:szCs w:val="24"/>
        </w:rPr>
        <w:t xml:space="preserve"> (Chl), </w:t>
      </w:r>
      <w:r w:rsidRPr="00AE04F7">
        <w:rPr>
          <w:sz w:val="24"/>
          <w:szCs w:val="24"/>
        </w:rPr>
        <w:t>composition and biomass) and chemical variables.</w:t>
      </w:r>
      <w:r w:rsidR="00FB5429" w:rsidRPr="00AE04F7">
        <w:rPr>
          <w:sz w:val="24"/>
          <w:szCs w:val="24"/>
        </w:rPr>
        <w:t xml:space="preserve"> The vertical light attenuation coefficients (K</w:t>
      </w:r>
      <w:r w:rsidR="00FB5429" w:rsidRPr="00AE04F7">
        <w:rPr>
          <w:sz w:val="24"/>
          <w:szCs w:val="24"/>
          <w:vertAlign w:val="subscript"/>
        </w:rPr>
        <w:t>d</w:t>
      </w:r>
      <w:r w:rsidR="00FB5429" w:rsidRPr="00AE04F7">
        <w:rPr>
          <w:sz w:val="24"/>
          <w:szCs w:val="24"/>
        </w:rPr>
        <w:t>, m</w:t>
      </w:r>
      <w:r w:rsidR="00FB5429" w:rsidRPr="00AE04F7">
        <w:rPr>
          <w:sz w:val="24"/>
          <w:szCs w:val="24"/>
          <w:vertAlign w:val="superscript"/>
        </w:rPr>
        <w:t>-1</w:t>
      </w:r>
      <w:r w:rsidR="00FB5429" w:rsidRPr="00AE04F7">
        <w:rPr>
          <w:sz w:val="24"/>
          <w:szCs w:val="24"/>
        </w:rPr>
        <w:t>)</w:t>
      </w:r>
      <w:r w:rsidRPr="00AE04F7">
        <w:rPr>
          <w:sz w:val="24"/>
          <w:szCs w:val="24"/>
        </w:rPr>
        <w:t xml:space="preserve"> </w:t>
      </w:r>
      <w:r w:rsidR="00FB5429" w:rsidRPr="00AE04F7">
        <w:rPr>
          <w:sz w:val="24"/>
          <w:szCs w:val="24"/>
        </w:rPr>
        <w:t xml:space="preserve">was estimated assuming that 15% of subsurface light remained </w:t>
      </w:r>
      <w:del w:id="33" w:author="Jonas Stage Sø" w:date="2025-03-17T14:05:00Z" w16du:dateUtc="2025-03-17T13:05:00Z">
        <w:r w:rsidR="00FB5429" w:rsidRPr="00AE04F7" w:rsidDel="000D1F61">
          <w:rPr>
            <w:sz w:val="24"/>
            <w:szCs w:val="24"/>
          </w:rPr>
          <w:delText xml:space="preserve">in </w:delText>
        </w:r>
      </w:del>
      <w:ins w:id="34" w:author="Jonas Stage Sø" w:date="2025-03-17T14:05:00Z" w16du:dateUtc="2025-03-17T13:05:00Z">
        <w:r w:rsidR="000D1F61" w:rsidRPr="00AE04F7">
          <w:rPr>
            <w:sz w:val="24"/>
            <w:szCs w:val="24"/>
          </w:rPr>
          <w:t>at</w:t>
        </w:r>
        <w:r w:rsidR="000D1F61" w:rsidRPr="00AE04F7">
          <w:rPr>
            <w:sz w:val="24"/>
            <w:szCs w:val="24"/>
          </w:rPr>
          <w:t xml:space="preserve"> </w:t>
        </w:r>
      </w:ins>
      <w:r w:rsidR="00FB5429" w:rsidRPr="00AE04F7">
        <w:rPr>
          <w:sz w:val="24"/>
          <w:szCs w:val="24"/>
        </w:rPr>
        <w:t xml:space="preserve">the Secchi-depth </w:t>
      </w:r>
      <w:r w:rsidR="0030655F" w:rsidRPr="00AE04F7">
        <w:rPr>
          <w:sz w:val="24"/>
          <w:szCs w:val="24"/>
        </w:rPr>
        <w:t xml:space="preserve">(SD) </w:t>
      </w:r>
      <w:r w:rsidR="00FB5429" w:rsidRPr="00AE04F7">
        <w:rPr>
          <w:sz w:val="24"/>
          <w:szCs w:val="24"/>
        </w:rPr>
        <w:t>and K</w:t>
      </w:r>
      <w:r w:rsidR="00FB5429" w:rsidRPr="00AE04F7">
        <w:rPr>
          <w:sz w:val="24"/>
          <w:szCs w:val="24"/>
          <w:vertAlign w:val="subscript"/>
        </w:rPr>
        <w:t>d</w:t>
      </w:r>
      <w:r w:rsidR="00FB5429" w:rsidRPr="00AE04F7">
        <w:rPr>
          <w:sz w:val="24"/>
          <w:szCs w:val="24"/>
        </w:rPr>
        <w:t xml:space="preserve"> = 1</w:t>
      </w:r>
      <w:ins w:id="35" w:author="Jonas Stage Sø" w:date="2025-03-17T14:05:00Z" w16du:dateUtc="2025-03-17T13:05:00Z">
        <w:r w:rsidR="00794B72" w:rsidRPr="00AE04F7">
          <w:rPr>
            <w:sz w:val="24"/>
            <w:szCs w:val="24"/>
          </w:rPr>
          <w:t>.</w:t>
        </w:r>
      </w:ins>
      <w:del w:id="36" w:author="Jonas Stage Sø" w:date="2025-03-17T14:05:00Z" w16du:dateUtc="2025-03-17T13:05:00Z">
        <w:r w:rsidR="00FB5429" w:rsidRPr="00AE04F7" w:rsidDel="00794B72">
          <w:rPr>
            <w:sz w:val="24"/>
            <w:szCs w:val="24"/>
          </w:rPr>
          <w:delText>,</w:delText>
        </w:r>
      </w:del>
      <w:r w:rsidR="00FB5429" w:rsidRPr="00AE04F7">
        <w:rPr>
          <w:sz w:val="24"/>
          <w:szCs w:val="24"/>
        </w:rPr>
        <w:t>897 (SD)</w:t>
      </w:r>
      <w:r w:rsidR="00FB5429" w:rsidRPr="00AE04F7">
        <w:rPr>
          <w:sz w:val="24"/>
          <w:szCs w:val="24"/>
          <w:vertAlign w:val="superscript"/>
        </w:rPr>
        <w:t>-1</w:t>
      </w:r>
      <w:r w:rsidR="00FB5429" w:rsidRPr="00AE04F7">
        <w:rPr>
          <w:sz w:val="24"/>
          <w:szCs w:val="24"/>
        </w:rPr>
        <w:t>, typical of turbid waters (</w:t>
      </w:r>
      <w:r w:rsidR="00177D0D" w:rsidRPr="00AE04F7">
        <w:rPr>
          <w:sz w:val="24"/>
          <w:szCs w:val="24"/>
        </w:rPr>
        <w:t>Wofsy 1983</w:t>
      </w:r>
      <w:r w:rsidR="00FB5429" w:rsidRPr="00AE04F7">
        <w:rPr>
          <w:sz w:val="24"/>
          <w:szCs w:val="24"/>
        </w:rPr>
        <w:t>). T</w:t>
      </w:r>
      <w:r w:rsidRPr="00AE04F7">
        <w:rPr>
          <w:sz w:val="24"/>
          <w:szCs w:val="24"/>
        </w:rPr>
        <w:t xml:space="preserve">he </w:t>
      </w:r>
      <w:r w:rsidR="002129BD" w:rsidRPr="00AE04F7">
        <w:rPr>
          <w:sz w:val="24"/>
          <w:szCs w:val="24"/>
        </w:rPr>
        <w:t xml:space="preserve">chemical analyses </w:t>
      </w:r>
      <w:r w:rsidRPr="00AE04F7">
        <w:rPr>
          <w:sz w:val="24"/>
          <w:szCs w:val="24"/>
        </w:rPr>
        <w:t>include</w:t>
      </w:r>
      <w:r w:rsidR="002129BD" w:rsidRPr="00AE04F7">
        <w:rPr>
          <w:sz w:val="24"/>
          <w:szCs w:val="24"/>
        </w:rPr>
        <w:t>d</w:t>
      </w:r>
      <w:r w:rsidRPr="00AE04F7">
        <w:rPr>
          <w:sz w:val="24"/>
          <w:szCs w:val="24"/>
        </w:rPr>
        <w:t xml:space="preserve"> </w:t>
      </w:r>
      <w:r w:rsidR="00B0456B" w:rsidRPr="00AE04F7">
        <w:rPr>
          <w:sz w:val="24"/>
          <w:szCs w:val="24"/>
        </w:rPr>
        <w:t>TP and TN</w:t>
      </w:r>
      <w:r w:rsidRPr="00AE04F7">
        <w:rPr>
          <w:sz w:val="24"/>
          <w:szCs w:val="24"/>
        </w:rPr>
        <w:t xml:space="preserve"> analy</w:t>
      </w:r>
      <w:r w:rsidR="00A824C2" w:rsidRPr="00AE04F7">
        <w:rPr>
          <w:sz w:val="24"/>
          <w:szCs w:val="24"/>
        </w:rPr>
        <w:t xml:space="preserve">ses </w:t>
      </w:r>
      <w:r w:rsidRPr="00AE04F7">
        <w:rPr>
          <w:sz w:val="24"/>
          <w:szCs w:val="24"/>
        </w:rPr>
        <w:t xml:space="preserve">by spectrophotometry after persulphate digestion (Koroleff 1969, Solorzano 1969). Inorganic phosphate, ammonia and nitrate </w:t>
      </w:r>
      <w:r w:rsidR="002129BD" w:rsidRPr="00AE04F7">
        <w:rPr>
          <w:sz w:val="24"/>
          <w:szCs w:val="24"/>
        </w:rPr>
        <w:t xml:space="preserve">were </w:t>
      </w:r>
      <w:r w:rsidRPr="00AE04F7">
        <w:rPr>
          <w:sz w:val="24"/>
          <w:szCs w:val="24"/>
        </w:rPr>
        <w:t>measured according to several authors (Murphy and Riley 1962, Strickland and Parsons 1968, Solorzano 1969). Total alkalinity was measured by acidimetric titration (Rebsdorf 197</w:t>
      </w:r>
      <w:r w:rsidR="00A824C2" w:rsidRPr="00AE04F7">
        <w:rPr>
          <w:sz w:val="24"/>
          <w:szCs w:val="24"/>
        </w:rPr>
        <w:t>2</w:t>
      </w:r>
      <w:r w:rsidRPr="00AE04F7">
        <w:rPr>
          <w:sz w:val="24"/>
          <w:szCs w:val="24"/>
        </w:rPr>
        <w:t xml:space="preserve">) and chlorophyll </w:t>
      </w:r>
      <w:r w:rsidR="00B0456B" w:rsidRPr="00AE04F7">
        <w:rPr>
          <w:sz w:val="24"/>
          <w:szCs w:val="24"/>
        </w:rPr>
        <w:t xml:space="preserve">initially </w:t>
      </w:r>
      <w:r w:rsidRPr="00AE04F7">
        <w:rPr>
          <w:sz w:val="24"/>
          <w:szCs w:val="24"/>
        </w:rPr>
        <w:t xml:space="preserve">by acetone extraction </w:t>
      </w:r>
      <w:r w:rsidR="00B0456B" w:rsidRPr="00AE04F7">
        <w:rPr>
          <w:sz w:val="24"/>
          <w:szCs w:val="24"/>
        </w:rPr>
        <w:t xml:space="preserve">on GF/C filters </w:t>
      </w:r>
      <w:r w:rsidRPr="00AE04F7">
        <w:rPr>
          <w:sz w:val="24"/>
          <w:szCs w:val="24"/>
        </w:rPr>
        <w:t>(</w:t>
      </w:r>
      <w:r w:rsidR="00614009" w:rsidRPr="00AE04F7">
        <w:rPr>
          <w:sz w:val="24"/>
          <w:szCs w:val="24"/>
        </w:rPr>
        <w:t>Golterman 1969</w:t>
      </w:r>
      <w:r w:rsidRPr="00AE04F7">
        <w:rPr>
          <w:sz w:val="24"/>
          <w:szCs w:val="24"/>
        </w:rPr>
        <w:t xml:space="preserve">) and later by ethanol extraction (Jespersen and Christoffersen </w:t>
      </w:r>
      <w:r w:rsidR="002129BD" w:rsidRPr="00AE04F7">
        <w:rPr>
          <w:sz w:val="24"/>
          <w:szCs w:val="24"/>
        </w:rPr>
        <w:t>1987</w:t>
      </w:r>
      <w:r w:rsidRPr="00AE04F7">
        <w:rPr>
          <w:sz w:val="24"/>
          <w:szCs w:val="24"/>
        </w:rPr>
        <w:t>).</w:t>
      </w:r>
    </w:p>
    <w:p w14:paraId="3435D364" w14:textId="5F6D3B9E" w:rsidR="005B7CDD" w:rsidRPr="00AE04F7" w:rsidRDefault="00614009" w:rsidP="00557C0C">
      <w:pPr>
        <w:rPr>
          <w:sz w:val="24"/>
          <w:szCs w:val="24"/>
        </w:rPr>
      </w:pPr>
      <w:r w:rsidRPr="00AE04F7">
        <w:rPr>
          <w:sz w:val="24"/>
          <w:szCs w:val="24"/>
        </w:rPr>
        <w:t>Sediment cores were sampled from the three main sediment areas outlined by C</w:t>
      </w:r>
      <w:r w:rsidR="00B0456B" w:rsidRPr="00AE04F7">
        <w:rPr>
          <w:sz w:val="24"/>
          <w:szCs w:val="24"/>
        </w:rPr>
        <w:t>OWIc</w:t>
      </w:r>
      <w:r w:rsidRPr="00AE04F7">
        <w:rPr>
          <w:sz w:val="24"/>
          <w:szCs w:val="24"/>
        </w:rPr>
        <w:t>onsult (198</w:t>
      </w:r>
      <w:r w:rsidR="0030655F" w:rsidRPr="00AE04F7">
        <w:rPr>
          <w:sz w:val="24"/>
          <w:szCs w:val="24"/>
        </w:rPr>
        <w:t>9</w:t>
      </w:r>
      <w:r w:rsidRPr="00AE04F7">
        <w:rPr>
          <w:sz w:val="24"/>
          <w:szCs w:val="24"/>
        </w:rPr>
        <w:t xml:space="preserve">) in transparent Perspex tubes (inner diameter 56 mm) using a Kajak sampler (Kajak et al. 1965). </w:t>
      </w:r>
      <w:r w:rsidR="0098416D" w:rsidRPr="00AE04F7">
        <w:rPr>
          <w:sz w:val="24"/>
          <w:szCs w:val="24"/>
        </w:rPr>
        <w:t>In 1988, four separate sediment cores were analy</w:t>
      </w:r>
      <w:r w:rsidR="0030655F" w:rsidRPr="00AE04F7">
        <w:rPr>
          <w:sz w:val="24"/>
          <w:szCs w:val="24"/>
        </w:rPr>
        <w:t>z</w:t>
      </w:r>
      <w:r w:rsidR="0098416D" w:rsidRPr="00AE04F7">
        <w:rPr>
          <w:sz w:val="24"/>
          <w:szCs w:val="24"/>
        </w:rPr>
        <w:t xml:space="preserve">ed from the </w:t>
      </w:r>
      <w:r w:rsidR="0030655F" w:rsidRPr="00AE04F7">
        <w:rPr>
          <w:sz w:val="24"/>
          <w:szCs w:val="24"/>
        </w:rPr>
        <w:t xml:space="preserve">three </w:t>
      </w:r>
      <w:r w:rsidR="0098416D" w:rsidRPr="00AE04F7">
        <w:rPr>
          <w:sz w:val="24"/>
          <w:szCs w:val="24"/>
        </w:rPr>
        <w:t xml:space="preserve">main sediment </w:t>
      </w:r>
      <w:r w:rsidR="0098416D" w:rsidRPr="00AE04F7">
        <w:rPr>
          <w:sz w:val="24"/>
          <w:szCs w:val="24"/>
        </w:rPr>
        <w:lastRenderedPageBreak/>
        <w:t>areas, but later only single cores were analy</w:t>
      </w:r>
      <w:r w:rsidR="0030655F" w:rsidRPr="00AE04F7">
        <w:rPr>
          <w:sz w:val="24"/>
          <w:szCs w:val="24"/>
        </w:rPr>
        <w:t>z</w:t>
      </w:r>
      <w:r w:rsidR="0098416D" w:rsidRPr="00AE04F7">
        <w:rPr>
          <w:sz w:val="24"/>
          <w:szCs w:val="24"/>
        </w:rPr>
        <w:t xml:space="preserve">ed from the main sediment areas. </w:t>
      </w:r>
      <w:r w:rsidRPr="00AE04F7">
        <w:rPr>
          <w:sz w:val="24"/>
          <w:szCs w:val="24"/>
        </w:rPr>
        <w:t>Sediments were sliced into six cm-depth strata (0</w:t>
      </w:r>
      <w:ins w:id="37" w:author="Jonas Stage Sø" w:date="2025-03-17T14:07:00Z" w16du:dateUtc="2025-03-17T13:07:00Z">
        <w:r w:rsidR="003B2BA2" w:rsidRPr="00AE04F7">
          <w:rPr>
            <w:sz w:val="24"/>
            <w:szCs w:val="24"/>
          </w:rPr>
          <w:t>–</w:t>
        </w:r>
      </w:ins>
      <w:del w:id="38" w:author="Jonas Stage Sø" w:date="2025-03-17T14:07:00Z" w16du:dateUtc="2025-03-17T13:07:00Z">
        <w:r w:rsidRPr="00AE04F7" w:rsidDel="003B2BA2">
          <w:rPr>
            <w:sz w:val="24"/>
            <w:szCs w:val="24"/>
          </w:rPr>
          <w:delText>-</w:delText>
        </w:r>
      </w:del>
      <w:r w:rsidRPr="00AE04F7">
        <w:rPr>
          <w:sz w:val="24"/>
          <w:szCs w:val="24"/>
        </w:rPr>
        <w:t>2, 2</w:t>
      </w:r>
      <w:ins w:id="39" w:author="Jonas Stage Sø" w:date="2025-03-17T14:07:00Z" w16du:dateUtc="2025-03-17T13:07:00Z">
        <w:r w:rsidR="003B2BA2" w:rsidRPr="00AE04F7">
          <w:rPr>
            <w:sz w:val="24"/>
            <w:szCs w:val="24"/>
          </w:rPr>
          <w:t>–</w:t>
        </w:r>
      </w:ins>
      <w:del w:id="40" w:author="Jonas Stage Sø" w:date="2025-03-17T14:07:00Z" w16du:dateUtc="2025-03-17T13:07:00Z">
        <w:r w:rsidRPr="00AE04F7" w:rsidDel="003B2BA2">
          <w:rPr>
            <w:sz w:val="24"/>
            <w:szCs w:val="24"/>
          </w:rPr>
          <w:delText>-</w:delText>
        </w:r>
      </w:del>
      <w:r w:rsidRPr="00AE04F7">
        <w:rPr>
          <w:sz w:val="24"/>
          <w:szCs w:val="24"/>
        </w:rPr>
        <w:t>5, 5</w:t>
      </w:r>
      <w:ins w:id="41" w:author="Jonas Stage Sø" w:date="2025-03-17T14:07:00Z" w16du:dateUtc="2025-03-17T13:07:00Z">
        <w:r w:rsidR="003B2BA2" w:rsidRPr="00AE04F7">
          <w:rPr>
            <w:sz w:val="24"/>
            <w:szCs w:val="24"/>
          </w:rPr>
          <w:t>–</w:t>
        </w:r>
      </w:ins>
      <w:del w:id="42" w:author="Jonas Stage Sø" w:date="2025-03-17T14:07:00Z" w16du:dateUtc="2025-03-17T13:07:00Z">
        <w:r w:rsidRPr="00AE04F7" w:rsidDel="003B2BA2">
          <w:rPr>
            <w:sz w:val="24"/>
            <w:szCs w:val="24"/>
          </w:rPr>
          <w:delText>-</w:delText>
        </w:r>
      </w:del>
      <w:r w:rsidRPr="00AE04F7">
        <w:rPr>
          <w:sz w:val="24"/>
          <w:szCs w:val="24"/>
        </w:rPr>
        <w:t>10, 10</w:t>
      </w:r>
      <w:ins w:id="43" w:author="Jonas Stage Sø" w:date="2025-03-17T14:07:00Z" w16du:dateUtc="2025-03-17T13:07:00Z">
        <w:r w:rsidR="003B2BA2" w:rsidRPr="00AE04F7">
          <w:rPr>
            <w:sz w:val="24"/>
            <w:szCs w:val="24"/>
          </w:rPr>
          <w:t>–</w:t>
        </w:r>
      </w:ins>
      <w:del w:id="44" w:author="Jonas Stage Sø" w:date="2025-03-17T14:07:00Z" w16du:dateUtc="2025-03-17T13:07:00Z">
        <w:r w:rsidRPr="00AE04F7" w:rsidDel="003B2BA2">
          <w:rPr>
            <w:sz w:val="24"/>
            <w:szCs w:val="24"/>
          </w:rPr>
          <w:delText>-</w:delText>
        </w:r>
      </w:del>
      <w:r w:rsidRPr="00AE04F7">
        <w:rPr>
          <w:sz w:val="24"/>
          <w:szCs w:val="24"/>
        </w:rPr>
        <w:t>20, 20</w:t>
      </w:r>
      <w:ins w:id="45" w:author="Jonas Stage Sø" w:date="2025-03-17T14:07:00Z" w16du:dateUtc="2025-03-17T13:07:00Z">
        <w:r w:rsidR="003B2BA2" w:rsidRPr="00AE04F7">
          <w:rPr>
            <w:sz w:val="24"/>
            <w:szCs w:val="24"/>
          </w:rPr>
          <w:t>–</w:t>
        </w:r>
      </w:ins>
      <w:del w:id="46" w:author="Jonas Stage Sø" w:date="2025-03-17T14:07:00Z" w16du:dateUtc="2025-03-17T13:07:00Z">
        <w:r w:rsidRPr="00AE04F7" w:rsidDel="003B2BA2">
          <w:rPr>
            <w:sz w:val="24"/>
            <w:szCs w:val="24"/>
          </w:rPr>
          <w:delText>-</w:delText>
        </w:r>
      </w:del>
      <w:r w:rsidRPr="00AE04F7">
        <w:rPr>
          <w:sz w:val="24"/>
          <w:szCs w:val="24"/>
        </w:rPr>
        <w:t>30 and 30</w:t>
      </w:r>
      <w:ins w:id="47" w:author="Jonas Stage Sø" w:date="2025-03-17T14:07:00Z" w16du:dateUtc="2025-03-17T13:07:00Z">
        <w:r w:rsidR="003B2BA2" w:rsidRPr="00AE04F7">
          <w:rPr>
            <w:sz w:val="24"/>
            <w:szCs w:val="24"/>
          </w:rPr>
          <w:t>–</w:t>
        </w:r>
      </w:ins>
      <w:del w:id="48" w:author="Jonas Stage Sø" w:date="2025-03-17T14:07:00Z" w16du:dateUtc="2025-03-17T13:07:00Z">
        <w:r w:rsidRPr="00AE04F7" w:rsidDel="003B2BA2">
          <w:rPr>
            <w:sz w:val="24"/>
            <w:szCs w:val="24"/>
          </w:rPr>
          <w:delText>-</w:delText>
        </w:r>
      </w:del>
      <w:r w:rsidRPr="00AE04F7">
        <w:rPr>
          <w:sz w:val="24"/>
          <w:szCs w:val="24"/>
        </w:rPr>
        <w:t>40 cm)</w:t>
      </w:r>
      <w:r w:rsidR="0098416D" w:rsidRPr="00AE04F7">
        <w:rPr>
          <w:sz w:val="24"/>
          <w:szCs w:val="24"/>
        </w:rPr>
        <w:t>, carefully mixed</w:t>
      </w:r>
      <w:r w:rsidRPr="00AE04F7">
        <w:rPr>
          <w:sz w:val="24"/>
          <w:szCs w:val="24"/>
        </w:rPr>
        <w:t xml:space="preserve"> and </w:t>
      </w:r>
      <w:del w:id="49" w:author="Jonas Stage Sø" w:date="2025-03-17T14:07:00Z" w16du:dateUtc="2025-03-17T13:07:00Z">
        <w:r w:rsidRPr="00AE04F7" w:rsidDel="003B2BA2">
          <w:rPr>
            <w:sz w:val="24"/>
            <w:szCs w:val="24"/>
          </w:rPr>
          <w:delText>analysed</w:delText>
        </w:r>
      </w:del>
      <w:ins w:id="50" w:author="Jonas Stage Sø" w:date="2025-03-17T14:07:00Z" w16du:dateUtc="2025-03-17T13:07:00Z">
        <w:r w:rsidR="003B2BA2" w:rsidRPr="00AE04F7">
          <w:rPr>
            <w:sz w:val="24"/>
            <w:szCs w:val="24"/>
          </w:rPr>
          <w:t>analyzed</w:t>
        </w:r>
      </w:ins>
      <w:r w:rsidRPr="00AE04F7">
        <w:rPr>
          <w:sz w:val="24"/>
          <w:szCs w:val="24"/>
        </w:rPr>
        <w:t xml:space="preserve"> for</w:t>
      </w:r>
      <w:r w:rsidR="0098416D" w:rsidRPr="00AE04F7">
        <w:rPr>
          <w:sz w:val="24"/>
          <w:szCs w:val="24"/>
        </w:rPr>
        <w:t xml:space="preserve"> wet weight, dry weight (DW at 105 </w:t>
      </w:r>
      <w:r w:rsidR="0030655F" w:rsidRPr="00AE04F7">
        <w:rPr>
          <w:rFonts w:cstheme="minorHAnsi"/>
          <w:sz w:val="24"/>
          <w:szCs w:val="24"/>
        </w:rPr>
        <w:t>°</w:t>
      </w:r>
      <w:r w:rsidR="00A824C2" w:rsidRPr="00AE04F7">
        <w:rPr>
          <w:sz w:val="24"/>
          <w:szCs w:val="24"/>
        </w:rPr>
        <w:t>C), organic dry weight (o</w:t>
      </w:r>
      <w:r w:rsidR="0098416D" w:rsidRPr="00AE04F7">
        <w:rPr>
          <w:sz w:val="24"/>
          <w:szCs w:val="24"/>
        </w:rPr>
        <w:t>rg DW</w:t>
      </w:r>
      <w:r w:rsidR="00B0456B" w:rsidRPr="00AE04F7">
        <w:rPr>
          <w:sz w:val="24"/>
          <w:szCs w:val="24"/>
        </w:rPr>
        <w:t xml:space="preserve"> as</w:t>
      </w:r>
      <w:r w:rsidR="0098416D" w:rsidRPr="00AE04F7">
        <w:rPr>
          <w:sz w:val="24"/>
          <w:szCs w:val="24"/>
        </w:rPr>
        <w:t xml:space="preserve"> loss on ignition at 550 </w:t>
      </w:r>
      <w:r w:rsidR="0030655F" w:rsidRPr="00AE04F7">
        <w:rPr>
          <w:rFonts w:cstheme="minorHAnsi"/>
          <w:sz w:val="24"/>
          <w:szCs w:val="24"/>
        </w:rPr>
        <w:t>°</w:t>
      </w:r>
      <w:r w:rsidR="0030655F" w:rsidRPr="00AE04F7">
        <w:rPr>
          <w:sz w:val="24"/>
          <w:szCs w:val="24"/>
        </w:rPr>
        <w:t>C</w:t>
      </w:r>
      <w:del w:id="51" w:author="Jonas Stage Sø" w:date="2025-03-17T14:07:00Z" w16du:dateUtc="2025-03-17T13:07:00Z">
        <w:r w:rsidR="0030655F" w:rsidRPr="00AE04F7" w:rsidDel="003B2BA2">
          <w:rPr>
            <w:sz w:val="24"/>
            <w:szCs w:val="24"/>
          </w:rPr>
          <w:delText xml:space="preserve"> </w:delText>
        </w:r>
      </w:del>
      <w:r w:rsidR="0098416D" w:rsidRPr="00AE04F7">
        <w:rPr>
          <w:sz w:val="24"/>
          <w:szCs w:val="24"/>
        </w:rPr>
        <w:t>). Organic carbon was estimate</w:t>
      </w:r>
      <w:r w:rsidR="00855488" w:rsidRPr="00AE04F7">
        <w:rPr>
          <w:sz w:val="24"/>
          <w:szCs w:val="24"/>
        </w:rPr>
        <w:t>d</w:t>
      </w:r>
      <w:r w:rsidR="0098416D" w:rsidRPr="00AE04F7">
        <w:rPr>
          <w:sz w:val="24"/>
          <w:szCs w:val="24"/>
        </w:rPr>
        <w:t xml:space="preserve"> a</w:t>
      </w:r>
      <w:r w:rsidR="00855488" w:rsidRPr="00AE04F7">
        <w:rPr>
          <w:sz w:val="24"/>
          <w:szCs w:val="24"/>
        </w:rPr>
        <w:t>s</w:t>
      </w:r>
      <w:r w:rsidR="00A824C2" w:rsidRPr="00AE04F7">
        <w:rPr>
          <w:sz w:val="24"/>
          <w:szCs w:val="24"/>
        </w:rPr>
        <w:t xml:space="preserve"> o</w:t>
      </w:r>
      <w:r w:rsidR="0098416D" w:rsidRPr="00AE04F7">
        <w:rPr>
          <w:sz w:val="24"/>
          <w:szCs w:val="24"/>
        </w:rPr>
        <w:t>rg DW*0.44 (</w:t>
      </w:r>
      <w:commentRangeStart w:id="52"/>
      <w:r w:rsidR="0098416D" w:rsidRPr="00AE04F7">
        <w:rPr>
          <w:sz w:val="24"/>
          <w:szCs w:val="24"/>
        </w:rPr>
        <w:t>Ref</w:t>
      </w:r>
      <w:commentRangeEnd w:id="52"/>
      <w:r w:rsidR="00A824C2" w:rsidRPr="00AE04F7">
        <w:rPr>
          <w:rStyle w:val="CommentReference"/>
          <w:sz w:val="24"/>
          <w:szCs w:val="24"/>
        </w:rPr>
        <w:commentReference w:id="52"/>
      </w:r>
      <w:r w:rsidR="0098416D" w:rsidRPr="00AE04F7">
        <w:rPr>
          <w:sz w:val="24"/>
          <w:szCs w:val="24"/>
        </w:rPr>
        <w:t>). T</w:t>
      </w:r>
      <w:r w:rsidR="00B0456B" w:rsidRPr="00AE04F7">
        <w:rPr>
          <w:sz w:val="24"/>
          <w:szCs w:val="24"/>
        </w:rPr>
        <w:t>otal nitrogen w</w:t>
      </w:r>
      <w:r w:rsidR="0098416D" w:rsidRPr="00AE04F7">
        <w:rPr>
          <w:sz w:val="24"/>
          <w:szCs w:val="24"/>
        </w:rPr>
        <w:t>as analy</w:t>
      </w:r>
      <w:r w:rsidR="0030655F" w:rsidRPr="00AE04F7">
        <w:rPr>
          <w:sz w:val="24"/>
          <w:szCs w:val="24"/>
        </w:rPr>
        <w:t>z</w:t>
      </w:r>
      <w:r w:rsidR="0098416D" w:rsidRPr="00AE04F7">
        <w:rPr>
          <w:sz w:val="24"/>
          <w:szCs w:val="24"/>
        </w:rPr>
        <w:t>ed</w:t>
      </w:r>
      <w:r w:rsidR="00262E7D" w:rsidRPr="00AE04F7">
        <w:rPr>
          <w:sz w:val="24"/>
          <w:szCs w:val="24"/>
        </w:rPr>
        <w:t xml:space="preserve"> on dried material as above, while </w:t>
      </w:r>
      <w:r w:rsidR="0098416D" w:rsidRPr="00AE04F7">
        <w:rPr>
          <w:sz w:val="24"/>
          <w:szCs w:val="24"/>
        </w:rPr>
        <w:t xml:space="preserve">TP </w:t>
      </w:r>
      <w:r w:rsidR="00262E7D" w:rsidRPr="00AE04F7">
        <w:rPr>
          <w:sz w:val="24"/>
          <w:szCs w:val="24"/>
        </w:rPr>
        <w:t>and total Fe (Fe) were analy</w:t>
      </w:r>
      <w:r w:rsidR="0030655F" w:rsidRPr="00AE04F7">
        <w:rPr>
          <w:sz w:val="24"/>
          <w:szCs w:val="24"/>
        </w:rPr>
        <w:t>z</w:t>
      </w:r>
      <w:r w:rsidR="00262E7D" w:rsidRPr="00AE04F7">
        <w:rPr>
          <w:sz w:val="24"/>
          <w:szCs w:val="24"/>
        </w:rPr>
        <w:t>ed on the a</w:t>
      </w:r>
      <w:r w:rsidR="0098416D" w:rsidRPr="00AE04F7">
        <w:rPr>
          <w:sz w:val="24"/>
          <w:szCs w:val="24"/>
        </w:rPr>
        <w:t xml:space="preserve">sh content after </w:t>
      </w:r>
      <w:r w:rsidR="000D75E7" w:rsidRPr="00AE04F7">
        <w:rPr>
          <w:sz w:val="24"/>
          <w:szCs w:val="24"/>
        </w:rPr>
        <w:t xml:space="preserve">dissolution </w:t>
      </w:r>
      <w:r w:rsidR="00262E7D" w:rsidRPr="00AE04F7">
        <w:rPr>
          <w:sz w:val="24"/>
          <w:szCs w:val="24"/>
        </w:rPr>
        <w:t>and heating i</w:t>
      </w:r>
      <w:r w:rsidR="0098416D" w:rsidRPr="00AE04F7">
        <w:rPr>
          <w:sz w:val="24"/>
          <w:szCs w:val="24"/>
        </w:rPr>
        <w:t>n HCl</w:t>
      </w:r>
      <w:r w:rsidR="00262E7D" w:rsidRPr="00AE04F7">
        <w:rPr>
          <w:sz w:val="24"/>
          <w:szCs w:val="24"/>
        </w:rPr>
        <w:t xml:space="preserve"> (Andersen 1976) followed by measurements of dissolved P by the molybdate methods (Murphy and Riley 1962) and dissolved Fe by the </w:t>
      </w:r>
      <w:del w:id="53" w:author="Jonas Stage Sø" w:date="2025-03-17T14:09:00Z" w16du:dateUtc="2025-03-17T13:09:00Z">
        <w:r w:rsidR="00262E7D" w:rsidRPr="00AE04F7" w:rsidDel="009A42AF">
          <w:rPr>
            <w:sz w:val="24"/>
            <w:szCs w:val="24"/>
          </w:rPr>
          <w:delText>bipi</w:delText>
        </w:r>
        <w:r w:rsidR="000D75E7" w:rsidRPr="00AE04F7" w:rsidDel="009A42AF">
          <w:rPr>
            <w:sz w:val="24"/>
            <w:szCs w:val="24"/>
          </w:rPr>
          <w:delText>r</w:delText>
        </w:r>
        <w:r w:rsidR="00262E7D" w:rsidRPr="00AE04F7" w:rsidDel="009A42AF">
          <w:rPr>
            <w:sz w:val="24"/>
            <w:szCs w:val="24"/>
          </w:rPr>
          <w:delText>idyl</w:delText>
        </w:r>
      </w:del>
      <w:ins w:id="54" w:author="Jonas Stage Sø" w:date="2025-03-17T14:09:00Z" w16du:dateUtc="2025-03-17T13:09:00Z">
        <w:r w:rsidR="009A42AF" w:rsidRPr="00AE04F7">
          <w:rPr>
            <w:sz w:val="24"/>
            <w:szCs w:val="24"/>
          </w:rPr>
          <w:t>bipyridyl</w:t>
        </w:r>
      </w:ins>
      <w:r w:rsidR="00262E7D" w:rsidRPr="00AE04F7">
        <w:rPr>
          <w:sz w:val="24"/>
          <w:szCs w:val="24"/>
        </w:rPr>
        <w:t xml:space="preserve"> method </w:t>
      </w:r>
      <w:r w:rsidR="000D75E7" w:rsidRPr="00AE04F7">
        <w:rPr>
          <w:sz w:val="24"/>
          <w:szCs w:val="24"/>
        </w:rPr>
        <w:t>(Hean</w:t>
      </w:r>
      <w:r w:rsidR="00175F13" w:rsidRPr="00AE04F7">
        <w:rPr>
          <w:sz w:val="24"/>
          <w:szCs w:val="24"/>
        </w:rPr>
        <w:t>e</w:t>
      </w:r>
      <w:r w:rsidR="000D75E7" w:rsidRPr="00AE04F7">
        <w:rPr>
          <w:sz w:val="24"/>
          <w:szCs w:val="24"/>
        </w:rPr>
        <w:t xml:space="preserve">y and Davidson 1977). Calcium content was measured on the ash either as weight loss on combustion at 900 </w:t>
      </w:r>
      <w:r w:rsidR="00A824C2" w:rsidRPr="00AE04F7">
        <w:rPr>
          <w:rFonts w:cstheme="minorHAnsi"/>
          <w:sz w:val="24"/>
          <w:szCs w:val="24"/>
        </w:rPr>
        <w:t>°</w:t>
      </w:r>
      <w:r w:rsidR="00A824C2" w:rsidRPr="00AE04F7">
        <w:rPr>
          <w:sz w:val="24"/>
          <w:szCs w:val="24"/>
        </w:rPr>
        <w:t xml:space="preserve">C </w:t>
      </w:r>
      <w:r w:rsidR="000D75E7" w:rsidRPr="00AE04F7">
        <w:rPr>
          <w:sz w:val="24"/>
          <w:szCs w:val="24"/>
        </w:rPr>
        <w:t xml:space="preserve">or after dissolution in HCl, adjustment to high pH and titration with EDTA (Limnological Methods 1973), </w:t>
      </w:r>
      <w:r w:rsidR="005B7CDD" w:rsidRPr="00AE04F7">
        <w:rPr>
          <w:sz w:val="24"/>
          <w:szCs w:val="24"/>
        </w:rPr>
        <w:t>The calcite content (CaCO</w:t>
      </w:r>
      <w:r w:rsidR="005B7CDD" w:rsidRPr="00AE04F7">
        <w:rPr>
          <w:sz w:val="24"/>
          <w:szCs w:val="24"/>
          <w:vertAlign w:val="subscript"/>
        </w:rPr>
        <w:t>3</w:t>
      </w:r>
      <w:r w:rsidR="005B7CDD" w:rsidRPr="00AE04F7">
        <w:rPr>
          <w:sz w:val="24"/>
          <w:szCs w:val="24"/>
        </w:rPr>
        <w:t xml:space="preserve">) </w:t>
      </w:r>
      <w:r w:rsidR="00042BA3" w:rsidRPr="00AE04F7">
        <w:rPr>
          <w:sz w:val="24"/>
          <w:szCs w:val="24"/>
        </w:rPr>
        <w:t>was</w:t>
      </w:r>
      <w:r w:rsidR="005B7CDD" w:rsidRPr="00AE04F7">
        <w:rPr>
          <w:sz w:val="24"/>
          <w:szCs w:val="24"/>
        </w:rPr>
        <w:t xml:space="preserve"> estimate</w:t>
      </w:r>
      <w:r w:rsidR="00855488" w:rsidRPr="00AE04F7">
        <w:rPr>
          <w:sz w:val="24"/>
          <w:szCs w:val="24"/>
        </w:rPr>
        <w:t>d</w:t>
      </w:r>
      <w:r w:rsidR="005B7CDD" w:rsidRPr="00AE04F7">
        <w:rPr>
          <w:sz w:val="24"/>
          <w:szCs w:val="24"/>
        </w:rPr>
        <w:t xml:space="preserve"> according to </w:t>
      </w:r>
      <w:r w:rsidR="00855488" w:rsidRPr="00AE04F7">
        <w:rPr>
          <w:sz w:val="24"/>
          <w:szCs w:val="24"/>
        </w:rPr>
        <w:t>th</w:t>
      </w:r>
      <w:r w:rsidR="001463AC" w:rsidRPr="00AE04F7">
        <w:rPr>
          <w:sz w:val="24"/>
          <w:szCs w:val="24"/>
        </w:rPr>
        <w:t xml:space="preserve">e </w:t>
      </w:r>
      <w:r w:rsidR="005B7CDD" w:rsidRPr="00AE04F7">
        <w:rPr>
          <w:sz w:val="24"/>
          <w:szCs w:val="24"/>
        </w:rPr>
        <w:t xml:space="preserve">molecular weight </w:t>
      </w:r>
      <w:r w:rsidR="00175F13" w:rsidRPr="00AE04F7">
        <w:rPr>
          <w:sz w:val="24"/>
          <w:szCs w:val="24"/>
        </w:rPr>
        <w:t xml:space="preserve">of calcite (100) </w:t>
      </w:r>
      <w:r w:rsidR="005B7CDD" w:rsidRPr="00AE04F7">
        <w:rPr>
          <w:sz w:val="24"/>
          <w:szCs w:val="24"/>
        </w:rPr>
        <w:t xml:space="preserve">by multiplying </w:t>
      </w:r>
      <w:r w:rsidR="00175F13" w:rsidRPr="00AE04F7">
        <w:rPr>
          <w:sz w:val="24"/>
          <w:szCs w:val="24"/>
        </w:rPr>
        <w:t xml:space="preserve">the </w:t>
      </w:r>
      <w:r w:rsidR="005B7CDD" w:rsidRPr="00AE04F7">
        <w:rPr>
          <w:sz w:val="24"/>
          <w:szCs w:val="24"/>
        </w:rPr>
        <w:t>Ca content</w:t>
      </w:r>
      <w:r w:rsidR="00175F13" w:rsidRPr="00AE04F7">
        <w:rPr>
          <w:sz w:val="24"/>
          <w:szCs w:val="24"/>
        </w:rPr>
        <w:t xml:space="preserve"> (atomic weight 40) </w:t>
      </w:r>
      <w:r w:rsidR="005B7CDD" w:rsidRPr="00AE04F7">
        <w:rPr>
          <w:sz w:val="24"/>
          <w:szCs w:val="24"/>
        </w:rPr>
        <w:t>by 2.5 assuming</w:t>
      </w:r>
      <w:r w:rsidR="000D75E7" w:rsidRPr="00AE04F7">
        <w:rPr>
          <w:sz w:val="24"/>
          <w:szCs w:val="24"/>
        </w:rPr>
        <w:t xml:space="preserve"> </w:t>
      </w:r>
      <w:r w:rsidR="005B7CDD" w:rsidRPr="00AE04F7">
        <w:rPr>
          <w:sz w:val="24"/>
          <w:szCs w:val="24"/>
        </w:rPr>
        <w:t xml:space="preserve">the majority </w:t>
      </w:r>
      <w:r w:rsidR="00175F13" w:rsidRPr="00AE04F7">
        <w:rPr>
          <w:sz w:val="24"/>
          <w:szCs w:val="24"/>
        </w:rPr>
        <w:t xml:space="preserve">of Ca </w:t>
      </w:r>
      <w:r w:rsidR="005B7CDD" w:rsidRPr="00AE04F7">
        <w:rPr>
          <w:sz w:val="24"/>
          <w:szCs w:val="24"/>
        </w:rPr>
        <w:t xml:space="preserve">is present as calcite. </w:t>
      </w:r>
      <w:r w:rsidR="001463AC" w:rsidRPr="00AE04F7">
        <w:rPr>
          <w:sz w:val="24"/>
          <w:szCs w:val="24"/>
        </w:rPr>
        <w:t>Calculations of pools of TP and organic content with sediment depth require knowledge of sediment density (i.e. dry mass relative to sediment volume). This data was not available, but a mean density of 1.1 g cm</w:t>
      </w:r>
      <w:r w:rsidR="001463AC" w:rsidRPr="00AE04F7">
        <w:rPr>
          <w:sz w:val="24"/>
          <w:szCs w:val="24"/>
          <w:vertAlign w:val="superscript"/>
        </w:rPr>
        <w:t>-3</w:t>
      </w:r>
      <w:r w:rsidR="001463AC" w:rsidRPr="00AE04F7">
        <w:rPr>
          <w:sz w:val="24"/>
          <w:szCs w:val="24"/>
        </w:rPr>
        <w:t xml:space="preserve"> was used in all calculations. This value is close to values (1.07</w:t>
      </w:r>
      <w:ins w:id="55" w:author="Jonas Stage Sø" w:date="2025-03-17T14:11:00Z" w16du:dateUtc="2025-03-17T13:11:00Z">
        <w:r w:rsidR="0093635C" w:rsidRPr="00AE04F7">
          <w:rPr>
            <w:sz w:val="24"/>
            <w:szCs w:val="24"/>
          </w:rPr>
          <w:t>–</w:t>
        </w:r>
      </w:ins>
      <w:del w:id="56" w:author="Jonas Stage Sø" w:date="2025-03-17T14:10:00Z" w16du:dateUtc="2025-03-17T13:10:00Z">
        <w:r w:rsidR="001463AC" w:rsidRPr="00AE04F7" w:rsidDel="0093635C">
          <w:rPr>
            <w:sz w:val="24"/>
            <w:szCs w:val="24"/>
          </w:rPr>
          <w:delText>-</w:delText>
        </w:r>
      </w:del>
      <w:r w:rsidR="001463AC" w:rsidRPr="00AE04F7">
        <w:rPr>
          <w:sz w:val="24"/>
          <w:szCs w:val="24"/>
        </w:rPr>
        <w:t>1.11 g cm</w:t>
      </w:r>
      <w:r w:rsidR="001463AC" w:rsidRPr="00AE04F7">
        <w:rPr>
          <w:sz w:val="24"/>
          <w:szCs w:val="24"/>
          <w:vertAlign w:val="superscript"/>
        </w:rPr>
        <w:t>-3</w:t>
      </w:r>
      <w:r w:rsidR="001463AC" w:rsidRPr="00AE04F7">
        <w:rPr>
          <w:sz w:val="24"/>
          <w:szCs w:val="24"/>
        </w:rPr>
        <w:t xml:space="preserve">) calculated for the 1988 data </w:t>
      </w:r>
      <w:r w:rsidR="0030655F" w:rsidRPr="00AE04F7">
        <w:rPr>
          <w:sz w:val="24"/>
          <w:szCs w:val="24"/>
        </w:rPr>
        <w:t xml:space="preserve">set </w:t>
      </w:r>
      <w:r w:rsidR="001463AC" w:rsidRPr="00AE04F7">
        <w:rPr>
          <w:sz w:val="24"/>
          <w:szCs w:val="24"/>
        </w:rPr>
        <w:t>setting volume density of inorganic matter at 2.6 g cm</w:t>
      </w:r>
      <w:r w:rsidR="001463AC" w:rsidRPr="00AE04F7">
        <w:rPr>
          <w:sz w:val="24"/>
          <w:szCs w:val="24"/>
          <w:vertAlign w:val="superscript"/>
        </w:rPr>
        <w:t>-3</w:t>
      </w:r>
      <w:r w:rsidR="001463AC" w:rsidRPr="00AE04F7">
        <w:rPr>
          <w:sz w:val="24"/>
          <w:szCs w:val="24"/>
        </w:rPr>
        <w:t xml:space="preserve"> and organic matter at 1.05 g cm</w:t>
      </w:r>
      <w:r w:rsidR="001463AC" w:rsidRPr="00AE04F7">
        <w:rPr>
          <w:sz w:val="24"/>
          <w:szCs w:val="24"/>
          <w:vertAlign w:val="superscript"/>
        </w:rPr>
        <w:t>-3</w:t>
      </w:r>
      <w:r w:rsidR="001463AC" w:rsidRPr="00AE04F7">
        <w:rPr>
          <w:sz w:val="24"/>
          <w:szCs w:val="24"/>
        </w:rPr>
        <w:t xml:space="preserve"> following Søndergaard et al. (1993).</w:t>
      </w:r>
    </w:p>
    <w:p w14:paraId="69637877" w14:textId="4FF9FE6A" w:rsidR="00045849" w:rsidRPr="00AE04F7" w:rsidRDefault="005B7CDD" w:rsidP="00557C0C">
      <w:pPr>
        <w:rPr>
          <w:sz w:val="24"/>
          <w:szCs w:val="24"/>
        </w:rPr>
      </w:pPr>
      <w:r w:rsidRPr="00AE04F7">
        <w:rPr>
          <w:sz w:val="24"/>
          <w:szCs w:val="24"/>
        </w:rPr>
        <w:t xml:space="preserve">Fractionation of P in the calcareous sediments of Lake Arresø was performed in 1988 and 1993 </w:t>
      </w:r>
      <w:r w:rsidR="005A66A4" w:rsidRPr="00AE04F7">
        <w:rPr>
          <w:sz w:val="24"/>
          <w:szCs w:val="24"/>
        </w:rPr>
        <w:t xml:space="preserve">and mostly followed Hieltjes &amp; Lijklema (1980) by </w:t>
      </w:r>
      <w:r w:rsidRPr="00AE04F7">
        <w:rPr>
          <w:sz w:val="24"/>
          <w:szCs w:val="24"/>
        </w:rPr>
        <w:t xml:space="preserve">stepwise </w:t>
      </w:r>
      <w:r w:rsidR="005A66A4" w:rsidRPr="00AE04F7">
        <w:rPr>
          <w:sz w:val="24"/>
          <w:szCs w:val="24"/>
        </w:rPr>
        <w:t xml:space="preserve">extraction </w:t>
      </w:r>
      <w:r w:rsidRPr="00AE04F7">
        <w:rPr>
          <w:sz w:val="24"/>
          <w:szCs w:val="24"/>
        </w:rPr>
        <w:t>of P in NH</w:t>
      </w:r>
      <w:r w:rsidRPr="00AE04F7">
        <w:rPr>
          <w:sz w:val="24"/>
          <w:szCs w:val="24"/>
          <w:vertAlign w:val="subscript"/>
        </w:rPr>
        <w:t>4</w:t>
      </w:r>
      <w:r w:rsidRPr="00AE04F7">
        <w:rPr>
          <w:sz w:val="24"/>
          <w:szCs w:val="24"/>
        </w:rPr>
        <w:t xml:space="preserve">CL (accounting for P loosely adsorbed to organic matter, </w:t>
      </w:r>
      <w:r w:rsidR="003657D3" w:rsidRPr="00AE04F7">
        <w:rPr>
          <w:sz w:val="24"/>
          <w:szCs w:val="24"/>
        </w:rPr>
        <w:t xml:space="preserve">clay and </w:t>
      </w:r>
      <w:r w:rsidR="00175F13" w:rsidRPr="00AE04F7">
        <w:rPr>
          <w:sz w:val="24"/>
          <w:szCs w:val="24"/>
        </w:rPr>
        <w:t>calcite</w:t>
      </w:r>
      <w:r w:rsidR="00993A32" w:rsidRPr="00AE04F7">
        <w:rPr>
          <w:sz w:val="24"/>
          <w:szCs w:val="24"/>
        </w:rPr>
        <w:t>)</w:t>
      </w:r>
      <w:r w:rsidR="003657D3" w:rsidRPr="00AE04F7">
        <w:rPr>
          <w:sz w:val="24"/>
          <w:szCs w:val="24"/>
        </w:rPr>
        <w:t xml:space="preserve">, </w:t>
      </w:r>
      <w:r w:rsidR="00B0456B" w:rsidRPr="00AE04F7">
        <w:rPr>
          <w:sz w:val="24"/>
          <w:szCs w:val="24"/>
        </w:rPr>
        <w:t xml:space="preserve">extraction </w:t>
      </w:r>
      <w:r w:rsidR="003657D3" w:rsidRPr="00AE04F7">
        <w:rPr>
          <w:sz w:val="24"/>
          <w:szCs w:val="24"/>
        </w:rPr>
        <w:t xml:space="preserve">in NaOH (accounting for </w:t>
      </w:r>
      <w:r w:rsidR="00175F13" w:rsidRPr="00AE04F7">
        <w:rPr>
          <w:sz w:val="24"/>
          <w:szCs w:val="24"/>
        </w:rPr>
        <w:t xml:space="preserve">adsorbed P to </w:t>
      </w:r>
      <w:r w:rsidR="003657D3" w:rsidRPr="00AE04F7">
        <w:rPr>
          <w:sz w:val="24"/>
          <w:szCs w:val="24"/>
        </w:rPr>
        <w:t>Al</w:t>
      </w:r>
      <w:r w:rsidR="00175F13" w:rsidRPr="00AE04F7">
        <w:rPr>
          <w:sz w:val="24"/>
          <w:szCs w:val="24"/>
        </w:rPr>
        <w:t>(OH)</w:t>
      </w:r>
      <w:r w:rsidR="00175F13" w:rsidRPr="00AE04F7">
        <w:rPr>
          <w:sz w:val="24"/>
          <w:szCs w:val="24"/>
          <w:vertAlign w:val="subscript"/>
        </w:rPr>
        <w:t>3</w:t>
      </w:r>
      <w:r w:rsidR="00175F13" w:rsidRPr="00AE04F7">
        <w:rPr>
          <w:sz w:val="24"/>
          <w:szCs w:val="24"/>
        </w:rPr>
        <w:t xml:space="preserve"> and Fe(OH)</w:t>
      </w:r>
      <w:r w:rsidR="00175F13" w:rsidRPr="00AE04F7">
        <w:rPr>
          <w:sz w:val="24"/>
          <w:szCs w:val="24"/>
          <w:vertAlign w:val="subscript"/>
        </w:rPr>
        <w:t>3</w:t>
      </w:r>
      <w:r w:rsidR="00175F13" w:rsidRPr="00AE04F7">
        <w:rPr>
          <w:sz w:val="24"/>
          <w:szCs w:val="24"/>
        </w:rPr>
        <w:t xml:space="preserve">) and </w:t>
      </w:r>
      <w:r w:rsidR="00B0456B" w:rsidRPr="00AE04F7">
        <w:rPr>
          <w:sz w:val="24"/>
          <w:szCs w:val="24"/>
        </w:rPr>
        <w:t xml:space="preserve">extraction </w:t>
      </w:r>
      <w:r w:rsidR="003657D3" w:rsidRPr="00AE04F7">
        <w:rPr>
          <w:sz w:val="24"/>
          <w:szCs w:val="24"/>
        </w:rPr>
        <w:t xml:space="preserve">in HCl (accounting </w:t>
      </w:r>
      <w:r w:rsidR="00B0456B" w:rsidRPr="00AE04F7">
        <w:rPr>
          <w:sz w:val="24"/>
          <w:szCs w:val="24"/>
        </w:rPr>
        <w:t xml:space="preserve">for </w:t>
      </w:r>
      <w:r w:rsidR="003657D3" w:rsidRPr="00AE04F7">
        <w:rPr>
          <w:sz w:val="24"/>
          <w:szCs w:val="24"/>
        </w:rPr>
        <w:t xml:space="preserve">Ca-P and Mg-P). </w:t>
      </w:r>
      <w:r w:rsidR="00175F13" w:rsidRPr="00AE04F7">
        <w:rPr>
          <w:sz w:val="24"/>
          <w:szCs w:val="24"/>
        </w:rPr>
        <w:t xml:space="preserve">TP minus the above fractions is </w:t>
      </w:r>
      <w:r w:rsidR="003657D3" w:rsidRPr="00AE04F7">
        <w:rPr>
          <w:sz w:val="24"/>
          <w:szCs w:val="24"/>
        </w:rPr>
        <w:t xml:space="preserve">Residual-P </w:t>
      </w:r>
      <w:r w:rsidR="00175F13" w:rsidRPr="00AE04F7">
        <w:rPr>
          <w:sz w:val="24"/>
          <w:szCs w:val="24"/>
        </w:rPr>
        <w:t xml:space="preserve">and </w:t>
      </w:r>
      <w:r w:rsidR="00347380" w:rsidRPr="00AE04F7">
        <w:rPr>
          <w:sz w:val="24"/>
          <w:szCs w:val="24"/>
        </w:rPr>
        <w:t xml:space="preserve">is mainly </w:t>
      </w:r>
      <w:r w:rsidR="00855488" w:rsidRPr="00AE04F7">
        <w:rPr>
          <w:sz w:val="24"/>
          <w:szCs w:val="24"/>
        </w:rPr>
        <w:t>im</w:t>
      </w:r>
      <w:r w:rsidR="003657D3" w:rsidRPr="00AE04F7">
        <w:rPr>
          <w:sz w:val="24"/>
          <w:szCs w:val="24"/>
        </w:rPr>
        <w:t xml:space="preserve">mobile and refractory organic P. Traditionally exchangeable P </w:t>
      </w:r>
      <w:r w:rsidR="00B0456B" w:rsidRPr="00AE04F7">
        <w:rPr>
          <w:sz w:val="24"/>
          <w:szCs w:val="24"/>
        </w:rPr>
        <w:t>is</w:t>
      </w:r>
      <w:r w:rsidR="005A66A4" w:rsidRPr="00AE04F7">
        <w:rPr>
          <w:sz w:val="24"/>
          <w:szCs w:val="24"/>
        </w:rPr>
        <w:t xml:space="preserve"> regarded as </w:t>
      </w:r>
      <w:r w:rsidR="00B0456B" w:rsidRPr="00AE04F7">
        <w:rPr>
          <w:sz w:val="24"/>
          <w:szCs w:val="24"/>
        </w:rPr>
        <w:t xml:space="preserve">the sum of </w:t>
      </w:r>
      <w:r w:rsidR="003657D3" w:rsidRPr="00AE04F7">
        <w:rPr>
          <w:sz w:val="24"/>
          <w:szCs w:val="24"/>
        </w:rPr>
        <w:t>adsorbed-P</w:t>
      </w:r>
      <w:r w:rsidR="00B0456B" w:rsidRPr="00AE04F7">
        <w:rPr>
          <w:sz w:val="24"/>
          <w:szCs w:val="24"/>
        </w:rPr>
        <w:t xml:space="preserve"> and mobile </w:t>
      </w:r>
      <w:r w:rsidR="005A66A4" w:rsidRPr="00AE04F7">
        <w:rPr>
          <w:sz w:val="24"/>
          <w:szCs w:val="24"/>
        </w:rPr>
        <w:t xml:space="preserve">Fe-P </w:t>
      </w:r>
      <w:r w:rsidR="00B0456B" w:rsidRPr="00AE04F7">
        <w:rPr>
          <w:sz w:val="24"/>
          <w:szCs w:val="24"/>
        </w:rPr>
        <w:t xml:space="preserve">and </w:t>
      </w:r>
      <w:r w:rsidR="005A66A4" w:rsidRPr="00AE04F7">
        <w:rPr>
          <w:sz w:val="24"/>
          <w:szCs w:val="24"/>
        </w:rPr>
        <w:t>organic P.</w:t>
      </w:r>
      <w:r w:rsidR="00614009" w:rsidRPr="00AE04F7">
        <w:rPr>
          <w:sz w:val="24"/>
          <w:szCs w:val="24"/>
        </w:rPr>
        <w:t xml:space="preserve"> </w:t>
      </w:r>
      <w:r w:rsidR="005A66A4" w:rsidRPr="00AE04F7">
        <w:rPr>
          <w:sz w:val="24"/>
          <w:szCs w:val="24"/>
        </w:rPr>
        <w:t xml:space="preserve">However, evaluation of mobile P according to dissolution by different solvents is not straightforward as </w:t>
      </w:r>
      <w:r w:rsidR="00347380" w:rsidRPr="00AE04F7">
        <w:rPr>
          <w:sz w:val="24"/>
          <w:szCs w:val="24"/>
        </w:rPr>
        <w:t xml:space="preserve">extraction methods depend on the type of sediment and P-binding </w:t>
      </w:r>
      <w:r w:rsidR="005A66A4" w:rsidRPr="00AE04F7">
        <w:rPr>
          <w:sz w:val="24"/>
          <w:szCs w:val="24"/>
        </w:rPr>
        <w:t>depends on pH and redox con</w:t>
      </w:r>
      <w:r w:rsidR="002F4739" w:rsidRPr="00AE04F7">
        <w:rPr>
          <w:sz w:val="24"/>
          <w:szCs w:val="24"/>
        </w:rPr>
        <w:t>d</w:t>
      </w:r>
      <w:r w:rsidR="005A66A4" w:rsidRPr="00AE04F7">
        <w:rPr>
          <w:sz w:val="24"/>
          <w:szCs w:val="24"/>
        </w:rPr>
        <w:t xml:space="preserve">itions (Søndergaard et al. 2003). </w:t>
      </w:r>
      <w:r w:rsidR="00044E19" w:rsidRPr="00AE04F7">
        <w:rPr>
          <w:sz w:val="24"/>
          <w:szCs w:val="24"/>
        </w:rPr>
        <w:t xml:space="preserve"> </w:t>
      </w:r>
    </w:p>
    <w:p w14:paraId="3347A826" w14:textId="36498BF7" w:rsidR="008C04AF" w:rsidRPr="00AE04F7" w:rsidRDefault="00347380" w:rsidP="00557C0C">
      <w:pPr>
        <w:rPr>
          <w:sz w:val="24"/>
          <w:szCs w:val="24"/>
        </w:rPr>
      </w:pPr>
      <w:r w:rsidRPr="00AE04F7">
        <w:rPr>
          <w:sz w:val="24"/>
          <w:szCs w:val="24"/>
        </w:rPr>
        <w:t>Mass balance calculations were based on 18</w:t>
      </w:r>
      <w:ins w:id="57" w:author="Jonas Stage Sø" w:date="2025-03-17T14:12:00Z" w16du:dateUtc="2025-03-17T13:12:00Z">
        <w:r w:rsidR="005E4EF2" w:rsidRPr="00AE04F7">
          <w:rPr>
            <w:sz w:val="24"/>
            <w:szCs w:val="24"/>
          </w:rPr>
          <w:t>–</w:t>
        </w:r>
      </w:ins>
      <w:del w:id="58" w:author="Jonas Stage Sø" w:date="2025-03-17T14:12:00Z" w16du:dateUtc="2025-03-17T13:12:00Z">
        <w:r w:rsidRPr="00AE04F7" w:rsidDel="005E4EF2">
          <w:rPr>
            <w:sz w:val="24"/>
            <w:szCs w:val="24"/>
          </w:rPr>
          <w:delText>-</w:delText>
        </w:r>
      </w:del>
      <w:r w:rsidRPr="00AE04F7">
        <w:rPr>
          <w:sz w:val="24"/>
          <w:szCs w:val="24"/>
        </w:rPr>
        <w:t>24 annual samplings in the four main inlets and the single outlet from Lake Arresø. Nutrient transport was calculated by multiplying TP and TN concentrations with water discharge</w:t>
      </w:r>
      <w:r w:rsidR="006326C5" w:rsidRPr="00AE04F7">
        <w:rPr>
          <w:sz w:val="24"/>
          <w:szCs w:val="24"/>
        </w:rPr>
        <w:t xml:space="preserve"> (Q)</w:t>
      </w:r>
      <w:r w:rsidRPr="00AE04F7">
        <w:rPr>
          <w:sz w:val="24"/>
          <w:szCs w:val="24"/>
        </w:rPr>
        <w:t xml:space="preserve">. Discharge was </w:t>
      </w:r>
      <w:r w:rsidR="002F4739" w:rsidRPr="00AE04F7">
        <w:rPr>
          <w:sz w:val="24"/>
          <w:szCs w:val="24"/>
        </w:rPr>
        <w:t>calculated e</w:t>
      </w:r>
      <w:r w:rsidRPr="00AE04F7">
        <w:rPr>
          <w:sz w:val="24"/>
          <w:szCs w:val="24"/>
        </w:rPr>
        <w:t>very hour and integrated to daily values at permanent hydrometric stations con</w:t>
      </w:r>
      <w:r w:rsidR="002F4739" w:rsidRPr="00AE04F7">
        <w:rPr>
          <w:sz w:val="24"/>
          <w:szCs w:val="24"/>
        </w:rPr>
        <w:t xml:space="preserve">stantly </w:t>
      </w:r>
      <w:r w:rsidRPr="00AE04F7">
        <w:rPr>
          <w:sz w:val="24"/>
          <w:szCs w:val="24"/>
        </w:rPr>
        <w:t>recording water level</w:t>
      </w:r>
      <w:r w:rsidR="006326C5" w:rsidRPr="00AE04F7">
        <w:rPr>
          <w:sz w:val="24"/>
          <w:szCs w:val="24"/>
        </w:rPr>
        <w:t xml:space="preserve"> (H) in the inlet and outlet streams and calibrating the </w:t>
      </w:r>
      <w:r w:rsidR="002F4739" w:rsidRPr="00AE04F7">
        <w:rPr>
          <w:sz w:val="24"/>
          <w:szCs w:val="24"/>
        </w:rPr>
        <w:t>Q-</w:t>
      </w:r>
      <w:r w:rsidR="006326C5" w:rsidRPr="00AE04F7">
        <w:rPr>
          <w:sz w:val="24"/>
          <w:szCs w:val="24"/>
        </w:rPr>
        <w:t xml:space="preserve">log H relationships over the year </w:t>
      </w:r>
      <w:r w:rsidR="002F4739" w:rsidRPr="00AE04F7">
        <w:rPr>
          <w:sz w:val="24"/>
          <w:szCs w:val="24"/>
        </w:rPr>
        <w:t xml:space="preserve">by </w:t>
      </w:r>
      <w:r w:rsidR="006326C5" w:rsidRPr="00AE04F7">
        <w:rPr>
          <w:sz w:val="24"/>
          <w:szCs w:val="24"/>
        </w:rPr>
        <w:t xml:space="preserve">direct measurements of Q using mechanical and electromagnetic current meters. </w:t>
      </w:r>
      <w:r w:rsidR="00D662E1" w:rsidRPr="00AE04F7">
        <w:rPr>
          <w:sz w:val="24"/>
          <w:szCs w:val="24"/>
        </w:rPr>
        <w:t xml:space="preserve">Nutrient concentrations </w:t>
      </w:r>
      <w:r w:rsidR="00832EEF" w:rsidRPr="00AE04F7">
        <w:rPr>
          <w:sz w:val="24"/>
          <w:szCs w:val="24"/>
        </w:rPr>
        <w:t xml:space="preserve">were </w:t>
      </w:r>
      <w:r w:rsidR="00D662E1" w:rsidRPr="00AE04F7">
        <w:rPr>
          <w:sz w:val="24"/>
          <w:szCs w:val="24"/>
        </w:rPr>
        <w:t xml:space="preserve">interpolated linearly between measurements. </w:t>
      </w:r>
      <w:r w:rsidR="006326C5" w:rsidRPr="00AE04F7">
        <w:rPr>
          <w:sz w:val="24"/>
          <w:szCs w:val="24"/>
        </w:rPr>
        <w:t xml:space="preserve">A small </w:t>
      </w:r>
      <w:r w:rsidR="00670BB8" w:rsidRPr="00AE04F7">
        <w:rPr>
          <w:sz w:val="24"/>
          <w:szCs w:val="24"/>
        </w:rPr>
        <w:t xml:space="preserve">northern </w:t>
      </w:r>
      <w:r w:rsidR="006326C5" w:rsidRPr="00AE04F7">
        <w:rPr>
          <w:sz w:val="24"/>
          <w:szCs w:val="24"/>
        </w:rPr>
        <w:t xml:space="preserve">part of the catchment </w:t>
      </w:r>
      <w:r w:rsidR="008C04AF" w:rsidRPr="00AE04F7">
        <w:rPr>
          <w:sz w:val="24"/>
          <w:szCs w:val="24"/>
        </w:rPr>
        <w:t>(Asserbo region</w:t>
      </w:r>
      <w:r w:rsidR="00A36463" w:rsidRPr="00AE04F7">
        <w:rPr>
          <w:sz w:val="24"/>
          <w:szCs w:val="24"/>
        </w:rPr>
        <w:t xml:space="preserve">) </w:t>
      </w:r>
      <w:r w:rsidR="006326C5" w:rsidRPr="00AE04F7">
        <w:rPr>
          <w:sz w:val="24"/>
          <w:szCs w:val="24"/>
        </w:rPr>
        <w:t xml:space="preserve">with </w:t>
      </w:r>
      <w:r w:rsidR="00A36463" w:rsidRPr="00AE04F7">
        <w:rPr>
          <w:sz w:val="24"/>
          <w:szCs w:val="24"/>
        </w:rPr>
        <w:t>sandy</w:t>
      </w:r>
      <w:r w:rsidR="006326C5" w:rsidRPr="00AE04F7">
        <w:rPr>
          <w:sz w:val="24"/>
          <w:szCs w:val="24"/>
        </w:rPr>
        <w:t xml:space="preserve"> soils drains </w:t>
      </w:r>
      <w:r w:rsidR="008C04AF" w:rsidRPr="00AE04F7">
        <w:rPr>
          <w:sz w:val="24"/>
          <w:szCs w:val="24"/>
        </w:rPr>
        <w:t xml:space="preserve">by subsurface flow </w:t>
      </w:r>
      <w:r w:rsidR="006326C5" w:rsidRPr="00AE04F7">
        <w:rPr>
          <w:sz w:val="24"/>
          <w:szCs w:val="24"/>
        </w:rPr>
        <w:t xml:space="preserve">into Lake Arresø. Its nutrient input was added using TP and TN concentrations from an adjacent similar area with surface flow and </w:t>
      </w:r>
      <w:r w:rsidR="002F4739" w:rsidRPr="00AE04F7">
        <w:rPr>
          <w:sz w:val="24"/>
          <w:szCs w:val="24"/>
        </w:rPr>
        <w:t xml:space="preserve">the </w:t>
      </w:r>
      <w:r w:rsidR="006326C5" w:rsidRPr="00AE04F7">
        <w:rPr>
          <w:sz w:val="24"/>
          <w:szCs w:val="24"/>
        </w:rPr>
        <w:t xml:space="preserve">discharge calculated from the </w:t>
      </w:r>
      <w:r w:rsidR="002F4739" w:rsidRPr="00AE04F7">
        <w:rPr>
          <w:sz w:val="24"/>
          <w:szCs w:val="24"/>
        </w:rPr>
        <w:t xml:space="preserve">actual surface area </w:t>
      </w:r>
      <w:r w:rsidR="00EA5D85" w:rsidRPr="00AE04F7">
        <w:rPr>
          <w:sz w:val="24"/>
          <w:szCs w:val="24"/>
        </w:rPr>
        <w:t xml:space="preserve">and its </w:t>
      </w:r>
      <w:r w:rsidR="00832EEF" w:rsidRPr="00AE04F7">
        <w:rPr>
          <w:sz w:val="24"/>
          <w:szCs w:val="24"/>
        </w:rPr>
        <w:t xml:space="preserve">difference </w:t>
      </w:r>
      <w:r w:rsidR="00F71D18" w:rsidRPr="00AE04F7">
        <w:rPr>
          <w:sz w:val="24"/>
          <w:szCs w:val="24"/>
        </w:rPr>
        <w:t>between precipitation and evapotranspiration</w:t>
      </w:r>
      <w:r w:rsidR="00832EEF" w:rsidRPr="00AE04F7">
        <w:rPr>
          <w:sz w:val="24"/>
          <w:szCs w:val="24"/>
        </w:rPr>
        <w:t xml:space="preserve">; the water balance was </w:t>
      </w:r>
      <w:r w:rsidR="002F4739" w:rsidRPr="00AE04F7">
        <w:rPr>
          <w:sz w:val="24"/>
          <w:szCs w:val="24"/>
        </w:rPr>
        <w:t xml:space="preserve">validated by the lake’s </w:t>
      </w:r>
      <w:r w:rsidR="006326C5" w:rsidRPr="00AE04F7">
        <w:rPr>
          <w:sz w:val="24"/>
          <w:szCs w:val="24"/>
        </w:rPr>
        <w:t xml:space="preserve">water balance </w:t>
      </w:r>
      <w:r w:rsidR="008C04AF" w:rsidRPr="00AE04F7">
        <w:rPr>
          <w:sz w:val="24"/>
          <w:szCs w:val="24"/>
        </w:rPr>
        <w:t xml:space="preserve">that </w:t>
      </w:r>
      <w:r w:rsidR="006326C5" w:rsidRPr="00AE04F7">
        <w:rPr>
          <w:sz w:val="24"/>
          <w:szCs w:val="24"/>
        </w:rPr>
        <w:t>account</w:t>
      </w:r>
      <w:r w:rsidR="008C04AF" w:rsidRPr="00AE04F7">
        <w:rPr>
          <w:sz w:val="24"/>
          <w:szCs w:val="24"/>
        </w:rPr>
        <w:t>ed</w:t>
      </w:r>
      <w:r w:rsidR="006326C5" w:rsidRPr="00AE04F7">
        <w:rPr>
          <w:sz w:val="24"/>
          <w:szCs w:val="24"/>
        </w:rPr>
        <w:t xml:space="preserve"> for surface inlets and outlets</w:t>
      </w:r>
      <w:r w:rsidR="00AB1041" w:rsidRPr="00AE04F7">
        <w:rPr>
          <w:sz w:val="24"/>
          <w:szCs w:val="24"/>
        </w:rPr>
        <w:t xml:space="preserve">, </w:t>
      </w:r>
      <w:r w:rsidR="00A36463" w:rsidRPr="00AE04F7">
        <w:rPr>
          <w:sz w:val="24"/>
          <w:szCs w:val="24"/>
        </w:rPr>
        <w:t xml:space="preserve">changes in lake water volume according to continuous lake water levels </w:t>
      </w:r>
      <w:r w:rsidR="00993A32" w:rsidRPr="00AE04F7">
        <w:rPr>
          <w:sz w:val="24"/>
          <w:szCs w:val="24"/>
        </w:rPr>
        <w:t xml:space="preserve">measured </w:t>
      </w:r>
      <w:r w:rsidR="00A36463" w:rsidRPr="00AE04F7">
        <w:rPr>
          <w:sz w:val="24"/>
          <w:szCs w:val="24"/>
        </w:rPr>
        <w:t xml:space="preserve">at two hydrometric stations (one to the </w:t>
      </w:r>
      <w:r w:rsidR="002F4739" w:rsidRPr="00AE04F7">
        <w:rPr>
          <w:sz w:val="24"/>
          <w:szCs w:val="24"/>
        </w:rPr>
        <w:t>e</w:t>
      </w:r>
      <w:r w:rsidR="00A36463" w:rsidRPr="00AE04F7">
        <w:rPr>
          <w:sz w:val="24"/>
          <w:szCs w:val="24"/>
        </w:rPr>
        <w:t xml:space="preserve">ast and one to the </w:t>
      </w:r>
      <w:r w:rsidR="002F4739" w:rsidRPr="00AE04F7">
        <w:rPr>
          <w:sz w:val="24"/>
          <w:szCs w:val="24"/>
        </w:rPr>
        <w:t>w</w:t>
      </w:r>
      <w:r w:rsidR="00A36463" w:rsidRPr="00AE04F7">
        <w:rPr>
          <w:sz w:val="24"/>
          <w:szCs w:val="24"/>
        </w:rPr>
        <w:t>e</w:t>
      </w:r>
      <w:r w:rsidR="008C04AF" w:rsidRPr="00AE04F7">
        <w:rPr>
          <w:sz w:val="24"/>
          <w:szCs w:val="24"/>
        </w:rPr>
        <w:t xml:space="preserve">st in the lake basin) as well as </w:t>
      </w:r>
      <w:r w:rsidR="00AB1041" w:rsidRPr="00AE04F7">
        <w:rPr>
          <w:sz w:val="24"/>
          <w:szCs w:val="24"/>
        </w:rPr>
        <w:t xml:space="preserve">precipitation measured at a nearby </w:t>
      </w:r>
      <w:r w:rsidR="00AB1041" w:rsidRPr="00AE04F7">
        <w:rPr>
          <w:sz w:val="24"/>
          <w:szCs w:val="24"/>
        </w:rPr>
        <w:lastRenderedPageBreak/>
        <w:t xml:space="preserve">meteorological station and evaporation </w:t>
      </w:r>
      <w:r w:rsidR="00670BB8" w:rsidRPr="00AE04F7">
        <w:rPr>
          <w:sz w:val="24"/>
          <w:szCs w:val="24"/>
        </w:rPr>
        <w:t xml:space="preserve">from the lake surface </w:t>
      </w:r>
      <w:r w:rsidR="00AB1041" w:rsidRPr="00AE04F7">
        <w:rPr>
          <w:sz w:val="24"/>
          <w:szCs w:val="24"/>
        </w:rPr>
        <w:t>calculated from lake water temperature and wind velocity (</w:t>
      </w:r>
      <w:r w:rsidR="008C04AF" w:rsidRPr="00AE04F7">
        <w:rPr>
          <w:sz w:val="24"/>
          <w:szCs w:val="24"/>
        </w:rPr>
        <w:t xml:space="preserve">Hovedstadsrådet 1987, </w:t>
      </w:r>
      <w:r w:rsidR="00AB1041" w:rsidRPr="00AE04F7">
        <w:rPr>
          <w:sz w:val="24"/>
          <w:szCs w:val="24"/>
        </w:rPr>
        <w:t xml:space="preserve">Nova 2003). </w:t>
      </w:r>
      <w:r w:rsidR="008C04AF" w:rsidRPr="00AE04F7">
        <w:rPr>
          <w:sz w:val="24"/>
          <w:szCs w:val="24"/>
        </w:rPr>
        <w:t xml:space="preserve">Atmospheric </w:t>
      </w:r>
      <w:r w:rsidR="00832EEF" w:rsidRPr="00AE04F7">
        <w:rPr>
          <w:sz w:val="24"/>
          <w:szCs w:val="24"/>
        </w:rPr>
        <w:t xml:space="preserve">nutrient </w:t>
      </w:r>
      <w:r w:rsidR="008C04AF" w:rsidRPr="00AE04F7">
        <w:rPr>
          <w:sz w:val="24"/>
          <w:szCs w:val="24"/>
        </w:rPr>
        <w:t>input</w:t>
      </w:r>
      <w:r w:rsidR="00832EEF" w:rsidRPr="00AE04F7">
        <w:rPr>
          <w:sz w:val="24"/>
          <w:szCs w:val="24"/>
        </w:rPr>
        <w:t xml:space="preserve">s were </w:t>
      </w:r>
      <w:r w:rsidR="00EA264F" w:rsidRPr="00AE04F7">
        <w:rPr>
          <w:sz w:val="24"/>
          <w:szCs w:val="24"/>
        </w:rPr>
        <w:t xml:space="preserve">set at </w:t>
      </w:r>
      <w:r w:rsidR="008C04AF" w:rsidRPr="00AE04F7">
        <w:rPr>
          <w:sz w:val="24"/>
          <w:szCs w:val="24"/>
        </w:rPr>
        <w:t>0.1 kg P ha</w:t>
      </w:r>
      <w:r w:rsidR="008C04AF" w:rsidRPr="00AE04F7">
        <w:rPr>
          <w:sz w:val="24"/>
          <w:szCs w:val="24"/>
          <w:vertAlign w:val="superscript"/>
        </w:rPr>
        <w:t>-1</w:t>
      </w:r>
      <w:r w:rsidR="008C04AF" w:rsidRPr="00AE04F7">
        <w:rPr>
          <w:sz w:val="24"/>
          <w:szCs w:val="24"/>
        </w:rPr>
        <w:t xml:space="preserve"> and 15 kg N ha</w:t>
      </w:r>
      <w:r w:rsidR="008C04AF" w:rsidRPr="00AE04F7">
        <w:rPr>
          <w:sz w:val="24"/>
          <w:szCs w:val="24"/>
          <w:vertAlign w:val="superscript"/>
        </w:rPr>
        <w:t>-1</w:t>
      </w:r>
      <w:r w:rsidR="008C04AF" w:rsidRPr="00AE04F7">
        <w:rPr>
          <w:sz w:val="24"/>
          <w:szCs w:val="24"/>
        </w:rPr>
        <w:t xml:space="preserve"> </w:t>
      </w:r>
      <w:r w:rsidR="00EA264F" w:rsidRPr="00AE04F7">
        <w:rPr>
          <w:sz w:val="24"/>
          <w:szCs w:val="24"/>
        </w:rPr>
        <w:t xml:space="preserve">for the entire period </w:t>
      </w:r>
      <w:r w:rsidR="008C04AF" w:rsidRPr="00AE04F7">
        <w:rPr>
          <w:sz w:val="24"/>
          <w:szCs w:val="24"/>
        </w:rPr>
        <w:t>according to nationwide measurements</w:t>
      </w:r>
      <w:r w:rsidR="00EA264F" w:rsidRPr="00AE04F7">
        <w:rPr>
          <w:sz w:val="24"/>
          <w:szCs w:val="24"/>
        </w:rPr>
        <w:t xml:space="preserve"> (Ellermann et al. 2010).</w:t>
      </w:r>
      <w:r w:rsidR="0036428D" w:rsidRPr="00AE04F7">
        <w:rPr>
          <w:sz w:val="24"/>
          <w:szCs w:val="24"/>
        </w:rPr>
        <w:t xml:space="preserve"> The uncertainty of calculated inputs is </w:t>
      </w:r>
      <w:r w:rsidR="00832EEF" w:rsidRPr="00AE04F7">
        <w:rPr>
          <w:sz w:val="24"/>
          <w:szCs w:val="24"/>
        </w:rPr>
        <w:t xml:space="preserve">probably not better than </w:t>
      </w:r>
      <w:r w:rsidR="00832EEF" w:rsidRPr="00AE04F7">
        <w:rPr>
          <w:rFonts w:cstheme="minorHAnsi"/>
          <w:sz w:val="24"/>
          <w:szCs w:val="24"/>
        </w:rPr>
        <w:t>±</w:t>
      </w:r>
      <w:r w:rsidR="00832EEF" w:rsidRPr="00AE04F7">
        <w:rPr>
          <w:sz w:val="24"/>
          <w:szCs w:val="24"/>
        </w:rPr>
        <w:t xml:space="preserve">10% </w:t>
      </w:r>
      <w:r w:rsidR="0036428D" w:rsidRPr="00AE04F7">
        <w:rPr>
          <w:sz w:val="24"/>
          <w:szCs w:val="24"/>
        </w:rPr>
        <w:t xml:space="preserve">as it is based on discharge and concentration measurements in four streams at weekly intervals, </w:t>
      </w:r>
      <w:r w:rsidR="00D662E1" w:rsidRPr="00AE04F7">
        <w:rPr>
          <w:sz w:val="24"/>
          <w:szCs w:val="24"/>
        </w:rPr>
        <w:t xml:space="preserve">linear </w:t>
      </w:r>
      <w:r w:rsidR="0036428D" w:rsidRPr="00AE04F7">
        <w:rPr>
          <w:sz w:val="24"/>
          <w:szCs w:val="24"/>
        </w:rPr>
        <w:t xml:space="preserve">interpolation between </w:t>
      </w:r>
      <w:r w:rsidR="00D662E1" w:rsidRPr="00AE04F7">
        <w:rPr>
          <w:sz w:val="24"/>
          <w:szCs w:val="24"/>
        </w:rPr>
        <w:t xml:space="preserve">measurements, </w:t>
      </w:r>
      <w:r w:rsidR="0036428D" w:rsidRPr="00AE04F7">
        <w:rPr>
          <w:sz w:val="24"/>
          <w:szCs w:val="24"/>
        </w:rPr>
        <w:t>and estimates from an area with subsurface in</w:t>
      </w:r>
      <w:r w:rsidR="00D662E1" w:rsidRPr="00AE04F7">
        <w:rPr>
          <w:sz w:val="24"/>
          <w:szCs w:val="24"/>
        </w:rPr>
        <w:t xml:space="preserve">flow. </w:t>
      </w:r>
    </w:p>
    <w:p w14:paraId="60A9B628" w14:textId="77777777" w:rsidR="00832EEF" w:rsidRPr="00AE04F7" w:rsidRDefault="00EA5D85" w:rsidP="00710DDA">
      <w:pPr>
        <w:rPr>
          <w:sz w:val="24"/>
          <w:szCs w:val="24"/>
        </w:rPr>
      </w:pPr>
      <w:r w:rsidRPr="00AE04F7">
        <w:rPr>
          <w:sz w:val="24"/>
          <w:szCs w:val="24"/>
        </w:rPr>
        <w:t xml:space="preserve">A linear regression model </w:t>
      </w:r>
      <w:r w:rsidR="00832EEF" w:rsidRPr="00AE04F7">
        <w:rPr>
          <w:sz w:val="24"/>
          <w:szCs w:val="24"/>
        </w:rPr>
        <w:t xml:space="preserve">could </w:t>
      </w:r>
      <w:r w:rsidRPr="00AE04F7">
        <w:rPr>
          <w:sz w:val="24"/>
          <w:szCs w:val="24"/>
        </w:rPr>
        <w:t xml:space="preserve">describe the relationships between annual input and mean in-lake summer concentrations of N and P. </w:t>
      </w:r>
      <w:r w:rsidR="00710DDA" w:rsidRPr="00AE04F7">
        <w:rPr>
          <w:sz w:val="24"/>
          <w:szCs w:val="24"/>
        </w:rPr>
        <w:t>A multiple linear mixed-effects model was used for the summers to relate K</w:t>
      </w:r>
      <w:r w:rsidRPr="00AE04F7">
        <w:rPr>
          <w:sz w:val="24"/>
          <w:szCs w:val="24"/>
          <w:vertAlign w:val="subscript"/>
        </w:rPr>
        <w:t>d</w:t>
      </w:r>
      <w:r w:rsidR="00710DDA" w:rsidRPr="00AE04F7">
        <w:rPr>
          <w:sz w:val="24"/>
          <w:szCs w:val="24"/>
        </w:rPr>
        <w:t xml:space="preserve"> to the three predictor variables: organic P (org P), organic N (org N), and chlorophyll </w:t>
      </w:r>
      <w:r w:rsidR="00710DDA" w:rsidRPr="00AE04F7">
        <w:rPr>
          <w:i/>
          <w:iCs/>
          <w:sz w:val="24"/>
          <w:szCs w:val="24"/>
        </w:rPr>
        <w:t>a</w:t>
      </w:r>
      <w:r w:rsidR="00710DDA" w:rsidRPr="00AE04F7">
        <w:rPr>
          <w:sz w:val="24"/>
          <w:szCs w:val="24"/>
        </w:rPr>
        <w:t>. During summers, inorganic P and N were very low and org P and org N only slightly lower than TP and TN, respectively. Year was treated as a random variable, accounting for annual differences by inferring that two measurements from the same year are more similar than those from different years. All predictor variables were scaled prior to modeling, facilitating comparison between the estimates. R</w:t>
      </w:r>
      <w:r w:rsidR="00710DDA" w:rsidRPr="00AE04F7">
        <w:rPr>
          <w:sz w:val="24"/>
          <w:szCs w:val="24"/>
          <w:vertAlign w:val="superscript"/>
        </w:rPr>
        <w:t>²</w:t>
      </w:r>
      <w:r w:rsidR="00710DDA" w:rsidRPr="00AE04F7">
        <w:rPr>
          <w:sz w:val="24"/>
          <w:szCs w:val="24"/>
        </w:rPr>
        <w:t xml:space="preserve"> is reported as both marginal and conditional, which refer to the cases when the random factor is not considered and when it is considered, respectively.</w:t>
      </w:r>
      <w:r w:rsidR="00B721A3" w:rsidRPr="00AE04F7">
        <w:rPr>
          <w:sz w:val="24"/>
          <w:szCs w:val="24"/>
        </w:rPr>
        <w:t xml:space="preserve"> </w:t>
      </w:r>
      <w:r w:rsidR="00710DDA" w:rsidRPr="00AE04F7">
        <w:rPr>
          <w:sz w:val="24"/>
          <w:szCs w:val="24"/>
        </w:rPr>
        <w:t xml:space="preserve">The multiple linear mixed-effects model was made using the </w:t>
      </w:r>
      <w:r w:rsidR="00710DDA" w:rsidRPr="00AE04F7">
        <w:rPr>
          <w:i/>
          <w:iCs/>
          <w:sz w:val="24"/>
          <w:szCs w:val="24"/>
        </w:rPr>
        <w:t>lme4</w:t>
      </w:r>
      <w:r w:rsidR="00710DDA" w:rsidRPr="00AE04F7">
        <w:rPr>
          <w:sz w:val="24"/>
          <w:szCs w:val="24"/>
        </w:rPr>
        <w:t>-package, while p-values and R</w:t>
      </w:r>
      <w:r w:rsidR="00710DDA" w:rsidRPr="00AE04F7">
        <w:rPr>
          <w:sz w:val="24"/>
          <w:szCs w:val="24"/>
          <w:vertAlign w:val="superscript"/>
        </w:rPr>
        <w:t>2</w:t>
      </w:r>
      <w:r w:rsidR="00710DDA" w:rsidRPr="00AE04F7">
        <w:rPr>
          <w:sz w:val="24"/>
          <w:szCs w:val="24"/>
        </w:rPr>
        <w:t xml:space="preserve"> values were computed using the </w:t>
      </w:r>
      <w:r w:rsidR="00710DDA" w:rsidRPr="00AE04F7">
        <w:rPr>
          <w:i/>
          <w:iCs/>
          <w:sz w:val="24"/>
          <w:szCs w:val="24"/>
        </w:rPr>
        <w:t>lmerTest</w:t>
      </w:r>
      <w:r w:rsidR="00710DDA" w:rsidRPr="00AE04F7">
        <w:rPr>
          <w:sz w:val="24"/>
          <w:szCs w:val="24"/>
        </w:rPr>
        <w:t xml:space="preserve"> and </w:t>
      </w:r>
      <w:r w:rsidR="00710DDA" w:rsidRPr="00AE04F7">
        <w:rPr>
          <w:i/>
          <w:iCs/>
          <w:sz w:val="24"/>
          <w:szCs w:val="24"/>
        </w:rPr>
        <w:t xml:space="preserve">MuMIn </w:t>
      </w:r>
      <w:r w:rsidR="00710DDA" w:rsidRPr="00AE04F7">
        <w:rPr>
          <w:sz w:val="24"/>
          <w:szCs w:val="24"/>
        </w:rPr>
        <w:t xml:space="preserve">packages, respectively. </w:t>
      </w:r>
    </w:p>
    <w:p w14:paraId="5C3469D7" w14:textId="471681B0" w:rsidR="00710DDA" w:rsidRPr="00AE04F7" w:rsidRDefault="00B721A3" w:rsidP="00710DDA">
      <w:pPr>
        <w:rPr>
          <w:sz w:val="24"/>
          <w:szCs w:val="24"/>
        </w:rPr>
      </w:pPr>
      <w:r w:rsidRPr="00AE04F7">
        <w:rPr>
          <w:sz w:val="24"/>
          <w:szCs w:val="24"/>
        </w:rPr>
        <w:t xml:space="preserve">The simple relationships (either linear, exponential or power) accounting for most of the variability (i.e. highest </w:t>
      </w:r>
      <w:ins w:id="59" w:author="Jonas Stage Sø" w:date="2025-03-17T14:15:00Z" w16du:dateUtc="2025-03-17T13:15:00Z">
        <w:r w:rsidR="00ED2C81" w:rsidRPr="00AE04F7">
          <w:rPr>
            <w:sz w:val="24"/>
            <w:szCs w:val="24"/>
          </w:rPr>
          <w:t>R</w:t>
        </w:r>
      </w:ins>
      <w:del w:id="60" w:author="Jonas Stage Sø" w:date="2025-03-17T14:15:00Z" w16du:dateUtc="2025-03-17T13:15:00Z">
        <w:r w:rsidRPr="00AE04F7" w:rsidDel="00ED2C81">
          <w:rPr>
            <w:sz w:val="24"/>
            <w:szCs w:val="24"/>
          </w:rPr>
          <w:delText>r</w:delText>
        </w:r>
      </w:del>
      <w:r w:rsidRPr="00AE04F7">
        <w:rPr>
          <w:sz w:val="24"/>
          <w:szCs w:val="24"/>
          <w:vertAlign w:val="superscript"/>
        </w:rPr>
        <w:t>2</w:t>
      </w:r>
      <w:r w:rsidRPr="00AE04F7">
        <w:rPr>
          <w:sz w:val="24"/>
          <w:szCs w:val="24"/>
        </w:rPr>
        <w:t xml:space="preserve"> and lowest p-values</w:t>
      </w:r>
      <w:r w:rsidR="000D52FF" w:rsidRPr="00AE04F7">
        <w:rPr>
          <w:sz w:val="24"/>
          <w:szCs w:val="24"/>
        </w:rPr>
        <w:t>) of K</w:t>
      </w:r>
      <w:r w:rsidR="000D52FF" w:rsidRPr="00AE04F7">
        <w:rPr>
          <w:sz w:val="24"/>
          <w:szCs w:val="24"/>
          <w:vertAlign w:val="subscript"/>
        </w:rPr>
        <w:t>d</w:t>
      </w:r>
      <w:r w:rsidR="000D52FF" w:rsidRPr="00AE04F7">
        <w:rPr>
          <w:sz w:val="24"/>
          <w:szCs w:val="24"/>
        </w:rPr>
        <w:t xml:space="preserve"> as a function of </w:t>
      </w:r>
      <w:r w:rsidR="00832EEF" w:rsidRPr="00AE04F7">
        <w:rPr>
          <w:sz w:val="24"/>
          <w:szCs w:val="24"/>
        </w:rPr>
        <w:t xml:space="preserve">each of </w:t>
      </w:r>
      <w:r w:rsidR="000D52FF" w:rsidRPr="00AE04F7">
        <w:rPr>
          <w:sz w:val="24"/>
          <w:szCs w:val="24"/>
        </w:rPr>
        <w:t xml:space="preserve">the three predictor variables (org P, org N and Chl) were determined using </w:t>
      </w:r>
      <w:r w:rsidRPr="00AE04F7">
        <w:rPr>
          <w:sz w:val="24"/>
          <w:szCs w:val="24"/>
        </w:rPr>
        <w:t xml:space="preserve">all individual summer measurements </w:t>
      </w:r>
      <w:r w:rsidR="00670BB8" w:rsidRPr="00AE04F7">
        <w:rPr>
          <w:sz w:val="24"/>
          <w:szCs w:val="24"/>
        </w:rPr>
        <w:t xml:space="preserve">over the last 20 years </w:t>
      </w:r>
      <w:r w:rsidRPr="00AE04F7">
        <w:rPr>
          <w:sz w:val="24"/>
          <w:szCs w:val="24"/>
        </w:rPr>
        <w:t>(&gt; 300</w:t>
      </w:r>
      <w:ins w:id="61" w:author="Jonas Stage Sø" w:date="2025-03-17T14:15:00Z" w16du:dateUtc="2025-03-17T13:15:00Z">
        <w:r w:rsidR="006F6206" w:rsidRPr="00AE04F7">
          <w:rPr>
            <w:sz w:val="24"/>
            <w:szCs w:val="24"/>
          </w:rPr>
          <w:t xml:space="preserve"> observations</w:t>
        </w:r>
      </w:ins>
      <w:r w:rsidRPr="00AE04F7">
        <w:rPr>
          <w:sz w:val="24"/>
          <w:szCs w:val="24"/>
        </w:rPr>
        <w:t>)</w:t>
      </w:r>
      <w:r w:rsidR="000D52FF" w:rsidRPr="00AE04F7">
        <w:rPr>
          <w:sz w:val="24"/>
          <w:szCs w:val="24"/>
        </w:rPr>
        <w:t xml:space="preserve">. </w:t>
      </w:r>
      <w:r w:rsidR="00710DDA" w:rsidRPr="00AE04F7">
        <w:rPr>
          <w:sz w:val="24"/>
          <w:szCs w:val="24"/>
        </w:rPr>
        <w:t xml:space="preserve">All analysis were made in R. </w:t>
      </w:r>
    </w:p>
    <w:p w14:paraId="67DDB2BB" w14:textId="77777777" w:rsidR="00B721A3" w:rsidRPr="00AE04F7" w:rsidRDefault="00B721A3" w:rsidP="00710DDA">
      <w:pPr>
        <w:rPr>
          <w:sz w:val="24"/>
          <w:szCs w:val="24"/>
        </w:rPr>
      </w:pPr>
    </w:p>
    <w:p w14:paraId="081D9526" w14:textId="17A571DA" w:rsidR="00993A32" w:rsidRPr="00AE04F7" w:rsidRDefault="00E069F4" w:rsidP="00993A32">
      <w:pPr>
        <w:rPr>
          <w:sz w:val="24"/>
          <w:szCs w:val="24"/>
        </w:rPr>
      </w:pPr>
      <w:r w:rsidRPr="00AE04F7">
        <w:rPr>
          <w:b/>
          <w:sz w:val="24"/>
          <w:szCs w:val="24"/>
        </w:rPr>
        <w:t>Results</w:t>
      </w:r>
    </w:p>
    <w:p w14:paraId="2A2BC0DF" w14:textId="24C02CC7" w:rsidR="00E069F4" w:rsidRPr="00AE04F7" w:rsidRDefault="00993A32" w:rsidP="00E069F4">
      <w:pPr>
        <w:rPr>
          <w:sz w:val="24"/>
          <w:szCs w:val="24"/>
        </w:rPr>
      </w:pPr>
      <w:r w:rsidRPr="00AE04F7">
        <w:rPr>
          <w:i/>
          <w:sz w:val="24"/>
          <w:szCs w:val="24"/>
        </w:rPr>
        <w:t>Land use</w:t>
      </w:r>
      <w:r w:rsidR="00776787" w:rsidRPr="00AE04F7">
        <w:rPr>
          <w:i/>
          <w:sz w:val="24"/>
          <w:szCs w:val="24"/>
        </w:rPr>
        <w:t xml:space="preserve"> and </w:t>
      </w:r>
      <w:r w:rsidR="00E069F4" w:rsidRPr="00AE04F7">
        <w:rPr>
          <w:i/>
          <w:sz w:val="24"/>
          <w:szCs w:val="24"/>
        </w:rPr>
        <w:t>Secchi</w:t>
      </w:r>
      <w:r w:rsidR="00FB5429" w:rsidRPr="00AE04F7">
        <w:rPr>
          <w:i/>
          <w:sz w:val="24"/>
          <w:szCs w:val="24"/>
        </w:rPr>
        <w:t xml:space="preserve"> depth</w:t>
      </w:r>
      <w:r w:rsidRPr="00AE04F7">
        <w:rPr>
          <w:sz w:val="24"/>
          <w:szCs w:val="24"/>
        </w:rPr>
        <w:t xml:space="preserve"> - Land use in the catchment </w:t>
      </w:r>
      <w:r w:rsidR="0036428D" w:rsidRPr="00AE04F7">
        <w:rPr>
          <w:sz w:val="24"/>
          <w:szCs w:val="24"/>
        </w:rPr>
        <w:t>in 2003</w:t>
      </w:r>
      <w:r w:rsidRPr="00AE04F7">
        <w:rPr>
          <w:sz w:val="24"/>
          <w:szCs w:val="24"/>
        </w:rPr>
        <w:t xml:space="preserve"> was divided between towns and infra</w:t>
      </w:r>
      <w:del w:id="62" w:author="Jonas Stage Sø" w:date="2025-03-17T14:15:00Z" w16du:dateUtc="2025-03-17T13:15:00Z">
        <w:r w:rsidRPr="00AE04F7" w:rsidDel="00A426B0">
          <w:rPr>
            <w:sz w:val="24"/>
            <w:szCs w:val="24"/>
          </w:rPr>
          <w:delText xml:space="preserve"> </w:delText>
        </w:r>
      </w:del>
      <w:r w:rsidRPr="00AE04F7">
        <w:rPr>
          <w:sz w:val="24"/>
          <w:szCs w:val="24"/>
        </w:rPr>
        <w:t>structure (17%), cultivated land (5</w:t>
      </w:r>
      <w:r w:rsidR="003173B7" w:rsidRPr="00AE04F7">
        <w:rPr>
          <w:sz w:val="24"/>
          <w:szCs w:val="24"/>
        </w:rPr>
        <w:t>2</w:t>
      </w:r>
      <w:r w:rsidRPr="00AE04F7">
        <w:rPr>
          <w:sz w:val="24"/>
          <w:szCs w:val="24"/>
        </w:rPr>
        <w:t>%), forests (23%), wetlands (5%)</w:t>
      </w:r>
      <w:r w:rsidR="003173B7" w:rsidRPr="00AE04F7">
        <w:rPr>
          <w:sz w:val="24"/>
          <w:szCs w:val="24"/>
        </w:rPr>
        <w:t xml:space="preserve"> and </w:t>
      </w:r>
      <w:r w:rsidRPr="00AE04F7">
        <w:rPr>
          <w:sz w:val="24"/>
          <w:szCs w:val="24"/>
        </w:rPr>
        <w:t>nature areas (3%</w:t>
      </w:r>
      <w:r w:rsidR="003173B7" w:rsidRPr="00AE04F7">
        <w:rPr>
          <w:sz w:val="24"/>
          <w:szCs w:val="24"/>
        </w:rPr>
        <w:t>) (</w:t>
      </w:r>
      <w:r w:rsidRPr="00AE04F7">
        <w:rPr>
          <w:sz w:val="24"/>
          <w:szCs w:val="24"/>
        </w:rPr>
        <w:t xml:space="preserve">Frederiksborg Amt </w:t>
      </w:r>
      <w:r w:rsidR="003173B7" w:rsidRPr="00AE04F7">
        <w:rPr>
          <w:sz w:val="24"/>
          <w:szCs w:val="24"/>
        </w:rPr>
        <w:t>2003</w:t>
      </w:r>
      <w:r w:rsidRPr="00AE04F7">
        <w:rPr>
          <w:sz w:val="24"/>
          <w:szCs w:val="24"/>
        </w:rPr>
        <w:t>).</w:t>
      </w:r>
      <w:r w:rsidR="003173B7" w:rsidRPr="00AE04F7">
        <w:rPr>
          <w:sz w:val="24"/>
          <w:szCs w:val="24"/>
        </w:rPr>
        <w:t xml:space="preserve"> </w:t>
      </w:r>
      <w:r w:rsidR="00506DB6" w:rsidRPr="00AE04F7">
        <w:rPr>
          <w:sz w:val="24"/>
          <w:szCs w:val="24"/>
        </w:rPr>
        <w:t xml:space="preserve">Summer measurements of </w:t>
      </w:r>
      <w:r w:rsidR="003173B7" w:rsidRPr="00AE04F7">
        <w:rPr>
          <w:sz w:val="24"/>
          <w:szCs w:val="24"/>
        </w:rPr>
        <w:t>Secchi</w:t>
      </w:r>
      <w:r w:rsidR="00FB5429" w:rsidRPr="00AE04F7">
        <w:rPr>
          <w:sz w:val="24"/>
          <w:szCs w:val="24"/>
        </w:rPr>
        <w:t xml:space="preserve"> </w:t>
      </w:r>
      <w:r w:rsidR="003173B7" w:rsidRPr="00AE04F7">
        <w:rPr>
          <w:sz w:val="24"/>
          <w:szCs w:val="24"/>
        </w:rPr>
        <w:t xml:space="preserve">depth </w:t>
      </w:r>
      <w:r w:rsidR="00E069F4" w:rsidRPr="00AE04F7">
        <w:rPr>
          <w:sz w:val="24"/>
          <w:szCs w:val="24"/>
        </w:rPr>
        <w:t>in 1934 and 1957</w:t>
      </w:r>
      <w:ins w:id="63" w:author="Jonas Stage Sø" w:date="2025-03-17T14:15:00Z" w16du:dateUtc="2025-03-17T13:15:00Z">
        <w:r w:rsidR="00A426B0" w:rsidRPr="00AE04F7">
          <w:rPr>
            <w:sz w:val="24"/>
            <w:szCs w:val="24"/>
          </w:rPr>
          <w:t>–</w:t>
        </w:r>
      </w:ins>
      <w:del w:id="64" w:author="Jonas Stage Sø" w:date="2025-03-17T14:15:00Z" w16du:dateUtc="2025-03-17T13:15:00Z">
        <w:r w:rsidR="00E069F4" w:rsidRPr="00AE04F7" w:rsidDel="00A426B0">
          <w:rPr>
            <w:sz w:val="24"/>
            <w:szCs w:val="24"/>
          </w:rPr>
          <w:delText>-</w:delText>
        </w:r>
      </w:del>
      <w:r w:rsidR="00E069F4" w:rsidRPr="00AE04F7">
        <w:rPr>
          <w:sz w:val="24"/>
          <w:szCs w:val="24"/>
        </w:rPr>
        <w:t xml:space="preserve">1958 and more frequent measurements in 1973 showed very low values </w:t>
      </w:r>
      <w:r w:rsidR="0036428D" w:rsidRPr="00AE04F7">
        <w:rPr>
          <w:sz w:val="24"/>
          <w:szCs w:val="24"/>
        </w:rPr>
        <w:t xml:space="preserve">as a reflection of hypertrophy </w:t>
      </w:r>
      <w:r w:rsidR="00E069F4" w:rsidRPr="00AE04F7">
        <w:rPr>
          <w:sz w:val="24"/>
          <w:szCs w:val="24"/>
        </w:rPr>
        <w:t>(about 0.30 m</w:t>
      </w:r>
      <w:r w:rsidR="00AD38F1" w:rsidRPr="00AE04F7">
        <w:rPr>
          <w:sz w:val="24"/>
          <w:szCs w:val="24"/>
        </w:rPr>
        <w:t>; Andersen 1976, Ol</w:t>
      </w:r>
      <w:r w:rsidR="002F4739" w:rsidRPr="00AE04F7">
        <w:rPr>
          <w:sz w:val="24"/>
          <w:szCs w:val="24"/>
        </w:rPr>
        <w:t>e</w:t>
      </w:r>
      <w:r w:rsidR="00AD38F1" w:rsidRPr="00AE04F7">
        <w:rPr>
          <w:sz w:val="24"/>
          <w:szCs w:val="24"/>
        </w:rPr>
        <w:t>sen 1976</w:t>
      </w:r>
      <w:r w:rsidR="00E069F4" w:rsidRPr="00AE04F7">
        <w:rPr>
          <w:sz w:val="24"/>
          <w:szCs w:val="24"/>
        </w:rPr>
        <w:t>) while many measurements in the 1980</w:t>
      </w:r>
      <w:ins w:id="65" w:author="Jonas Stage Sø" w:date="2025-03-17T14:17:00Z" w16du:dateUtc="2025-03-17T13:17:00Z">
        <w:r w:rsidR="00306704" w:rsidRPr="00AE04F7">
          <w:rPr>
            <w:sz w:val="24"/>
            <w:szCs w:val="24"/>
          </w:rPr>
          <w:t>–</w:t>
        </w:r>
      </w:ins>
      <w:del w:id="66" w:author="Jonas Stage Sø" w:date="2025-03-17T14:17:00Z" w16du:dateUtc="2025-03-17T13:17:00Z">
        <w:r w:rsidR="00522A76" w:rsidRPr="00AE04F7" w:rsidDel="00306704">
          <w:rPr>
            <w:sz w:val="24"/>
            <w:szCs w:val="24"/>
          </w:rPr>
          <w:delText>-</w:delText>
        </w:r>
      </w:del>
      <w:r w:rsidR="00522A76" w:rsidRPr="00AE04F7">
        <w:rPr>
          <w:sz w:val="24"/>
          <w:szCs w:val="24"/>
        </w:rPr>
        <w:t xml:space="preserve">1990s and </w:t>
      </w:r>
      <w:r w:rsidR="0036428D" w:rsidRPr="00AE04F7">
        <w:rPr>
          <w:sz w:val="24"/>
          <w:szCs w:val="24"/>
        </w:rPr>
        <w:t xml:space="preserve">onwards showed </w:t>
      </w:r>
      <w:r w:rsidR="003173B7" w:rsidRPr="00AE04F7">
        <w:rPr>
          <w:sz w:val="24"/>
          <w:szCs w:val="24"/>
        </w:rPr>
        <w:t>s</w:t>
      </w:r>
      <w:r w:rsidR="00E069F4" w:rsidRPr="00AE04F7">
        <w:rPr>
          <w:sz w:val="24"/>
          <w:szCs w:val="24"/>
        </w:rPr>
        <w:t>lightly higher mean values (about 0.40</w:t>
      </w:r>
      <w:ins w:id="67" w:author="Jonas Stage Sø" w:date="2025-03-17T14:17:00Z" w16du:dateUtc="2025-03-17T13:17:00Z">
        <w:r w:rsidR="00306704" w:rsidRPr="00AE04F7">
          <w:rPr>
            <w:sz w:val="24"/>
            <w:szCs w:val="24"/>
          </w:rPr>
          <w:t>–</w:t>
        </w:r>
      </w:ins>
      <w:del w:id="68" w:author="Jonas Stage Sø" w:date="2025-03-17T14:17:00Z" w16du:dateUtc="2025-03-17T13:17:00Z">
        <w:r w:rsidR="003173B7" w:rsidRPr="00AE04F7" w:rsidDel="00306704">
          <w:rPr>
            <w:sz w:val="24"/>
            <w:szCs w:val="24"/>
          </w:rPr>
          <w:delText>-</w:delText>
        </w:r>
      </w:del>
      <w:r w:rsidR="003173B7" w:rsidRPr="00AE04F7">
        <w:rPr>
          <w:sz w:val="24"/>
          <w:szCs w:val="24"/>
        </w:rPr>
        <w:t>0.</w:t>
      </w:r>
      <w:r w:rsidR="00AB4000" w:rsidRPr="00AE04F7">
        <w:rPr>
          <w:sz w:val="24"/>
          <w:szCs w:val="24"/>
        </w:rPr>
        <w:t>6</w:t>
      </w:r>
      <w:r w:rsidR="003173B7" w:rsidRPr="00AE04F7">
        <w:rPr>
          <w:sz w:val="24"/>
          <w:szCs w:val="24"/>
        </w:rPr>
        <w:t>0</w:t>
      </w:r>
      <w:r w:rsidR="00E069F4" w:rsidRPr="00AE04F7">
        <w:rPr>
          <w:sz w:val="24"/>
          <w:szCs w:val="24"/>
        </w:rPr>
        <w:t xml:space="preserve"> m) </w:t>
      </w:r>
      <w:r w:rsidR="00BF48E1" w:rsidRPr="00AE04F7">
        <w:rPr>
          <w:sz w:val="24"/>
          <w:szCs w:val="24"/>
        </w:rPr>
        <w:t xml:space="preserve">but persistently </w:t>
      </w:r>
      <w:r w:rsidR="0036428D" w:rsidRPr="00AE04F7">
        <w:rPr>
          <w:sz w:val="24"/>
          <w:szCs w:val="24"/>
        </w:rPr>
        <w:t>u</w:t>
      </w:r>
      <w:r w:rsidR="00E069F4" w:rsidRPr="00AE04F7">
        <w:rPr>
          <w:sz w:val="24"/>
          <w:szCs w:val="24"/>
        </w:rPr>
        <w:t>nclear-waters and dense phytoplankton populations</w:t>
      </w:r>
      <w:r w:rsidR="00BF48E1" w:rsidRPr="00AE04F7">
        <w:rPr>
          <w:sz w:val="24"/>
          <w:szCs w:val="24"/>
        </w:rPr>
        <w:t xml:space="preserve"> </w:t>
      </w:r>
      <w:r w:rsidR="00E069F4" w:rsidRPr="00AE04F7">
        <w:rPr>
          <w:sz w:val="24"/>
          <w:szCs w:val="24"/>
        </w:rPr>
        <w:t xml:space="preserve"> (</w:t>
      </w:r>
      <w:r w:rsidR="00371E81" w:rsidRPr="00AE04F7">
        <w:rPr>
          <w:sz w:val="24"/>
          <w:szCs w:val="24"/>
        </w:rPr>
        <w:t>Fig</w:t>
      </w:r>
      <w:r w:rsidR="003173B7" w:rsidRPr="00AE04F7">
        <w:rPr>
          <w:sz w:val="24"/>
          <w:szCs w:val="24"/>
        </w:rPr>
        <w:t xml:space="preserve">. </w:t>
      </w:r>
      <w:r w:rsidR="00F469A5" w:rsidRPr="00AE04F7">
        <w:rPr>
          <w:sz w:val="24"/>
          <w:szCs w:val="24"/>
        </w:rPr>
        <w:t>S</w:t>
      </w:r>
      <w:r w:rsidR="003173B7" w:rsidRPr="00AE04F7">
        <w:rPr>
          <w:sz w:val="24"/>
          <w:szCs w:val="24"/>
        </w:rPr>
        <w:t>1</w:t>
      </w:r>
      <w:r w:rsidR="00E069F4" w:rsidRPr="00AE04F7">
        <w:rPr>
          <w:sz w:val="24"/>
          <w:szCs w:val="24"/>
        </w:rPr>
        <w:t xml:space="preserve">).  </w:t>
      </w:r>
    </w:p>
    <w:p w14:paraId="48254F3B" w14:textId="06BC3D70" w:rsidR="0037143C" w:rsidRPr="00AE04F7" w:rsidRDefault="00E069F4" w:rsidP="00E069F4">
      <w:pPr>
        <w:rPr>
          <w:sz w:val="24"/>
          <w:szCs w:val="24"/>
        </w:rPr>
      </w:pPr>
      <w:r w:rsidRPr="00AE04F7">
        <w:rPr>
          <w:i/>
          <w:sz w:val="24"/>
          <w:szCs w:val="24"/>
        </w:rPr>
        <w:t>Input and output of P and N</w:t>
      </w:r>
      <w:r w:rsidRPr="00AE04F7">
        <w:rPr>
          <w:sz w:val="24"/>
          <w:szCs w:val="24"/>
        </w:rPr>
        <w:t xml:space="preserve"> </w:t>
      </w:r>
      <w:r w:rsidR="00B73A13" w:rsidRPr="00AE04F7">
        <w:rPr>
          <w:sz w:val="24"/>
          <w:szCs w:val="24"/>
        </w:rPr>
        <w:t>–</w:t>
      </w:r>
      <w:r w:rsidRPr="00AE04F7">
        <w:rPr>
          <w:sz w:val="24"/>
          <w:szCs w:val="24"/>
        </w:rPr>
        <w:t xml:space="preserve"> </w:t>
      </w:r>
      <w:r w:rsidR="009261E2" w:rsidRPr="00AE04F7">
        <w:rPr>
          <w:sz w:val="24"/>
          <w:szCs w:val="24"/>
        </w:rPr>
        <w:t>I</w:t>
      </w:r>
      <w:r w:rsidRPr="00AE04F7">
        <w:rPr>
          <w:sz w:val="24"/>
          <w:szCs w:val="24"/>
        </w:rPr>
        <w:t>nput of TP and TN as well as output declined extensively from the 1970</w:t>
      </w:r>
      <w:r w:rsidR="003173B7" w:rsidRPr="00AE04F7">
        <w:rPr>
          <w:sz w:val="24"/>
          <w:szCs w:val="24"/>
        </w:rPr>
        <w:t xml:space="preserve">s </w:t>
      </w:r>
      <w:r w:rsidRPr="00AE04F7">
        <w:rPr>
          <w:sz w:val="24"/>
          <w:szCs w:val="24"/>
        </w:rPr>
        <w:t>to the early 2020</w:t>
      </w:r>
      <w:r w:rsidR="0036428D" w:rsidRPr="00AE04F7">
        <w:rPr>
          <w:sz w:val="24"/>
          <w:szCs w:val="24"/>
        </w:rPr>
        <w:t>s</w:t>
      </w:r>
      <w:r w:rsidRPr="00AE04F7">
        <w:rPr>
          <w:sz w:val="24"/>
          <w:szCs w:val="24"/>
        </w:rPr>
        <w:t xml:space="preserve"> (Fig. </w:t>
      </w:r>
      <w:r w:rsidR="003173B7" w:rsidRPr="00AE04F7">
        <w:rPr>
          <w:sz w:val="24"/>
          <w:szCs w:val="24"/>
        </w:rPr>
        <w:t>2</w:t>
      </w:r>
      <w:r w:rsidRPr="00AE04F7">
        <w:rPr>
          <w:sz w:val="24"/>
          <w:szCs w:val="24"/>
        </w:rPr>
        <w:t>).</w:t>
      </w:r>
      <w:r w:rsidR="00EE7068" w:rsidRPr="00AE04F7">
        <w:rPr>
          <w:sz w:val="24"/>
          <w:szCs w:val="24"/>
        </w:rPr>
        <w:t xml:space="preserve"> </w:t>
      </w:r>
      <w:r w:rsidR="00BF6001" w:rsidRPr="00AE04F7">
        <w:rPr>
          <w:sz w:val="24"/>
          <w:szCs w:val="24"/>
        </w:rPr>
        <w:t xml:space="preserve">Annual TP input to </w:t>
      </w:r>
      <w:r w:rsidR="00506DB6" w:rsidRPr="00AE04F7">
        <w:rPr>
          <w:sz w:val="24"/>
          <w:szCs w:val="24"/>
        </w:rPr>
        <w:t>the lake</w:t>
      </w:r>
      <w:r w:rsidR="00BF6001" w:rsidRPr="00AE04F7">
        <w:rPr>
          <w:sz w:val="24"/>
          <w:szCs w:val="24"/>
        </w:rPr>
        <w:t xml:space="preserve"> decreased from about 82 tons in the 1970s </w:t>
      </w:r>
      <w:r w:rsidR="00AF2B90" w:rsidRPr="00AE04F7">
        <w:rPr>
          <w:sz w:val="24"/>
          <w:szCs w:val="24"/>
        </w:rPr>
        <w:t xml:space="preserve">(Andersen 1986) </w:t>
      </w:r>
      <w:r w:rsidR="00BF6001" w:rsidRPr="00AE04F7">
        <w:rPr>
          <w:sz w:val="24"/>
          <w:szCs w:val="24"/>
        </w:rPr>
        <w:t xml:space="preserve">to </w:t>
      </w:r>
      <w:r w:rsidR="006853FC" w:rsidRPr="00AE04F7">
        <w:rPr>
          <w:sz w:val="24"/>
          <w:szCs w:val="24"/>
        </w:rPr>
        <w:t xml:space="preserve">about </w:t>
      </w:r>
      <w:r w:rsidR="00BF6001" w:rsidRPr="00AE04F7">
        <w:rPr>
          <w:sz w:val="24"/>
          <w:szCs w:val="24"/>
        </w:rPr>
        <w:t>6</w:t>
      </w:r>
      <w:ins w:id="69" w:author="Jonas Stage Sø" w:date="2025-03-17T14:17:00Z" w16du:dateUtc="2025-03-17T13:17:00Z">
        <w:r w:rsidR="00C92D9A" w:rsidRPr="00AE04F7">
          <w:rPr>
            <w:sz w:val="24"/>
            <w:szCs w:val="24"/>
          </w:rPr>
          <w:t>–</w:t>
        </w:r>
      </w:ins>
      <w:del w:id="70" w:author="Jonas Stage Sø" w:date="2025-03-17T14:17:00Z" w16du:dateUtc="2025-03-17T13:17:00Z">
        <w:r w:rsidR="00BF6001" w:rsidRPr="00AE04F7" w:rsidDel="00C92D9A">
          <w:rPr>
            <w:sz w:val="24"/>
            <w:szCs w:val="24"/>
          </w:rPr>
          <w:delText>-</w:delText>
        </w:r>
      </w:del>
      <w:r w:rsidR="00832EEF" w:rsidRPr="00AE04F7">
        <w:rPr>
          <w:sz w:val="24"/>
          <w:szCs w:val="24"/>
        </w:rPr>
        <w:t>8</w:t>
      </w:r>
      <w:r w:rsidR="00BF6001" w:rsidRPr="00AE04F7">
        <w:rPr>
          <w:sz w:val="24"/>
          <w:szCs w:val="24"/>
        </w:rPr>
        <w:t xml:space="preserve"> tons in the 2000</w:t>
      </w:r>
      <w:ins w:id="71" w:author="Jonas Stage Sø" w:date="2025-03-17T14:17:00Z" w16du:dateUtc="2025-03-17T13:17:00Z">
        <w:r w:rsidR="00C92D9A" w:rsidRPr="00AE04F7">
          <w:rPr>
            <w:sz w:val="24"/>
            <w:szCs w:val="24"/>
          </w:rPr>
          <w:t>–</w:t>
        </w:r>
      </w:ins>
      <w:del w:id="72" w:author="Jonas Stage Sø" w:date="2025-03-17T14:17:00Z" w16du:dateUtc="2025-03-17T13:17:00Z">
        <w:r w:rsidR="00BF6001" w:rsidRPr="00AE04F7" w:rsidDel="00C92D9A">
          <w:rPr>
            <w:sz w:val="24"/>
            <w:szCs w:val="24"/>
          </w:rPr>
          <w:delText>-</w:delText>
        </w:r>
      </w:del>
      <w:r w:rsidR="00BF6001" w:rsidRPr="00AE04F7">
        <w:rPr>
          <w:sz w:val="24"/>
          <w:szCs w:val="24"/>
        </w:rPr>
        <w:t>202</w:t>
      </w:r>
      <w:r w:rsidR="000B6624" w:rsidRPr="00AE04F7">
        <w:rPr>
          <w:sz w:val="24"/>
          <w:szCs w:val="24"/>
        </w:rPr>
        <w:t>0</w:t>
      </w:r>
      <w:r w:rsidR="00BF6001" w:rsidRPr="00AE04F7">
        <w:rPr>
          <w:sz w:val="24"/>
          <w:szCs w:val="24"/>
        </w:rPr>
        <w:t>s</w:t>
      </w:r>
      <w:r w:rsidR="00371E81" w:rsidRPr="00AE04F7">
        <w:rPr>
          <w:sz w:val="24"/>
          <w:szCs w:val="24"/>
        </w:rPr>
        <w:t xml:space="preserve"> (Table 2)</w:t>
      </w:r>
      <w:r w:rsidR="00BC323E" w:rsidRPr="00AE04F7">
        <w:rPr>
          <w:sz w:val="24"/>
          <w:szCs w:val="24"/>
        </w:rPr>
        <w:t xml:space="preserve">. Annual outlets followed the same time course </w:t>
      </w:r>
      <w:r w:rsidR="003173B7" w:rsidRPr="00AE04F7">
        <w:rPr>
          <w:sz w:val="24"/>
          <w:szCs w:val="24"/>
        </w:rPr>
        <w:t xml:space="preserve">and magnitudes </w:t>
      </w:r>
      <w:r w:rsidR="00BC323E" w:rsidRPr="00AE04F7">
        <w:rPr>
          <w:sz w:val="24"/>
          <w:szCs w:val="24"/>
        </w:rPr>
        <w:t>as inlets</w:t>
      </w:r>
      <w:r w:rsidR="00037965" w:rsidRPr="00AE04F7">
        <w:rPr>
          <w:sz w:val="24"/>
          <w:szCs w:val="24"/>
        </w:rPr>
        <w:t xml:space="preserve"> of TP</w:t>
      </w:r>
      <w:r w:rsidR="0036428D" w:rsidRPr="00AE04F7">
        <w:rPr>
          <w:sz w:val="24"/>
          <w:szCs w:val="24"/>
        </w:rPr>
        <w:t xml:space="preserve"> </w:t>
      </w:r>
      <w:r w:rsidR="00BC323E" w:rsidRPr="00AE04F7">
        <w:rPr>
          <w:sz w:val="24"/>
          <w:szCs w:val="24"/>
        </w:rPr>
        <w:t>with a</w:t>
      </w:r>
      <w:r w:rsidR="009261E2" w:rsidRPr="00AE04F7">
        <w:rPr>
          <w:sz w:val="24"/>
          <w:szCs w:val="24"/>
        </w:rPr>
        <w:t xml:space="preserve">n annually </w:t>
      </w:r>
      <w:r w:rsidR="00BC323E" w:rsidRPr="00AE04F7">
        <w:rPr>
          <w:sz w:val="24"/>
          <w:szCs w:val="24"/>
        </w:rPr>
        <w:t xml:space="preserve">shifting balance between the two. Outlets mostly exceeded inlets in the </w:t>
      </w:r>
      <w:r w:rsidR="00AB4000" w:rsidRPr="00AE04F7">
        <w:rPr>
          <w:sz w:val="24"/>
          <w:szCs w:val="24"/>
        </w:rPr>
        <w:t>1980</w:t>
      </w:r>
      <w:ins w:id="73" w:author="Jonas Stage Sø" w:date="2025-03-17T14:17:00Z" w16du:dateUtc="2025-03-17T13:17:00Z">
        <w:r w:rsidR="00714D2F" w:rsidRPr="00AE04F7">
          <w:rPr>
            <w:sz w:val="24"/>
            <w:szCs w:val="24"/>
          </w:rPr>
          <w:t>–</w:t>
        </w:r>
      </w:ins>
      <w:del w:id="74" w:author="Jonas Stage Sø" w:date="2025-03-17T14:17:00Z" w16du:dateUtc="2025-03-17T13:17:00Z">
        <w:r w:rsidR="00AB4000" w:rsidRPr="00AE04F7" w:rsidDel="00714D2F">
          <w:rPr>
            <w:sz w:val="24"/>
            <w:szCs w:val="24"/>
          </w:rPr>
          <w:delText>-</w:delText>
        </w:r>
      </w:del>
      <w:r w:rsidR="00BC323E" w:rsidRPr="00AE04F7">
        <w:rPr>
          <w:sz w:val="24"/>
          <w:szCs w:val="24"/>
        </w:rPr>
        <w:t xml:space="preserve">1990s, but </w:t>
      </w:r>
      <w:r w:rsidR="00037965" w:rsidRPr="00AE04F7">
        <w:rPr>
          <w:sz w:val="24"/>
          <w:szCs w:val="24"/>
        </w:rPr>
        <w:t>in recent years</w:t>
      </w:r>
      <w:r w:rsidR="00403CA4" w:rsidRPr="00AE04F7">
        <w:rPr>
          <w:sz w:val="24"/>
          <w:szCs w:val="24"/>
        </w:rPr>
        <w:t>,</w:t>
      </w:r>
      <w:r w:rsidR="00037965" w:rsidRPr="00AE04F7">
        <w:rPr>
          <w:sz w:val="24"/>
          <w:szCs w:val="24"/>
        </w:rPr>
        <w:t xml:space="preserve"> inlets </w:t>
      </w:r>
      <w:r w:rsidR="002A7192" w:rsidRPr="00AE04F7">
        <w:rPr>
          <w:sz w:val="24"/>
          <w:szCs w:val="24"/>
        </w:rPr>
        <w:t xml:space="preserve">slightly </w:t>
      </w:r>
      <w:r w:rsidR="00037965" w:rsidRPr="00AE04F7">
        <w:rPr>
          <w:sz w:val="24"/>
          <w:szCs w:val="24"/>
        </w:rPr>
        <w:t>exceed</w:t>
      </w:r>
      <w:r w:rsidR="009261E2" w:rsidRPr="00AE04F7">
        <w:rPr>
          <w:sz w:val="24"/>
          <w:szCs w:val="24"/>
        </w:rPr>
        <w:t>ed</w:t>
      </w:r>
      <w:r w:rsidR="00037965" w:rsidRPr="00AE04F7">
        <w:rPr>
          <w:sz w:val="24"/>
          <w:szCs w:val="24"/>
        </w:rPr>
        <w:t xml:space="preserve"> outlets</w:t>
      </w:r>
      <w:r w:rsidR="00403CA4" w:rsidRPr="00AE04F7">
        <w:rPr>
          <w:sz w:val="24"/>
          <w:szCs w:val="24"/>
        </w:rPr>
        <w:t xml:space="preserve">, </w:t>
      </w:r>
      <w:r w:rsidR="00506DB6" w:rsidRPr="00AE04F7">
        <w:rPr>
          <w:sz w:val="24"/>
          <w:szCs w:val="24"/>
        </w:rPr>
        <w:t xml:space="preserve">but </w:t>
      </w:r>
      <w:r w:rsidR="00AB4000" w:rsidRPr="00AE04F7">
        <w:rPr>
          <w:sz w:val="24"/>
          <w:szCs w:val="24"/>
        </w:rPr>
        <w:t xml:space="preserve">recent </w:t>
      </w:r>
      <w:r w:rsidR="00403CA4" w:rsidRPr="00AE04F7">
        <w:rPr>
          <w:sz w:val="24"/>
          <w:szCs w:val="24"/>
        </w:rPr>
        <w:t>differences between inlets and outlets</w:t>
      </w:r>
      <w:r w:rsidR="0036428D" w:rsidRPr="00AE04F7">
        <w:rPr>
          <w:sz w:val="24"/>
          <w:szCs w:val="24"/>
        </w:rPr>
        <w:t xml:space="preserve"> were small and within the </w:t>
      </w:r>
      <w:r w:rsidR="00506DB6" w:rsidRPr="00AE04F7">
        <w:rPr>
          <w:sz w:val="24"/>
          <w:szCs w:val="24"/>
        </w:rPr>
        <w:t xml:space="preserve">uncertainty </w:t>
      </w:r>
      <w:r w:rsidR="0036428D" w:rsidRPr="00AE04F7">
        <w:rPr>
          <w:sz w:val="24"/>
          <w:szCs w:val="24"/>
        </w:rPr>
        <w:t>of calculations.</w:t>
      </w:r>
      <w:r w:rsidR="0037143C" w:rsidRPr="00AE04F7">
        <w:rPr>
          <w:sz w:val="24"/>
          <w:szCs w:val="24"/>
        </w:rPr>
        <w:t xml:space="preserve"> </w:t>
      </w:r>
    </w:p>
    <w:p w14:paraId="3082B30E" w14:textId="69D5015A" w:rsidR="00371E81" w:rsidRPr="00AE04F7" w:rsidRDefault="002A7192" w:rsidP="00E069F4">
      <w:pPr>
        <w:rPr>
          <w:sz w:val="24"/>
          <w:szCs w:val="24"/>
        </w:rPr>
      </w:pPr>
      <w:r w:rsidRPr="00AE04F7">
        <w:rPr>
          <w:sz w:val="24"/>
          <w:szCs w:val="24"/>
        </w:rPr>
        <w:lastRenderedPageBreak/>
        <w:t>Markedly r</w:t>
      </w:r>
      <w:r w:rsidR="00037965" w:rsidRPr="00AE04F7">
        <w:rPr>
          <w:sz w:val="24"/>
          <w:szCs w:val="24"/>
        </w:rPr>
        <w:t xml:space="preserve">educed TP inputs </w:t>
      </w:r>
      <w:r w:rsidR="00EE7068" w:rsidRPr="00AE04F7">
        <w:rPr>
          <w:sz w:val="24"/>
          <w:szCs w:val="24"/>
        </w:rPr>
        <w:t xml:space="preserve">from 1973 and onwards </w:t>
      </w:r>
      <w:r w:rsidR="00037965" w:rsidRPr="00AE04F7">
        <w:rPr>
          <w:sz w:val="24"/>
          <w:szCs w:val="24"/>
        </w:rPr>
        <w:t xml:space="preserve">were </w:t>
      </w:r>
      <w:r w:rsidR="00BF6001" w:rsidRPr="00AE04F7">
        <w:rPr>
          <w:sz w:val="24"/>
          <w:szCs w:val="24"/>
        </w:rPr>
        <w:t xml:space="preserve">mainly due to reduced input </w:t>
      </w:r>
      <w:r w:rsidRPr="00AE04F7">
        <w:rPr>
          <w:sz w:val="24"/>
          <w:szCs w:val="24"/>
        </w:rPr>
        <w:t xml:space="preserve">from domestic </w:t>
      </w:r>
      <w:r w:rsidR="00BF6001" w:rsidRPr="00AE04F7">
        <w:rPr>
          <w:sz w:val="24"/>
          <w:szCs w:val="24"/>
        </w:rPr>
        <w:t xml:space="preserve">sewage by transferring treatment from about 30 </w:t>
      </w:r>
      <w:r w:rsidR="00403CA4" w:rsidRPr="00AE04F7">
        <w:rPr>
          <w:sz w:val="24"/>
          <w:szCs w:val="24"/>
        </w:rPr>
        <w:t xml:space="preserve">small </w:t>
      </w:r>
      <w:r w:rsidR="00BF6001" w:rsidRPr="00AE04F7">
        <w:rPr>
          <w:sz w:val="24"/>
          <w:szCs w:val="24"/>
        </w:rPr>
        <w:t xml:space="preserve">water treatment plants to two newly </w:t>
      </w:r>
      <w:r w:rsidR="00403CA4" w:rsidRPr="00AE04F7">
        <w:rPr>
          <w:sz w:val="24"/>
          <w:szCs w:val="24"/>
        </w:rPr>
        <w:t xml:space="preserve">modern </w:t>
      </w:r>
      <w:r w:rsidR="00BF6001" w:rsidRPr="00AE04F7">
        <w:rPr>
          <w:sz w:val="24"/>
          <w:szCs w:val="24"/>
        </w:rPr>
        <w:t xml:space="preserve">plants </w:t>
      </w:r>
      <w:r w:rsidR="00403CA4" w:rsidRPr="00AE04F7">
        <w:rPr>
          <w:sz w:val="24"/>
          <w:szCs w:val="24"/>
        </w:rPr>
        <w:t xml:space="preserve">with high purification efficiencies </w:t>
      </w:r>
      <w:r w:rsidR="00BF6001" w:rsidRPr="00AE04F7">
        <w:rPr>
          <w:sz w:val="24"/>
          <w:szCs w:val="24"/>
        </w:rPr>
        <w:t>in the two main cities</w:t>
      </w:r>
      <w:r w:rsidRPr="00AE04F7">
        <w:rPr>
          <w:sz w:val="24"/>
          <w:szCs w:val="24"/>
        </w:rPr>
        <w:t>. Co</w:t>
      </w:r>
      <w:r w:rsidR="006853FC" w:rsidRPr="00AE04F7">
        <w:rPr>
          <w:sz w:val="24"/>
          <w:szCs w:val="24"/>
        </w:rPr>
        <w:t>mparative data in 1985</w:t>
      </w:r>
      <w:ins w:id="75" w:author="Jonas Stage Sø" w:date="2025-03-17T14:18:00Z" w16du:dateUtc="2025-03-17T13:18:00Z">
        <w:r w:rsidR="00714D2F" w:rsidRPr="00AE04F7">
          <w:rPr>
            <w:sz w:val="24"/>
            <w:szCs w:val="24"/>
          </w:rPr>
          <w:t>–</w:t>
        </w:r>
      </w:ins>
      <w:del w:id="76" w:author="Jonas Stage Sø" w:date="2025-03-17T14:18:00Z" w16du:dateUtc="2025-03-17T13:18:00Z">
        <w:r w:rsidR="006853FC" w:rsidRPr="00AE04F7" w:rsidDel="00714D2F">
          <w:rPr>
            <w:sz w:val="24"/>
            <w:szCs w:val="24"/>
          </w:rPr>
          <w:delText>-</w:delText>
        </w:r>
      </w:del>
      <w:r w:rsidR="006853FC" w:rsidRPr="00AE04F7">
        <w:rPr>
          <w:sz w:val="24"/>
          <w:szCs w:val="24"/>
        </w:rPr>
        <w:t>87 and 2018</w:t>
      </w:r>
      <w:ins w:id="77" w:author="Jonas Stage Sø" w:date="2025-03-17T14:18:00Z" w16du:dateUtc="2025-03-17T13:18:00Z">
        <w:r w:rsidR="00714D2F" w:rsidRPr="00AE04F7">
          <w:rPr>
            <w:sz w:val="24"/>
            <w:szCs w:val="24"/>
          </w:rPr>
          <w:t>–</w:t>
        </w:r>
      </w:ins>
      <w:del w:id="78" w:author="Jonas Stage Sø" w:date="2025-03-17T14:18:00Z" w16du:dateUtc="2025-03-17T13:18:00Z">
        <w:r w:rsidR="006853FC" w:rsidRPr="00AE04F7" w:rsidDel="00714D2F">
          <w:rPr>
            <w:sz w:val="24"/>
            <w:szCs w:val="24"/>
          </w:rPr>
          <w:delText>-</w:delText>
        </w:r>
      </w:del>
      <w:r w:rsidR="006853FC" w:rsidRPr="00AE04F7">
        <w:rPr>
          <w:sz w:val="24"/>
          <w:szCs w:val="24"/>
        </w:rPr>
        <w:t>21 show</w:t>
      </w:r>
      <w:r w:rsidR="00037965" w:rsidRPr="00AE04F7">
        <w:rPr>
          <w:sz w:val="24"/>
          <w:szCs w:val="24"/>
        </w:rPr>
        <w:t>e</w:t>
      </w:r>
      <w:r w:rsidR="00BF48E1" w:rsidRPr="00AE04F7">
        <w:rPr>
          <w:sz w:val="24"/>
          <w:szCs w:val="24"/>
        </w:rPr>
        <w:t>d</w:t>
      </w:r>
      <w:r w:rsidR="006853FC" w:rsidRPr="00AE04F7">
        <w:rPr>
          <w:sz w:val="24"/>
          <w:szCs w:val="24"/>
        </w:rPr>
        <w:t xml:space="preserve"> </w:t>
      </w:r>
      <w:r w:rsidR="00F426A3" w:rsidRPr="00AE04F7">
        <w:rPr>
          <w:sz w:val="24"/>
          <w:szCs w:val="24"/>
        </w:rPr>
        <w:t xml:space="preserve">a drop of </w:t>
      </w:r>
      <w:r w:rsidRPr="00AE04F7">
        <w:rPr>
          <w:sz w:val="24"/>
          <w:szCs w:val="24"/>
        </w:rPr>
        <w:t xml:space="preserve">annual </w:t>
      </w:r>
      <w:r w:rsidR="00F426A3" w:rsidRPr="00AE04F7">
        <w:rPr>
          <w:sz w:val="24"/>
          <w:szCs w:val="24"/>
        </w:rPr>
        <w:t>sewage outlets from 62.6 tons TP and 199 tons TN to only 2.2 tons TP and 23.3 tons TN</w:t>
      </w:r>
      <w:r w:rsidR="00506DB6" w:rsidRPr="00AE04F7">
        <w:rPr>
          <w:sz w:val="24"/>
          <w:szCs w:val="24"/>
        </w:rPr>
        <w:t>. An</w:t>
      </w:r>
      <w:r w:rsidRPr="00AE04F7">
        <w:rPr>
          <w:sz w:val="24"/>
          <w:szCs w:val="24"/>
        </w:rPr>
        <w:t xml:space="preserve">nual </w:t>
      </w:r>
      <w:r w:rsidR="00F426A3" w:rsidRPr="00AE04F7">
        <w:rPr>
          <w:sz w:val="24"/>
          <w:szCs w:val="24"/>
        </w:rPr>
        <w:t>inputs to Lake Arresø dropped from 72 to 6.8 tons TP and 449 to 247 tons TN over the same period</w:t>
      </w:r>
      <w:r w:rsidR="00371E81" w:rsidRPr="00AE04F7">
        <w:rPr>
          <w:sz w:val="24"/>
          <w:szCs w:val="24"/>
        </w:rPr>
        <w:t xml:space="preserve"> (Table 2)</w:t>
      </w:r>
      <w:r w:rsidR="00F426A3" w:rsidRPr="00AE04F7">
        <w:rPr>
          <w:sz w:val="24"/>
          <w:szCs w:val="24"/>
        </w:rPr>
        <w:t>. Th</w:t>
      </w:r>
      <w:r w:rsidR="00EE7068" w:rsidRPr="00AE04F7">
        <w:rPr>
          <w:sz w:val="24"/>
          <w:szCs w:val="24"/>
        </w:rPr>
        <w:t xml:space="preserve">us, </w:t>
      </w:r>
      <w:r w:rsidRPr="00AE04F7">
        <w:rPr>
          <w:sz w:val="24"/>
          <w:szCs w:val="24"/>
        </w:rPr>
        <w:t xml:space="preserve">annual </w:t>
      </w:r>
      <w:r w:rsidR="00F426A3" w:rsidRPr="00AE04F7">
        <w:rPr>
          <w:sz w:val="24"/>
          <w:szCs w:val="24"/>
        </w:rPr>
        <w:t xml:space="preserve">sewage output </w:t>
      </w:r>
      <w:r w:rsidRPr="00AE04F7">
        <w:rPr>
          <w:sz w:val="24"/>
          <w:szCs w:val="24"/>
        </w:rPr>
        <w:t xml:space="preserve">of TP, including overflow from buildings, roads and pavements in the cities, </w:t>
      </w:r>
      <w:r w:rsidR="00F426A3" w:rsidRPr="00AE04F7">
        <w:rPr>
          <w:sz w:val="24"/>
          <w:szCs w:val="24"/>
        </w:rPr>
        <w:t>d</w:t>
      </w:r>
      <w:r w:rsidR="00BC323E" w:rsidRPr="00AE04F7">
        <w:rPr>
          <w:sz w:val="24"/>
          <w:szCs w:val="24"/>
        </w:rPr>
        <w:t xml:space="preserve">ecreased </w:t>
      </w:r>
      <w:r w:rsidR="00F426A3" w:rsidRPr="00AE04F7">
        <w:rPr>
          <w:sz w:val="24"/>
          <w:szCs w:val="24"/>
        </w:rPr>
        <w:t xml:space="preserve">to only 3.5% over the period and its contribution to total input to Lake Arresø dropped from </w:t>
      </w:r>
      <w:r w:rsidR="00B73A13" w:rsidRPr="00AE04F7">
        <w:rPr>
          <w:sz w:val="24"/>
          <w:szCs w:val="24"/>
        </w:rPr>
        <w:t xml:space="preserve">approximately </w:t>
      </w:r>
      <w:r w:rsidR="00F426A3" w:rsidRPr="00AE04F7">
        <w:rPr>
          <w:sz w:val="24"/>
          <w:szCs w:val="24"/>
        </w:rPr>
        <w:t>87 to 32%</w:t>
      </w:r>
      <w:r w:rsidRPr="00AE04F7">
        <w:rPr>
          <w:sz w:val="24"/>
          <w:szCs w:val="24"/>
        </w:rPr>
        <w:t xml:space="preserve">. </w:t>
      </w:r>
      <w:r w:rsidR="00506DB6" w:rsidRPr="00AE04F7">
        <w:rPr>
          <w:sz w:val="24"/>
          <w:szCs w:val="24"/>
        </w:rPr>
        <w:t>Thus, f</w:t>
      </w:r>
      <w:r w:rsidRPr="00AE04F7">
        <w:rPr>
          <w:sz w:val="24"/>
          <w:szCs w:val="24"/>
        </w:rPr>
        <w:t xml:space="preserve">rom </w:t>
      </w:r>
      <w:r w:rsidR="000B6624" w:rsidRPr="00AE04F7">
        <w:rPr>
          <w:sz w:val="24"/>
          <w:szCs w:val="24"/>
        </w:rPr>
        <w:t xml:space="preserve">totally dominating the </w:t>
      </w:r>
      <w:r w:rsidR="00484065" w:rsidRPr="00AE04F7">
        <w:rPr>
          <w:sz w:val="24"/>
          <w:szCs w:val="24"/>
        </w:rPr>
        <w:t>T</w:t>
      </w:r>
      <w:r w:rsidR="000B6624" w:rsidRPr="00AE04F7">
        <w:rPr>
          <w:sz w:val="24"/>
          <w:szCs w:val="24"/>
        </w:rPr>
        <w:t>P input to Lake Arresø</w:t>
      </w:r>
      <w:r w:rsidR="00403CA4" w:rsidRPr="00AE04F7">
        <w:rPr>
          <w:sz w:val="24"/>
          <w:szCs w:val="24"/>
        </w:rPr>
        <w:t xml:space="preserve"> in the 1970</w:t>
      </w:r>
      <w:ins w:id="79" w:author="Jonas Stage Sø" w:date="2025-03-17T14:19:00Z" w16du:dateUtc="2025-03-17T13:19:00Z">
        <w:r w:rsidR="00370DEA" w:rsidRPr="00AE04F7">
          <w:rPr>
            <w:sz w:val="24"/>
            <w:szCs w:val="24"/>
          </w:rPr>
          <w:t>–</w:t>
        </w:r>
      </w:ins>
      <w:del w:id="80" w:author="Jonas Stage Sø" w:date="2025-03-17T14:19:00Z" w16du:dateUtc="2025-03-17T13:19:00Z">
        <w:r w:rsidR="00403CA4" w:rsidRPr="00AE04F7" w:rsidDel="00370DEA">
          <w:rPr>
            <w:sz w:val="24"/>
            <w:szCs w:val="24"/>
          </w:rPr>
          <w:delText>-</w:delText>
        </w:r>
      </w:del>
      <w:r w:rsidR="00403CA4" w:rsidRPr="00AE04F7">
        <w:rPr>
          <w:sz w:val="24"/>
          <w:szCs w:val="24"/>
        </w:rPr>
        <w:t>1980s</w:t>
      </w:r>
      <w:r w:rsidR="000B6624" w:rsidRPr="00AE04F7">
        <w:rPr>
          <w:sz w:val="24"/>
          <w:szCs w:val="24"/>
        </w:rPr>
        <w:t xml:space="preserve">, </w:t>
      </w:r>
      <w:r w:rsidR="00403CA4" w:rsidRPr="00AE04F7">
        <w:rPr>
          <w:sz w:val="24"/>
          <w:szCs w:val="24"/>
        </w:rPr>
        <w:t>urban inpu</w:t>
      </w:r>
      <w:r w:rsidR="000B6624" w:rsidRPr="00AE04F7">
        <w:rPr>
          <w:sz w:val="24"/>
          <w:szCs w:val="24"/>
        </w:rPr>
        <w:t xml:space="preserve">t </w:t>
      </w:r>
      <w:r w:rsidR="00C6237B" w:rsidRPr="00AE04F7">
        <w:rPr>
          <w:sz w:val="24"/>
          <w:szCs w:val="24"/>
        </w:rPr>
        <w:t xml:space="preserve">presently contributes about one-third, while </w:t>
      </w:r>
      <w:r w:rsidR="00403CA4" w:rsidRPr="00AE04F7">
        <w:rPr>
          <w:sz w:val="24"/>
          <w:szCs w:val="24"/>
        </w:rPr>
        <w:t xml:space="preserve">rural </w:t>
      </w:r>
      <w:r w:rsidRPr="00AE04F7">
        <w:rPr>
          <w:sz w:val="24"/>
          <w:szCs w:val="24"/>
        </w:rPr>
        <w:t xml:space="preserve">input </w:t>
      </w:r>
      <w:r w:rsidR="00EE7068" w:rsidRPr="00AE04F7">
        <w:rPr>
          <w:sz w:val="24"/>
          <w:szCs w:val="24"/>
        </w:rPr>
        <w:t xml:space="preserve">estimated by difference </w:t>
      </w:r>
      <w:r w:rsidRPr="00AE04F7">
        <w:rPr>
          <w:sz w:val="24"/>
          <w:szCs w:val="24"/>
        </w:rPr>
        <w:t xml:space="preserve">is </w:t>
      </w:r>
      <w:r w:rsidR="00403CA4" w:rsidRPr="00AE04F7">
        <w:rPr>
          <w:sz w:val="24"/>
          <w:szCs w:val="24"/>
        </w:rPr>
        <w:t xml:space="preserve">accountable </w:t>
      </w:r>
      <w:r w:rsidR="00C6237B" w:rsidRPr="00AE04F7">
        <w:rPr>
          <w:sz w:val="24"/>
          <w:szCs w:val="24"/>
        </w:rPr>
        <w:t>for</w:t>
      </w:r>
      <w:r w:rsidRPr="00AE04F7">
        <w:rPr>
          <w:sz w:val="24"/>
          <w:szCs w:val="24"/>
        </w:rPr>
        <w:t xml:space="preserve"> the remaining</w:t>
      </w:r>
      <w:r w:rsidR="00C6237B" w:rsidRPr="00AE04F7">
        <w:rPr>
          <w:sz w:val="24"/>
          <w:szCs w:val="24"/>
        </w:rPr>
        <w:t xml:space="preserve"> </w:t>
      </w:r>
      <w:r w:rsidR="00484065" w:rsidRPr="00AE04F7">
        <w:rPr>
          <w:sz w:val="24"/>
          <w:szCs w:val="24"/>
        </w:rPr>
        <w:t>two-thirds</w:t>
      </w:r>
      <w:r w:rsidR="00371E81" w:rsidRPr="00AE04F7">
        <w:rPr>
          <w:sz w:val="24"/>
          <w:szCs w:val="24"/>
        </w:rPr>
        <w:t xml:space="preserve"> (Table 2)</w:t>
      </w:r>
      <w:r w:rsidR="00484065" w:rsidRPr="00AE04F7">
        <w:rPr>
          <w:sz w:val="24"/>
          <w:szCs w:val="24"/>
        </w:rPr>
        <w:t xml:space="preserve">. </w:t>
      </w:r>
      <w:r w:rsidR="0009090E" w:rsidRPr="00AE04F7">
        <w:rPr>
          <w:sz w:val="24"/>
          <w:szCs w:val="24"/>
        </w:rPr>
        <w:t>In 1988, the nutrient loss from cultivated fields was estimated at 5.5 tons P (Table 3.5.14 in C</w:t>
      </w:r>
      <w:r w:rsidR="00EE7068" w:rsidRPr="00AE04F7">
        <w:rPr>
          <w:sz w:val="24"/>
          <w:szCs w:val="24"/>
        </w:rPr>
        <w:t>OWIc</w:t>
      </w:r>
      <w:r w:rsidR="0009090E" w:rsidRPr="00AE04F7">
        <w:rPr>
          <w:sz w:val="24"/>
          <w:szCs w:val="24"/>
        </w:rPr>
        <w:t xml:space="preserve">onsult 1988) </w:t>
      </w:r>
      <w:r w:rsidR="00403CA4" w:rsidRPr="00AE04F7">
        <w:rPr>
          <w:sz w:val="24"/>
          <w:szCs w:val="24"/>
        </w:rPr>
        <w:t xml:space="preserve">supporting the assessment that they presently </w:t>
      </w:r>
      <w:r w:rsidR="00832EEF" w:rsidRPr="00AE04F7">
        <w:rPr>
          <w:sz w:val="24"/>
          <w:szCs w:val="24"/>
        </w:rPr>
        <w:t xml:space="preserve">may </w:t>
      </w:r>
      <w:r w:rsidR="00403CA4" w:rsidRPr="00AE04F7">
        <w:rPr>
          <w:sz w:val="24"/>
          <w:szCs w:val="24"/>
        </w:rPr>
        <w:t xml:space="preserve">represent </w:t>
      </w:r>
      <w:r w:rsidR="0009090E" w:rsidRPr="00AE04F7">
        <w:rPr>
          <w:sz w:val="24"/>
          <w:szCs w:val="24"/>
        </w:rPr>
        <w:t xml:space="preserve">the main TP </w:t>
      </w:r>
      <w:r w:rsidR="00403CA4" w:rsidRPr="00AE04F7">
        <w:rPr>
          <w:sz w:val="24"/>
          <w:szCs w:val="24"/>
        </w:rPr>
        <w:t xml:space="preserve">source </w:t>
      </w:r>
      <w:r w:rsidR="0009090E" w:rsidRPr="00AE04F7">
        <w:rPr>
          <w:sz w:val="24"/>
          <w:szCs w:val="24"/>
        </w:rPr>
        <w:t xml:space="preserve">to Lake Arresø. </w:t>
      </w:r>
    </w:p>
    <w:p w14:paraId="681CAB9B" w14:textId="30B56410" w:rsidR="00F47DA8" w:rsidRPr="00AE04F7" w:rsidRDefault="00371E81" w:rsidP="00E069F4">
      <w:pPr>
        <w:rPr>
          <w:sz w:val="24"/>
          <w:szCs w:val="24"/>
        </w:rPr>
      </w:pPr>
      <w:r w:rsidRPr="00AE04F7">
        <w:rPr>
          <w:sz w:val="24"/>
          <w:szCs w:val="24"/>
        </w:rPr>
        <w:t>Mean</w:t>
      </w:r>
      <w:r w:rsidR="00DB393E" w:rsidRPr="00AE04F7">
        <w:rPr>
          <w:sz w:val="24"/>
          <w:szCs w:val="24"/>
        </w:rPr>
        <w:t xml:space="preserve"> annual </w:t>
      </w:r>
      <w:r w:rsidR="00037965" w:rsidRPr="00AE04F7">
        <w:rPr>
          <w:sz w:val="24"/>
          <w:szCs w:val="24"/>
        </w:rPr>
        <w:t xml:space="preserve">TN input </w:t>
      </w:r>
      <w:r w:rsidR="00DB393E" w:rsidRPr="00AE04F7">
        <w:rPr>
          <w:sz w:val="24"/>
          <w:szCs w:val="24"/>
        </w:rPr>
        <w:t>to Lake Arresø decreased 2-fold from the 1970s to 2018</w:t>
      </w:r>
      <w:ins w:id="81" w:author="Jonas Stage Sø" w:date="2025-03-17T14:22:00Z" w16du:dateUtc="2025-03-17T13:22:00Z">
        <w:r w:rsidR="007E4739" w:rsidRPr="00AE04F7">
          <w:rPr>
            <w:sz w:val="24"/>
            <w:szCs w:val="24"/>
          </w:rPr>
          <w:t>–</w:t>
        </w:r>
      </w:ins>
      <w:del w:id="82" w:author="Jonas Stage Sø" w:date="2025-03-17T14:22:00Z" w16du:dateUtc="2025-03-17T13:22:00Z">
        <w:r w:rsidR="00DB393E" w:rsidRPr="00AE04F7" w:rsidDel="007E4739">
          <w:rPr>
            <w:sz w:val="24"/>
            <w:szCs w:val="24"/>
          </w:rPr>
          <w:delText>-</w:delText>
        </w:r>
      </w:del>
      <w:r w:rsidR="00DB393E" w:rsidRPr="00AE04F7">
        <w:rPr>
          <w:sz w:val="24"/>
          <w:szCs w:val="24"/>
        </w:rPr>
        <w:t>21 (</w:t>
      </w:r>
      <w:r w:rsidRPr="00AE04F7">
        <w:rPr>
          <w:sz w:val="24"/>
          <w:szCs w:val="24"/>
        </w:rPr>
        <w:t>Table 2</w:t>
      </w:r>
      <w:r w:rsidR="00DB393E" w:rsidRPr="00AE04F7">
        <w:rPr>
          <w:sz w:val="24"/>
          <w:szCs w:val="24"/>
        </w:rPr>
        <w:t xml:space="preserve">). </w:t>
      </w:r>
      <w:r w:rsidR="00F47DA8" w:rsidRPr="00AE04F7">
        <w:rPr>
          <w:sz w:val="24"/>
          <w:szCs w:val="24"/>
        </w:rPr>
        <w:t>Over the period 1985</w:t>
      </w:r>
      <w:ins w:id="83" w:author="Jonas Stage Sø" w:date="2025-03-17T14:22:00Z" w16du:dateUtc="2025-03-17T13:22:00Z">
        <w:r w:rsidR="00BE0266" w:rsidRPr="00AE04F7">
          <w:rPr>
            <w:sz w:val="24"/>
            <w:szCs w:val="24"/>
          </w:rPr>
          <w:t>–</w:t>
        </w:r>
      </w:ins>
      <w:del w:id="84" w:author="Jonas Stage Sø" w:date="2025-03-17T14:22:00Z" w16du:dateUtc="2025-03-17T13:22:00Z">
        <w:r w:rsidR="00F47DA8" w:rsidRPr="00AE04F7" w:rsidDel="00BE0266">
          <w:rPr>
            <w:sz w:val="24"/>
            <w:szCs w:val="24"/>
          </w:rPr>
          <w:delText>-</w:delText>
        </w:r>
      </w:del>
      <w:r w:rsidR="00F47DA8" w:rsidRPr="00AE04F7">
        <w:rPr>
          <w:sz w:val="24"/>
          <w:szCs w:val="24"/>
        </w:rPr>
        <w:t>87 to 2018</w:t>
      </w:r>
      <w:ins w:id="85" w:author="Jonas Stage Sø" w:date="2025-03-17T14:22:00Z" w16du:dateUtc="2025-03-17T13:22:00Z">
        <w:r w:rsidR="00BE0266" w:rsidRPr="00AE04F7">
          <w:rPr>
            <w:sz w:val="24"/>
            <w:szCs w:val="24"/>
          </w:rPr>
          <w:t>–</w:t>
        </w:r>
      </w:ins>
      <w:del w:id="86" w:author="Jonas Stage Sø" w:date="2025-03-17T14:22:00Z" w16du:dateUtc="2025-03-17T13:22:00Z">
        <w:r w:rsidR="00F47DA8" w:rsidRPr="00AE04F7" w:rsidDel="00BE0266">
          <w:rPr>
            <w:sz w:val="24"/>
            <w:szCs w:val="24"/>
          </w:rPr>
          <w:delText>-</w:delText>
        </w:r>
      </w:del>
      <w:r w:rsidR="00F47DA8" w:rsidRPr="00AE04F7">
        <w:rPr>
          <w:sz w:val="24"/>
          <w:szCs w:val="24"/>
        </w:rPr>
        <w:t>21</w:t>
      </w:r>
      <w:r w:rsidR="005502C2" w:rsidRPr="00AE04F7">
        <w:rPr>
          <w:sz w:val="24"/>
          <w:szCs w:val="24"/>
        </w:rPr>
        <w:t>,</w:t>
      </w:r>
      <w:r w:rsidR="00F47DA8" w:rsidRPr="00AE04F7">
        <w:rPr>
          <w:sz w:val="24"/>
          <w:szCs w:val="24"/>
        </w:rPr>
        <w:t xml:space="preserve"> the TN loss from cities dropped to 12% of the initial and their contribution to the total input to Lake Arresø d</w:t>
      </w:r>
      <w:r w:rsidR="005502C2" w:rsidRPr="00AE04F7">
        <w:rPr>
          <w:sz w:val="24"/>
          <w:szCs w:val="24"/>
        </w:rPr>
        <w:t>eclined f</w:t>
      </w:r>
      <w:r w:rsidR="00F47DA8" w:rsidRPr="00AE04F7">
        <w:rPr>
          <w:sz w:val="24"/>
          <w:szCs w:val="24"/>
        </w:rPr>
        <w:t>rom about 44 to just 9%. The loss from open land</w:t>
      </w:r>
      <w:r w:rsidR="00AB4000" w:rsidRPr="00AE04F7">
        <w:rPr>
          <w:sz w:val="24"/>
          <w:szCs w:val="24"/>
        </w:rPr>
        <w:t>,</w:t>
      </w:r>
      <w:r w:rsidR="00F47DA8" w:rsidRPr="00AE04F7">
        <w:rPr>
          <w:sz w:val="24"/>
          <w:szCs w:val="24"/>
        </w:rPr>
        <w:t xml:space="preserve"> </w:t>
      </w:r>
      <w:r w:rsidR="0009090E" w:rsidRPr="00AE04F7">
        <w:rPr>
          <w:sz w:val="24"/>
          <w:szCs w:val="24"/>
        </w:rPr>
        <w:t>and cultivated fields in particular</w:t>
      </w:r>
      <w:r w:rsidR="00AB4000" w:rsidRPr="00AE04F7">
        <w:rPr>
          <w:sz w:val="24"/>
          <w:szCs w:val="24"/>
        </w:rPr>
        <w:t>,</w:t>
      </w:r>
      <w:r w:rsidR="0009090E" w:rsidRPr="00AE04F7">
        <w:rPr>
          <w:sz w:val="24"/>
          <w:szCs w:val="24"/>
        </w:rPr>
        <w:t xml:space="preserve"> </w:t>
      </w:r>
      <w:r w:rsidR="00F47DA8" w:rsidRPr="00AE04F7">
        <w:rPr>
          <w:sz w:val="24"/>
          <w:szCs w:val="24"/>
        </w:rPr>
        <w:t xml:space="preserve">dominates the TN input to Lake Arresø. </w:t>
      </w:r>
    </w:p>
    <w:p w14:paraId="2D444BEF" w14:textId="5D884D56" w:rsidR="0037143C" w:rsidRPr="00AE04F7" w:rsidRDefault="0037143C" w:rsidP="00E069F4">
      <w:pPr>
        <w:rPr>
          <w:sz w:val="24"/>
          <w:szCs w:val="24"/>
        </w:rPr>
      </w:pPr>
      <w:r w:rsidRPr="00AE04F7">
        <w:rPr>
          <w:sz w:val="24"/>
          <w:szCs w:val="24"/>
        </w:rPr>
        <w:t xml:space="preserve">Mean summer concentrations of org P and org N were linearly related to the annual inputs </w:t>
      </w:r>
      <w:r w:rsidR="00795EE3" w:rsidRPr="00AE04F7">
        <w:rPr>
          <w:sz w:val="24"/>
          <w:szCs w:val="24"/>
        </w:rPr>
        <w:t xml:space="preserve">measured after 1989 </w:t>
      </w:r>
      <w:r w:rsidRPr="00AE04F7">
        <w:rPr>
          <w:sz w:val="24"/>
          <w:szCs w:val="24"/>
        </w:rPr>
        <w:t>according to</w:t>
      </w:r>
      <w:r w:rsidR="00795EE3" w:rsidRPr="00AE04F7">
        <w:rPr>
          <w:sz w:val="24"/>
          <w:szCs w:val="24"/>
        </w:rPr>
        <w:t xml:space="preserve"> the two </w:t>
      </w:r>
      <w:r w:rsidR="00832EEF" w:rsidRPr="00AE04F7">
        <w:rPr>
          <w:sz w:val="24"/>
          <w:szCs w:val="24"/>
        </w:rPr>
        <w:t>regressions</w:t>
      </w:r>
      <w:r w:rsidRPr="00AE04F7">
        <w:rPr>
          <w:sz w:val="24"/>
          <w:szCs w:val="24"/>
        </w:rPr>
        <w:t xml:space="preserve">: </w:t>
      </w:r>
      <w:r w:rsidR="00795EE3" w:rsidRPr="00AE04F7">
        <w:rPr>
          <w:sz w:val="24"/>
          <w:szCs w:val="24"/>
        </w:rPr>
        <w:t>(1) org P (</w:t>
      </w:r>
      <w:r w:rsidR="00795EE3" w:rsidRPr="00AE04F7">
        <w:rPr>
          <w:rFonts w:cstheme="minorHAnsi"/>
          <w:sz w:val="24"/>
          <w:szCs w:val="24"/>
        </w:rPr>
        <w:t>µ</w:t>
      </w:r>
      <w:r w:rsidR="00795EE3" w:rsidRPr="00AE04F7">
        <w:rPr>
          <w:sz w:val="24"/>
          <w:szCs w:val="24"/>
        </w:rPr>
        <w:t>g P L</w:t>
      </w:r>
      <w:r w:rsidR="00795EE3" w:rsidRPr="00AE04F7">
        <w:rPr>
          <w:sz w:val="24"/>
          <w:szCs w:val="24"/>
          <w:vertAlign w:val="superscript"/>
        </w:rPr>
        <w:t>-1</w:t>
      </w:r>
      <w:r w:rsidR="00795EE3" w:rsidRPr="00AE04F7">
        <w:rPr>
          <w:sz w:val="24"/>
          <w:szCs w:val="24"/>
        </w:rPr>
        <w:t xml:space="preserve">) = </w:t>
      </w:r>
      <w:ins w:id="87" w:author="Jonas Stage Sø" w:date="2025-03-17T14:28:00Z" w16du:dateUtc="2025-03-17T13:28:00Z">
        <w:r w:rsidR="00AD1727" w:rsidRPr="00AE04F7">
          <w:rPr>
            <w:sz w:val="24"/>
            <w:szCs w:val="24"/>
          </w:rPr>
          <w:t>1</w:t>
        </w:r>
      </w:ins>
      <w:ins w:id="88" w:author="Jonas Stage Sø" w:date="2025-03-17T14:29:00Z" w16du:dateUtc="2025-03-17T13:29:00Z">
        <w:r w:rsidR="006A44C2" w:rsidRPr="00AE04F7">
          <w:rPr>
            <w:sz w:val="24"/>
            <w:szCs w:val="24"/>
          </w:rPr>
          <w:t>6.0</w:t>
        </w:r>
      </w:ins>
      <w:del w:id="89" w:author="Jonas Stage Sø" w:date="2025-03-17T14:28:00Z" w16du:dateUtc="2025-03-17T13:28:00Z">
        <w:r w:rsidR="00795EE3" w:rsidRPr="00AE04F7" w:rsidDel="00AD1727">
          <w:rPr>
            <w:sz w:val="24"/>
            <w:szCs w:val="24"/>
          </w:rPr>
          <w:delText>20.2</w:delText>
        </w:r>
      </w:del>
      <w:r w:rsidR="00795EE3" w:rsidRPr="00AE04F7">
        <w:rPr>
          <w:sz w:val="24"/>
          <w:szCs w:val="24"/>
        </w:rPr>
        <w:t xml:space="preserve"> TP</w:t>
      </w:r>
      <w:r w:rsidR="00795EE3" w:rsidRPr="00AE04F7">
        <w:rPr>
          <w:sz w:val="24"/>
          <w:szCs w:val="24"/>
          <w:vertAlign w:val="subscript"/>
        </w:rPr>
        <w:t>IN</w:t>
      </w:r>
      <w:r w:rsidR="00795EE3" w:rsidRPr="00AE04F7">
        <w:rPr>
          <w:sz w:val="24"/>
          <w:szCs w:val="24"/>
        </w:rPr>
        <w:t xml:space="preserve"> (ton P year</w:t>
      </w:r>
      <w:r w:rsidR="00795EE3" w:rsidRPr="00AE04F7">
        <w:rPr>
          <w:sz w:val="24"/>
          <w:szCs w:val="24"/>
          <w:vertAlign w:val="superscript"/>
        </w:rPr>
        <w:t>-1</w:t>
      </w:r>
      <w:r w:rsidR="00795EE3" w:rsidRPr="00AE04F7">
        <w:rPr>
          <w:sz w:val="24"/>
          <w:szCs w:val="24"/>
        </w:rPr>
        <w:t xml:space="preserve">, </w:t>
      </w:r>
      <w:ins w:id="90" w:author="Jonas Stage Sø" w:date="2025-03-17T14:26:00Z" w16du:dateUtc="2025-03-17T13:26:00Z">
        <w:r w:rsidR="00DA5C6C" w:rsidRPr="00AE04F7">
          <w:rPr>
            <w:sz w:val="24"/>
            <w:szCs w:val="24"/>
          </w:rPr>
          <w:t>R</w:t>
        </w:r>
      </w:ins>
      <w:del w:id="91" w:author="Jonas Stage Sø" w:date="2025-03-17T14:26:00Z" w16du:dateUtc="2025-03-17T13:26:00Z">
        <w:r w:rsidR="00795EE3" w:rsidRPr="00AE04F7" w:rsidDel="00DA5C6C">
          <w:rPr>
            <w:sz w:val="24"/>
            <w:szCs w:val="24"/>
          </w:rPr>
          <w:delText>r</w:delText>
        </w:r>
      </w:del>
      <w:r w:rsidR="00795EE3" w:rsidRPr="00AE04F7">
        <w:rPr>
          <w:sz w:val="24"/>
          <w:szCs w:val="24"/>
          <w:vertAlign w:val="superscript"/>
        </w:rPr>
        <w:t>2</w:t>
      </w:r>
      <w:r w:rsidR="00795EE3" w:rsidRPr="00AE04F7">
        <w:rPr>
          <w:sz w:val="24"/>
          <w:szCs w:val="24"/>
        </w:rPr>
        <w:t xml:space="preserve"> = 0.</w:t>
      </w:r>
      <w:ins w:id="92" w:author="Jonas Stage Sø" w:date="2025-03-17T14:28:00Z" w16du:dateUtc="2025-03-17T13:28:00Z">
        <w:r w:rsidR="00AD1727" w:rsidRPr="00AE04F7">
          <w:rPr>
            <w:sz w:val="24"/>
            <w:szCs w:val="24"/>
          </w:rPr>
          <w:t>85</w:t>
        </w:r>
      </w:ins>
      <w:del w:id="93" w:author="Jonas Stage Sø" w:date="2025-03-17T14:28:00Z" w16du:dateUtc="2025-03-17T13:28:00Z">
        <w:r w:rsidR="00795EE3" w:rsidRPr="00AE04F7" w:rsidDel="00AD1727">
          <w:rPr>
            <w:sz w:val="24"/>
            <w:szCs w:val="24"/>
          </w:rPr>
          <w:delText>32</w:delText>
        </w:r>
      </w:del>
      <w:r w:rsidR="00795EE3" w:rsidRPr="00AE04F7">
        <w:rPr>
          <w:sz w:val="24"/>
          <w:szCs w:val="24"/>
        </w:rPr>
        <w:t>, p &lt; 0.0</w:t>
      </w:r>
      <w:r w:rsidR="00F469A5" w:rsidRPr="00AE04F7">
        <w:rPr>
          <w:sz w:val="24"/>
          <w:szCs w:val="24"/>
        </w:rPr>
        <w:t>1</w:t>
      </w:r>
      <w:r w:rsidR="00795EE3" w:rsidRPr="00AE04F7">
        <w:rPr>
          <w:sz w:val="24"/>
          <w:szCs w:val="24"/>
        </w:rPr>
        <w:t>) and (2) org N (</w:t>
      </w:r>
      <w:r w:rsidR="00795EE3" w:rsidRPr="00AE04F7">
        <w:rPr>
          <w:rFonts w:cstheme="minorHAnsi"/>
          <w:sz w:val="24"/>
          <w:szCs w:val="24"/>
        </w:rPr>
        <w:t>µ</w:t>
      </w:r>
      <w:r w:rsidR="00795EE3" w:rsidRPr="00AE04F7">
        <w:rPr>
          <w:sz w:val="24"/>
          <w:szCs w:val="24"/>
        </w:rPr>
        <w:t>g N L</w:t>
      </w:r>
      <w:r w:rsidR="00795EE3" w:rsidRPr="00AE04F7">
        <w:rPr>
          <w:sz w:val="24"/>
          <w:szCs w:val="24"/>
          <w:vertAlign w:val="superscript"/>
        </w:rPr>
        <w:t>-1</w:t>
      </w:r>
      <w:r w:rsidR="00795EE3" w:rsidRPr="00AE04F7">
        <w:rPr>
          <w:sz w:val="24"/>
          <w:szCs w:val="24"/>
        </w:rPr>
        <w:t xml:space="preserve">) = </w:t>
      </w:r>
      <w:del w:id="94" w:author="Jonas Stage Sø" w:date="2025-03-17T14:30:00Z" w16du:dateUtc="2025-03-17T13:30:00Z">
        <w:r w:rsidR="00795EE3" w:rsidRPr="00AE04F7" w:rsidDel="007B7817">
          <w:rPr>
            <w:sz w:val="24"/>
            <w:szCs w:val="24"/>
          </w:rPr>
          <w:delText xml:space="preserve">1396 </w:delText>
        </w:r>
      </w:del>
      <w:ins w:id="95" w:author="Jonas Stage Sø" w:date="2025-03-17T14:30:00Z" w16du:dateUtc="2025-03-17T13:30:00Z">
        <w:r w:rsidR="007B7817" w:rsidRPr="00AE04F7">
          <w:rPr>
            <w:sz w:val="24"/>
            <w:szCs w:val="24"/>
          </w:rPr>
          <w:t>6.86</w:t>
        </w:r>
      </w:ins>
      <w:del w:id="96" w:author="Jonas Stage Sø" w:date="2025-03-17T14:30:00Z" w16du:dateUtc="2025-03-17T13:30:00Z">
        <w:r w:rsidR="00795EE3" w:rsidRPr="00AE04F7" w:rsidDel="007B7817">
          <w:rPr>
            <w:sz w:val="24"/>
            <w:szCs w:val="24"/>
          </w:rPr>
          <w:delText>+ 2.76</w:delText>
        </w:r>
      </w:del>
      <w:r w:rsidR="00795EE3" w:rsidRPr="00AE04F7">
        <w:rPr>
          <w:sz w:val="24"/>
          <w:szCs w:val="24"/>
        </w:rPr>
        <w:t xml:space="preserve"> TN</w:t>
      </w:r>
      <w:r w:rsidR="00795EE3" w:rsidRPr="00AE04F7">
        <w:rPr>
          <w:sz w:val="24"/>
          <w:szCs w:val="24"/>
          <w:vertAlign w:val="subscript"/>
        </w:rPr>
        <w:t xml:space="preserve">IN </w:t>
      </w:r>
      <w:r w:rsidR="00795EE3" w:rsidRPr="00AE04F7">
        <w:rPr>
          <w:sz w:val="24"/>
          <w:szCs w:val="24"/>
        </w:rPr>
        <w:t>(ton N year</w:t>
      </w:r>
      <w:r w:rsidR="00795EE3" w:rsidRPr="00AE04F7">
        <w:rPr>
          <w:sz w:val="24"/>
          <w:szCs w:val="24"/>
          <w:vertAlign w:val="superscript"/>
        </w:rPr>
        <w:t>-1</w:t>
      </w:r>
      <w:r w:rsidR="00795EE3" w:rsidRPr="00AE04F7">
        <w:rPr>
          <w:sz w:val="24"/>
          <w:szCs w:val="24"/>
        </w:rPr>
        <w:t>, r</w:t>
      </w:r>
      <w:r w:rsidR="00795EE3" w:rsidRPr="00AE04F7">
        <w:rPr>
          <w:sz w:val="24"/>
          <w:szCs w:val="24"/>
          <w:vertAlign w:val="superscript"/>
        </w:rPr>
        <w:t>2</w:t>
      </w:r>
      <w:r w:rsidR="00795EE3" w:rsidRPr="00AE04F7">
        <w:rPr>
          <w:sz w:val="24"/>
          <w:szCs w:val="24"/>
        </w:rPr>
        <w:t xml:space="preserve"> = 0.</w:t>
      </w:r>
      <w:ins w:id="97" w:author="Jonas Stage Sø" w:date="2025-03-17T14:30:00Z" w16du:dateUtc="2025-03-17T13:30:00Z">
        <w:r w:rsidR="002330E4" w:rsidRPr="00AE04F7">
          <w:rPr>
            <w:sz w:val="24"/>
            <w:szCs w:val="24"/>
          </w:rPr>
          <w:t>89</w:t>
        </w:r>
      </w:ins>
      <w:del w:id="98" w:author="Jonas Stage Sø" w:date="2025-03-17T14:30:00Z" w16du:dateUtc="2025-03-17T13:30:00Z">
        <w:r w:rsidR="00795EE3" w:rsidRPr="00AE04F7" w:rsidDel="002330E4">
          <w:rPr>
            <w:sz w:val="24"/>
            <w:szCs w:val="24"/>
          </w:rPr>
          <w:delText>27</w:delText>
        </w:r>
      </w:del>
      <w:r w:rsidR="00F469A5" w:rsidRPr="00AE04F7">
        <w:rPr>
          <w:sz w:val="24"/>
          <w:szCs w:val="24"/>
        </w:rPr>
        <w:t>, p &lt; 0.</w:t>
      </w:r>
      <w:commentRangeStart w:id="99"/>
      <w:commentRangeStart w:id="100"/>
      <w:r w:rsidR="00F469A5" w:rsidRPr="00AE04F7">
        <w:rPr>
          <w:sz w:val="24"/>
          <w:szCs w:val="24"/>
        </w:rPr>
        <w:t>01</w:t>
      </w:r>
      <w:commentRangeEnd w:id="99"/>
      <w:r w:rsidR="00F469A5" w:rsidRPr="00AE04F7">
        <w:rPr>
          <w:rStyle w:val="CommentReference"/>
          <w:sz w:val="24"/>
          <w:szCs w:val="24"/>
        </w:rPr>
        <w:commentReference w:id="99"/>
      </w:r>
      <w:commentRangeEnd w:id="100"/>
      <w:r w:rsidR="00A23364" w:rsidRPr="00AE04F7">
        <w:rPr>
          <w:rStyle w:val="CommentReference"/>
          <w:sz w:val="24"/>
          <w:szCs w:val="24"/>
        </w:rPr>
        <w:commentReference w:id="100"/>
      </w:r>
      <w:r w:rsidR="00795EE3" w:rsidRPr="00AE04F7">
        <w:rPr>
          <w:sz w:val="24"/>
          <w:szCs w:val="24"/>
        </w:rPr>
        <w:t>).</w:t>
      </w:r>
      <w:r w:rsidR="00F469A5" w:rsidRPr="00AE04F7">
        <w:rPr>
          <w:sz w:val="24"/>
          <w:szCs w:val="24"/>
        </w:rPr>
        <w:t xml:space="preserve">  </w:t>
      </w:r>
      <w:r w:rsidR="00795EE3" w:rsidRPr="00AE04F7">
        <w:rPr>
          <w:sz w:val="24"/>
          <w:szCs w:val="24"/>
        </w:rPr>
        <w:t xml:space="preserve"> </w:t>
      </w:r>
      <w:r w:rsidRPr="00AE04F7">
        <w:rPr>
          <w:sz w:val="24"/>
          <w:szCs w:val="24"/>
        </w:rPr>
        <w:t xml:space="preserve"> </w:t>
      </w:r>
    </w:p>
    <w:p w14:paraId="4DEB650C" w14:textId="56AF1B31" w:rsidR="007D0AD9" w:rsidRPr="00AE04F7" w:rsidRDefault="00F47DA8" w:rsidP="00F47DA8">
      <w:pPr>
        <w:rPr>
          <w:sz w:val="24"/>
          <w:szCs w:val="24"/>
        </w:rPr>
      </w:pPr>
      <w:r w:rsidRPr="00AE04F7">
        <w:rPr>
          <w:i/>
          <w:sz w:val="24"/>
          <w:szCs w:val="24"/>
        </w:rPr>
        <w:t>Re</w:t>
      </w:r>
      <w:r w:rsidR="005502C2" w:rsidRPr="00AE04F7">
        <w:rPr>
          <w:i/>
          <w:sz w:val="24"/>
          <w:szCs w:val="24"/>
        </w:rPr>
        <w:t xml:space="preserve">tention of P and N </w:t>
      </w:r>
      <w:r w:rsidRPr="00AE04F7">
        <w:rPr>
          <w:i/>
          <w:sz w:val="24"/>
          <w:szCs w:val="24"/>
        </w:rPr>
        <w:t xml:space="preserve">in Lake Arresø and new lakes – </w:t>
      </w:r>
      <w:r w:rsidR="00636C35" w:rsidRPr="00AE04F7">
        <w:rPr>
          <w:sz w:val="24"/>
          <w:szCs w:val="24"/>
        </w:rPr>
        <w:t xml:space="preserve">Annual input and output of TP from Lake Arresø changed almost in concert over the years, though long water retention time retained some TP in the lake, while short water retention time released some TP (Fig. </w:t>
      </w:r>
      <w:r w:rsidR="00175BBC" w:rsidRPr="00AE04F7">
        <w:rPr>
          <w:sz w:val="24"/>
          <w:szCs w:val="24"/>
        </w:rPr>
        <w:t>3</w:t>
      </w:r>
      <w:r w:rsidR="00636C35" w:rsidRPr="00AE04F7">
        <w:rPr>
          <w:sz w:val="24"/>
          <w:szCs w:val="24"/>
        </w:rPr>
        <w:t>). In contrast, T</w:t>
      </w:r>
      <w:r w:rsidR="005502C2" w:rsidRPr="00AE04F7">
        <w:rPr>
          <w:sz w:val="24"/>
          <w:szCs w:val="24"/>
        </w:rPr>
        <w:t xml:space="preserve">N input to Lake Arresø exceeded TN outlet </w:t>
      </w:r>
      <w:r w:rsidRPr="00AE04F7">
        <w:rPr>
          <w:sz w:val="24"/>
          <w:szCs w:val="24"/>
        </w:rPr>
        <w:t xml:space="preserve">every year over the </w:t>
      </w:r>
      <w:r w:rsidR="005502C2" w:rsidRPr="00AE04F7">
        <w:rPr>
          <w:sz w:val="24"/>
          <w:szCs w:val="24"/>
        </w:rPr>
        <w:t xml:space="preserve">50 years </w:t>
      </w:r>
      <w:r w:rsidRPr="00AE04F7">
        <w:rPr>
          <w:sz w:val="24"/>
          <w:szCs w:val="24"/>
        </w:rPr>
        <w:t xml:space="preserve">(Fig. </w:t>
      </w:r>
      <w:r w:rsidR="005502C2" w:rsidRPr="00AE04F7">
        <w:rPr>
          <w:sz w:val="24"/>
          <w:szCs w:val="24"/>
        </w:rPr>
        <w:t>2</w:t>
      </w:r>
      <w:r w:rsidR="00506DB6" w:rsidRPr="00AE04F7">
        <w:rPr>
          <w:sz w:val="24"/>
          <w:szCs w:val="24"/>
        </w:rPr>
        <w:t xml:space="preserve">, </w:t>
      </w:r>
      <w:r w:rsidR="005502C2" w:rsidRPr="00AE04F7">
        <w:rPr>
          <w:sz w:val="24"/>
          <w:szCs w:val="24"/>
        </w:rPr>
        <w:t>Fig. S</w:t>
      </w:r>
      <w:r w:rsidR="00506DB6" w:rsidRPr="00AE04F7">
        <w:rPr>
          <w:sz w:val="24"/>
          <w:szCs w:val="24"/>
        </w:rPr>
        <w:t>2</w:t>
      </w:r>
      <w:r w:rsidRPr="00AE04F7">
        <w:rPr>
          <w:sz w:val="24"/>
          <w:szCs w:val="24"/>
        </w:rPr>
        <w:t xml:space="preserve">). </w:t>
      </w:r>
      <w:r w:rsidR="005502C2" w:rsidRPr="00AE04F7">
        <w:rPr>
          <w:sz w:val="24"/>
          <w:szCs w:val="24"/>
        </w:rPr>
        <w:t xml:space="preserve">The annual retention of TN in the lake </w:t>
      </w:r>
      <w:r w:rsidR="00636C35" w:rsidRPr="00AE04F7">
        <w:rPr>
          <w:sz w:val="24"/>
          <w:szCs w:val="24"/>
        </w:rPr>
        <w:t xml:space="preserve">as a percentage of the </w:t>
      </w:r>
      <w:r w:rsidR="005502C2" w:rsidRPr="00AE04F7">
        <w:rPr>
          <w:sz w:val="24"/>
          <w:szCs w:val="24"/>
        </w:rPr>
        <w:t>input was high and increased with water retention time leaving more time for TN removal</w:t>
      </w:r>
      <w:r w:rsidR="00636C35" w:rsidRPr="00AE04F7">
        <w:rPr>
          <w:sz w:val="24"/>
          <w:szCs w:val="24"/>
        </w:rPr>
        <w:t xml:space="preserve"> </w:t>
      </w:r>
      <w:r w:rsidR="00D662E1" w:rsidRPr="00AE04F7">
        <w:rPr>
          <w:sz w:val="24"/>
          <w:szCs w:val="24"/>
        </w:rPr>
        <w:t xml:space="preserve">taking place </w:t>
      </w:r>
      <w:r w:rsidR="00636C35" w:rsidRPr="00AE04F7">
        <w:rPr>
          <w:sz w:val="24"/>
          <w:szCs w:val="24"/>
        </w:rPr>
        <w:t>within the lake</w:t>
      </w:r>
      <w:r w:rsidR="005502C2" w:rsidRPr="00AE04F7">
        <w:rPr>
          <w:sz w:val="24"/>
          <w:szCs w:val="24"/>
        </w:rPr>
        <w:t xml:space="preserve"> (Fig. 3). </w:t>
      </w:r>
      <w:r w:rsidRPr="00AE04F7">
        <w:rPr>
          <w:sz w:val="24"/>
          <w:szCs w:val="24"/>
        </w:rPr>
        <w:t xml:space="preserve">Because the nitrogen pool in the upper sediments did not increase, but in fact decreased </w:t>
      </w:r>
      <w:del w:id="101" w:author="Jonas Stage Sø" w:date="2025-03-17T14:40:00Z" w16du:dateUtc="2025-03-17T13:40:00Z">
        <w:r w:rsidR="00636C35" w:rsidRPr="00AE04F7" w:rsidDel="007919EC">
          <w:rPr>
            <w:sz w:val="24"/>
            <w:szCs w:val="24"/>
          </w:rPr>
          <w:delText xml:space="preserve">in </w:delText>
        </w:r>
        <w:r w:rsidR="00175BBC" w:rsidRPr="00AE04F7" w:rsidDel="007919EC">
          <w:rPr>
            <w:sz w:val="24"/>
            <w:szCs w:val="24"/>
          </w:rPr>
          <w:delText xml:space="preserve">the </w:delText>
        </w:r>
        <w:r w:rsidR="00636C35" w:rsidRPr="00AE04F7" w:rsidDel="007919EC">
          <w:rPr>
            <w:sz w:val="24"/>
            <w:szCs w:val="24"/>
          </w:rPr>
          <w:delText xml:space="preserve">surface sediments </w:delText>
        </w:r>
      </w:del>
      <w:r w:rsidRPr="00AE04F7">
        <w:rPr>
          <w:sz w:val="24"/>
          <w:szCs w:val="24"/>
        </w:rPr>
        <w:t>from 1988</w:t>
      </w:r>
      <w:r w:rsidR="00636C35" w:rsidRPr="00AE04F7">
        <w:rPr>
          <w:sz w:val="24"/>
          <w:szCs w:val="24"/>
        </w:rPr>
        <w:t xml:space="preserve"> to </w:t>
      </w:r>
      <w:r w:rsidRPr="00AE04F7">
        <w:rPr>
          <w:sz w:val="24"/>
          <w:szCs w:val="24"/>
        </w:rPr>
        <w:t>201</w:t>
      </w:r>
      <w:r w:rsidR="00636C35" w:rsidRPr="00AE04F7">
        <w:rPr>
          <w:sz w:val="24"/>
          <w:szCs w:val="24"/>
        </w:rPr>
        <w:t>8</w:t>
      </w:r>
      <w:r w:rsidRPr="00AE04F7">
        <w:rPr>
          <w:sz w:val="24"/>
          <w:szCs w:val="24"/>
        </w:rPr>
        <w:t xml:space="preserve"> along with the reduction of organic matter</w:t>
      </w:r>
      <w:r w:rsidR="00F76B6C" w:rsidRPr="00AE04F7">
        <w:rPr>
          <w:sz w:val="24"/>
          <w:szCs w:val="24"/>
        </w:rPr>
        <w:t xml:space="preserve"> (see later)</w:t>
      </w:r>
      <w:r w:rsidRPr="00AE04F7">
        <w:rPr>
          <w:sz w:val="24"/>
          <w:szCs w:val="24"/>
        </w:rPr>
        <w:t xml:space="preserve">, this removal represents a </w:t>
      </w:r>
      <w:r w:rsidR="00BF48E1" w:rsidRPr="00AE04F7">
        <w:rPr>
          <w:sz w:val="24"/>
          <w:szCs w:val="24"/>
        </w:rPr>
        <w:t xml:space="preserve">minimum </w:t>
      </w:r>
      <w:r w:rsidRPr="00AE04F7">
        <w:rPr>
          <w:sz w:val="24"/>
          <w:szCs w:val="24"/>
        </w:rPr>
        <w:t>net loss by denitrification</w:t>
      </w:r>
      <w:r w:rsidR="00BF48E1" w:rsidRPr="00AE04F7">
        <w:rPr>
          <w:sz w:val="24"/>
          <w:szCs w:val="24"/>
        </w:rPr>
        <w:t xml:space="preserve"> because </w:t>
      </w:r>
      <w:r w:rsidR="007D0AD9" w:rsidRPr="00AE04F7">
        <w:rPr>
          <w:sz w:val="24"/>
          <w:szCs w:val="24"/>
        </w:rPr>
        <w:t xml:space="preserve">neither </w:t>
      </w:r>
      <w:r w:rsidR="00BF48E1" w:rsidRPr="00AE04F7">
        <w:rPr>
          <w:sz w:val="24"/>
          <w:szCs w:val="24"/>
        </w:rPr>
        <w:t xml:space="preserve">the </w:t>
      </w:r>
      <w:r w:rsidR="00175BBC" w:rsidRPr="00AE04F7">
        <w:rPr>
          <w:sz w:val="24"/>
          <w:szCs w:val="24"/>
        </w:rPr>
        <w:t xml:space="preserve">reduction of the </w:t>
      </w:r>
      <w:r w:rsidR="007D0AD9" w:rsidRPr="00AE04F7">
        <w:rPr>
          <w:sz w:val="24"/>
          <w:szCs w:val="24"/>
        </w:rPr>
        <w:t>sediment</w:t>
      </w:r>
      <w:r w:rsidR="00175BBC" w:rsidRPr="00AE04F7">
        <w:rPr>
          <w:sz w:val="24"/>
          <w:szCs w:val="24"/>
        </w:rPr>
        <w:t xml:space="preserve">’s nitrogen pool </w:t>
      </w:r>
      <w:r w:rsidR="007D0AD9" w:rsidRPr="00AE04F7">
        <w:rPr>
          <w:sz w:val="24"/>
          <w:szCs w:val="24"/>
        </w:rPr>
        <w:t xml:space="preserve">nor in-lake </w:t>
      </w:r>
      <w:r w:rsidR="00BF48E1" w:rsidRPr="00AE04F7">
        <w:rPr>
          <w:sz w:val="24"/>
          <w:szCs w:val="24"/>
        </w:rPr>
        <w:t xml:space="preserve">nitrogen fixation </w:t>
      </w:r>
      <w:r w:rsidR="007D0AD9" w:rsidRPr="00AE04F7">
        <w:rPr>
          <w:sz w:val="24"/>
          <w:szCs w:val="24"/>
        </w:rPr>
        <w:t>by cyanobacteria w</w:t>
      </w:r>
      <w:r w:rsidR="000D5013" w:rsidRPr="00AE04F7">
        <w:rPr>
          <w:sz w:val="24"/>
          <w:szCs w:val="24"/>
        </w:rPr>
        <w:t>ere</w:t>
      </w:r>
      <w:r w:rsidR="007D0AD9" w:rsidRPr="00AE04F7">
        <w:rPr>
          <w:sz w:val="24"/>
          <w:szCs w:val="24"/>
        </w:rPr>
        <w:t xml:space="preserve"> accounted for</w:t>
      </w:r>
      <w:r w:rsidRPr="00AE04F7">
        <w:rPr>
          <w:sz w:val="24"/>
          <w:szCs w:val="24"/>
        </w:rPr>
        <w:t xml:space="preserve">. </w:t>
      </w:r>
    </w:p>
    <w:p w14:paraId="591507C8" w14:textId="27D40E14" w:rsidR="00F47DA8" w:rsidRPr="00AE04F7" w:rsidRDefault="00F47DA8" w:rsidP="00F47DA8">
      <w:pPr>
        <w:rPr>
          <w:sz w:val="24"/>
          <w:szCs w:val="24"/>
        </w:rPr>
      </w:pPr>
      <w:r w:rsidRPr="00AE04F7">
        <w:rPr>
          <w:sz w:val="24"/>
          <w:szCs w:val="24"/>
        </w:rPr>
        <w:t xml:space="preserve">Over the years, the </w:t>
      </w:r>
      <w:r w:rsidR="00506DB6" w:rsidRPr="00AE04F7">
        <w:rPr>
          <w:sz w:val="24"/>
          <w:szCs w:val="24"/>
        </w:rPr>
        <w:t>m</w:t>
      </w:r>
      <w:r w:rsidR="00636C35" w:rsidRPr="00AE04F7">
        <w:rPr>
          <w:sz w:val="24"/>
          <w:szCs w:val="24"/>
        </w:rPr>
        <w:t xml:space="preserve">agnitude </w:t>
      </w:r>
      <w:r w:rsidR="00506DB6" w:rsidRPr="00AE04F7">
        <w:rPr>
          <w:sz w:val="24"/>
          <w:szCs w:val="24"/>
        </w:rPr>
        <w:t xml:space="preserve">of </w:t>
      </w:r>
      <w:r w:rsidR="00175BBC" w:rsidRPr="00AE04F7">
        <w:rPr>
          <w:sz w:val="24"/>
          <w:szCs w:val="24"/>
        </w:rPr>
        <w:t xml:space="preserve">nitrogen </w:t>
      </w:r>
      <w:r w:rsidR="00506DB6" w:rsidRPr="00AE04F7">
        <w:rPr>
          <w:sz w:val="24"/>
          <w:szCs w:val="24"/>
        </w:rPr>
        <w:t xml:space="preserve">removal </w:t>
      </w:r>
      <w:r w:rsidRPr="00AE04F7">
        <w:rPr>
          <w:sz w:val="24"/>
          <w:szCs w:val="24"/>
        </w:rPr>
        <w:t xml:space="preserve">decreased </w:t>
      </w:r>
      <w:r w:rsidR="00621C98" w:rsidRPr="00AE04F7">
        <w:rPr>
          <w:sz w:val="24"/>
          <w:szCs w:val="24"/>
        </w:rPr>
        <w:t xml:space="preserve">almost linearly </w:t>
      </w:r>
      <w:r w:rsidRPr="00AE04F7">
        <w:rPr>
          <w:sz w:val="24"/>
          <w:szCs w:val="24"/>
        </w:rPr>
        <w:t>along with the reduced input</w:t>
      </w:r>
      <w:r w:rsidR="00621C98" w:rsidRPr="00AE04F7">
        <w:rPr>
          <w:sz w:val="24"/>
          <w:szCs w:val="24"/>
        </w:rPr>
        <w:t xml:space="preserve"> causing approximately a 60% loss of the input</w:t>
      </w:r>
      <w:r w:rsidRPr="00AE04F7">
        <w:rPr>
          <w:sz w:val="24"/>
          <w:szCs w:val="24"/>
        </w:rPr>
        <w:t xml:space="preserve"> (</w:t>
      </w:r>
      <w:r w:rsidR="003140B5" w:rsidRPr="00AE04F7">
        <w:rPr>
          <w:sz w:val="24"/>
          <w:szCs w:val="24"/>
        </w:rPr>
        <w:t>Fig. S</w:t>
      </w:r>
      <w:r w:rsidR="00E04FCF" w:rsidRPr="00AE04F7">
        <w:rPr>
          <w:sz w:val="24"/>
          <w:szCs w:val="24"/>
        </w:rPr>
        <w:t>2</w:t>
      </w:r>
      <w:r w:rsidRPr="00AE04F7">
        <w:rPr>
          <w:sz w:val="24"/>
          <w:szCs w:val="24"/>
        </w:rPr>
        <w:t>).</w:t>
      </w:r>
      <w:r w:rsidR="00621C98" w:rsidRPr="00AE04F7">
        <w:rPr>
          <w:sz w:val="24"/>
          <w:szCs w:val="24"/>
        </w:rPr>
        <w:t xml:space="preserve"> The </w:t>
      </w:r>
      <w:r w:rsidR="00011233" w:rsidRPr="00AE04F7">
        <w:rPr>
          <w:sz w:val="24"/>
          <w:szCs w:val="24"/>
        </w:rPr>
        <w:t xml:space="preserve">annual </w:t>
      </w:r>
      <w:r w:rsidR="00621C98" w:rsidRPr="00AE04F7">
        <w:rPr>
          <w:sz w:val="24"/>
          <w:szCs w:val="24"/>
        </w:rPr>
        <w:t xml:space="preserve">TN input decreased </w:t>
      </w:r>
      <w:r w:rsidR="00011233" w:rsidRPr="00AE04F7">
        <w:rPr>
          <w:sz w:val="24"/>
          <w:szCs w:val="24"/>
        </w:rPr>
        <w:t xml:space="preserve">over the 50 years from a maximum of 580 ton to 160 ton and was accompanied by a </w:t>
      </w:r>
      <w:r w:rsidR="00175BBC" w:rsidRPr="00AE04F7">
        <w:rPr>
          <w:sz w:val="24"/>
          <w:szCs w:val="24"/>
        </w:rPr>
        <w:t>l</w:t>
      </w:r>
      <w:r w:rsidR="007D0AD9" w:rsidRPr="00AE04F7">
        <w:rPr>
          <w:sz w:val="24"/>
          <w:szCs w:val="24"/>
        </w:rPr>
        <w:t xml:space="preserve">oss by </w:t>
      </w:r>
      <w:r w:rsidR="00011233" w:rsidRPr="00AE04F7">
        <w:rPr>
          <w:sz w:val="24"/>
          <w:szCs w:val="24"/>
        </w:rPr>
        <w:t>denitrification from the 31.6 km</w:t>
      </w:r>
      <w:r w:rsidR="00011233" w:rsidRPr="00AE04F7">
        <w:rPr>
          <w:sz w:val="24"/>
          <w:szCs w:val="24"/>
          <w:vertAlign w:val="superscript"/>
        </w:rPr>
        <w:t>2</w:t>
      </w:r>
      <w:r w:rsidR="00011233" w:rsidRPr="00AE04F7">
        <w:rPr>
          <w:sz w:val="24"/>
          <w:szCs w:val="24"/>
        </w:rPr>
        <w:t xml:space="preserve"> with soft sediments </w:t>
      </w:r>
      <w:r w:rsidR="00175BBC" w:rsidRPr="00AE04F7">
        <w:rPr>
          <w:sz w:val="24"/>
          <w:szCs w:val="24"/>
        </w:rPr>
        <w:t xml:space="preserve">of, at least, </w:t>
      </w:r>
      <w:r w:rsidR="007D0AD9" w:rsidRPr="00AE04F7">
        <w:rPr>
          <w:sz w:val="24"/>
          <w:szCs w:val="24"/>
        </w:rPr>
        <w:t xml:space="preserve">8.7 </w:t>
      </w:r>
      <w:r w:rsidR="00175BBC" w:rsidRPr="00AE04F7">
        <w:rPr>
          <w:sz w:val="24"/>
          <w:szCs w:val="24"/>
        </w:rPr>
        <w:t>to</w:t>
      </w:r>
      <w:r w:rsidR="007D0AD9" w:rsidRPr="00AE04F7">
        <w:rPr>
          <w:sz w:val="24"/>
          <w:szCs w:val="24"/>
        </w:rPr>
        <w:t xml:space="preserve"> 2.4 </w:t>
      </w:r>
      <w:r w:rsidR="00011233" w:rsidRPr="00AE04F7">
        <w:rPr>
          <w:sz w:val="24"/>
          <w:szCs w:val="24"/>
        </w:rPr>
        <w:t>g N m</w:t>
      </w:r>
      <w:r w:rsidR="00011233" w:rsidRPr="00AE04F7">
        <w:rPr>
          <w:sz w:val="24"/>
          <w:szCs w:val="24"/>
          <w:vertAlign w:val="superscript"/>
        </w:rPr>
        <w:t>-2</w:t>
      </w:r>
      <w:r w:rsidR="00011233" w:rsidRPr="00AE04F7">
        <w:rPr>
          <w:sz w:val="24"/>
          <w:szCs w:val="24"/>
        </w:rPr>
        <w:t>.</w:t>
      </w:r>
      <w:r w:rsidR="00621C98" w:rsidRPr="00AE04F7">
        <w:rPr>
          <w:sz w:val="24"/>
          <w:szCs w:val="24"/>
        </w:rPr>
        <w:t xml:space="preserve"> </w:t>
      </w:r>
      <w:r w:rsidRPr="00AE04F7">
        <w:rPr>
          <w:sz w:val="24"/>
          <w:szCs w:val="24"/>
        </w:rPr>
        <w:t xml:space="preserve">  </w:t>
      </w:r>
    </w:p>
    <w:p w14:paraId="16D87866" w14:textId="1D40C83B" w:rsidR="00F47DA8" w:rsidRPr="00AE04F7" w:rsidRDefault="00F47DA8" w:rsidP="00F47DA8">
      <w:pPr>
        <w:rPr>
          <w:sz w:val="24"/>
          <w:szCs w:val="24"/>
        </w:rPr>
      </w:pPr>
      <w:r w:rsidRPr="00AE04F7">
        <w:rPr>
          <w:sz w:val="24"/>
          <w:szCs w:val="24"/>
        </w:rPr>
        <w:t xml:space="preserve">During the first two years after constructing the </w:t>
      </w:r>
      <w:r w:rsidR="00506DB6" w:rsidRPr="00AE04F7">
        <w:rPr>
          <w:sz w:val="24"/>
          <w:szCs w:val="24"/>
        </w:rPr>
        <w:t xml:space="preserve">new </w:t>
      </w:r>
      <w:r w:rsidRPr="00AE04F7">
        <w:rPr>
          <w:sz w:val="24"/>
          <w:szCs w:val="24"/>
        </w:rPr>
        <w:t xml:space="preserve">shallow Lake Strødam and Lake Sobjerg they removed a high proportion of TP and TN input </w:t>
      </w:r>
      <w:r w:rsidR="0009090E" w:rsidRPr="00AE04F7">
        <w:rPr>
          <w:sz w:val="24"/>
          <w:szCs w:val="24"/>
        </w:rPr>
        <w:t xml:space="preserve">from </w:t>
      </w:r>
      <w:r w:rsidR="00EE7068" w:rsidRPr="00AE04F7">
        <w:rPr>
          <w:sz w:val="24"/>
          <w:szCs w:val="24"/>
        </w:rPr>
        <w:t>the s</w:t>
      </w:r>
      <w:r w:rsidR="0009090E" w:rsidRPr="00AE04F7">
        <w:rPr>
          <w:sz w:val="24"/>
          <w:szCs w:val="24"/>
        </w:rPr>
        <w:t xml:space="preserve">tream </w:t>
      </w:r>
      <w:r w:rsidRPr="00AE04F7">
        <w:rPr>
          <w:sz w:val="24"/>
          <w:szCs w:val="24"/>
        </w:rPr>
        <w:t>Pølå (Fig</w:t>
      </w:r>
      <w:r w:rsidR="00F76B6C" w:rsidRPr="00AE04F7">
        <w:rPr>
          <w:sz w:val="24"/>
          <w:szCs w:val="24"/>
        </w:rPr>
        <w:t xml:space="preserve">. </w:t>
      </w:r>
      <w:r w:rsidR="00E04FCF" w:rsidRPr="00AE04F7">
        <w:rPr>
          <w:sz w:val="24"/>
          <w:szCs w:val="24"/>
        </w:rPr>
        <w:t>4</w:t>
      </w:r>
      <w:r w:rsidRPr="00AE04F7">
        <w:rPr>
          <w:sz w:val="24"/>
          <w:szCs w:val="24"/>
        </w:rPr>
        <w:t xml:space="preserve">). The loss of TP during passage </w:t>
      </w:r>
      <w:r w:rsidR="0009090E" w:rsidRPr="00AE04F7">
        <w:rPr>
          <w:sz w:val="24"/>
          <w:szCs w:val="24"/>
        </w:rPr>
        <w:t>was</w:t>
      </w:r>
      <w:r w:rsidRPr="00AE04F7">
        <w:rPr>
          <w:sz w:val="24"/>
          <w:szCs w:val="24"/>
        </w:rPr>
        <w:t xml:space="preserve"> probably due to </w:t>
      </w:r>
      <w:r w:rsidR="00F76B6C" w:rsidRPr="00AE04F7">
        <w:rPr>
          <w:sz w:val="24"/>
          <w:szCs w:val="24"/>
        </w:rPr>
        <w:t xml:space="preserve">net </w:t>
      </w:r>
      <w:r w:rsidRPr="00AE04F7">
        <w:rPr>
          <w:sz w:val="24"/>
          <w:szCs w:val="24"/>
        </w:rPr>
        <w:t xml:space="preserve">particle sedimentation and P-adsorption in the submerged terrestrial soils. After the two </w:t>
      </w:r>
      <w:r w:rsidR="000D5013" w:rsidRPr="00AE04F7">
        <w:rPr>
          <w:sz w:val="24"/>
          <w:szCs w:val="24"/>
        </w:rPr>
        <w:t>first ye</w:t>
      </w:r>
      <w:r w:rsidRPr="00AE04F7">
        <w:rPr>
          <w:sz w:val="24"/>
          <w:szCs w:val="24"/>
        </w:rPr>
        <w:t xml:space="preserve">ars, however, TP retention became minimal as </w:t>
      </w:r>
      <w:r w:rsidRPr="00AE04F7">
        <w:rPr>
          <w:sz w:val="24"/>
          <w:szCs w:val="24"/>
        </w:rPr>
        <w:lastRenderedPageBreak/>
        <w:t xml:space="preserve">a balance between particle sedimentation-resuspension and P-adsorption and release was </w:t>
      </w:r>
      <w:r w:rsidR="000D5013" w:rsidRPr="00AE04F7">
        <w:rPr>
          <w:sz w:val="24"/>
          <w:szCs w:val="24"/>
        </w:rPr>
        <w:t>established</w:t>
      </w:r>
      <w:r w:rsidRPr="00AE04F7">
        <w:rPr>
          <w:sz w:val="24"/>
          <w:szCs w:val="24"/>
        </w:rPr>
        <w:t xml:space="preserve">. The loss of TN may </w:t>
      </w:r>
      <w:r w:rsidR="00636C35" w:rsidRPr="00AE04F7">
        <w:rPr>
          <w:sz w:val="24"/>
          <w:szCs w:val="24"/>
        </w:rPr>
        <w:t xml:space="preserve">initially </w:t>
      </w:r>
      <w:r w:rsidRPr="00AE04F7">
        <w:rPr>
          <w:sz w:val="24"/>
          <w:szCs w:val="24"/>
        </w:rPr>
        <w:t xml:space="preserve">be due to </w:t>
      </w:r>
      <w:r w:rsidR="00636C35" w:rsidRPr="00AE04F7">
        <w:rPr>
          <w:sz w:val="24"/>
          <w:szCs w:val="24"/>
        </w:rPr>
        <w:t xml:space="preserve">a combination of </w:t>
      </w:r>
      <w:r w:rsidR="00F76B6C" w:rsidRPr="00AE04F7">
        <w:rPr>
          <w:sz w:val="24"/>
          <w:szCs w:val="24"/>
        </w:rPr>
        <w:t xml:space="preserve">net </w:t>
      </w:r>
      <w:r w:rsidRPr="00AE04F7">
        <w:rPr>
          <w:sz w:val="24"/>
          <w:szCs w:val="24"/>
        </w:rPr>
        <w:t>particle sedimentation</w:t>
      </w:r>
      <w:r w:rsidR="00636C35" w:rsidRPr="00AE04F7">
        <w:rPr>
          <w:sz w:val="24"/>
          <w:szCs w:val="24"/>
        </w:rPr>
        <w:t xml:space="preserve"> (along with TP removal)</w:t>
      </w:r>
      <w:r w:rsidRPr="00AE04F7">
        <w:rPr>
          <w:sz w:val="24"/>
          <w:szCs w:val="24"/>
        </w:rPr>
        <w:t xml:space="preserve"> and denitrification in the sediments. After the</w:t>
      </w:r>
      <w:r w:rsidR="007D0AD9" w:rsidRPr="00AE04F7">
        <w:rPr>
          <w:sz w:val="24"/>
          <w:szCs w:val="24"/>
        </w:rPr>
        <w:t>se</w:t>
      </w:r>
      <w:r w:rsidRPr="00AE04F7">
        <w:rPr>
          <w:sz w:val="24"/>
          <w:szCs w:val="24"/>
        </w:rPr>
        <w:t xml:space="preserve"> two in</w:t>
      </w:r>
      <w:r w:rsidR="00F76B6C" w:rsidRPr="00AE04F7">
        <w:rPr>
          <w:sz w:val="24"/>
          <w:szCs w:val="24"/>
        </w:rPr>
        <w:t>i</w:t>
      </w:r>
      <w:r w:rsidRPr="00AE04F7">
        <w:rPr>
          <w:sz w:val="24"/>
          <w:szCs w:val="24"/>
        </w:rPr>
        <w:t xml:space="preserve">tial years, nitrogen loss continued in Lake Solbjerg </w:t>
      </w:r>
      <w:r w:rsidR="005F23F0" w:rsidRPr="00AE04F7">
        <w:rPr>
          <w:sz w:val="24"/>
          <w:szCs w:val="24"/>
        </w:rPr>
        <w:t xml:space="preserve">in year 3, 4 and 5 at a </w:t>
      </w:r>
      <w:r w:rsidR="000D5013" w:rsidRPr="00AE04F7">
        <w:rPr>
          <w:sz w:val="24"/>
          <w:szCs w:val="24"/>
        </w:rPr>
        <w:t xml:space="preserve">mean </w:t>
      </w:r>
      <w:r w:rsidR="005F23F0" w:rsidRPr="00AE04F7">
        <w:rPr>
          <w:sz w:val="24"/>
          <w:szCs w:val="24"/>
        </w:rPr>
        <w:t>rate of 14.5 g TN m</w:t>
      </w:r>
      <w:r w:rsidR="005F23F0" w:rsidRPr="00AE04F7">
        <w:rPr>
          <w:sz w:val="24"/>
          <w:szCs w:val="24"/>
          <w:vertAlign w:val="superscript"/>
        </w:rPr>
        <w:t>-2</w:t>
      </w:r>
      <w:r w:rsidR="005F23F0" w:rsidRPr="00AE04F7">
        <w:rPr>
          <w:sz w:val="24"/>
          <w:szCs w:val="24"/>
        </w:rPr>
        <w:t xml:space="preserve"> year</w:t>
      </w:r>
      <w:r w:rsidR="005F23F0" w:rsidRPr="00AE04F7">
        <w:rPr>
          <w:sz w:val="24"/>
          <w:szCs w:val="24"/>
          <w:vertAlign w:val="superscript"/>
        </w:rPr>
        <w:t>-1</w:t>
      </w:r>
      <w:r w:rsidR="005F23F0" w:rsidRPr="00AE04F7">
        <w:rPr>
          <w:sz w:val="24"/>
          <w:szCs w:val="24"/>
        </w:rPr>
        <w:t xml:space="preserve"> l</w:t>
      </w:r>
      <w:r w:rsidRPr="00AE04F7">
        <w:rPr>
          <w:sz w:val="24"/>
          <w:szCs w:val="24"/>
        </w:rPr>
        <w:t xml:space="preserve">ikely due to ongoing denitrification. </w:t>
      </w:r>
    </w:p>
    <w:p w14:paraId="39FA7987" w14:textId="3529D172" w:rsidR="00F47DA8" w:rsidRPr="00AE04F7" w:rsidRDefault="00F47DA8" w:rsidP="00F47DA8">
      <w:pPr>
        <w:rPr>
          <w:sz w:val="24"/>
          <w:szCs w:val="24"/>
        </w:rPr>
      </w:pPr>
      <w:r w:rsidRPr="00AE04F7">
        <w:rPr>
          <w:sz w:val="24"/>
          <w:szCs w:val="24"/>
        </w:rPr>
        <w:t xml:space="preserve">Assuming that the annual loss per </w:t>
      </w:r>
      <w:r w:rsidR="00EE7068" w:rsidRPr="00AE04F7">
        <w:rPr>
          <w:sz w:val="24"/>
          <w:szCs w:val="24"/>
        </w:rPr>
        <w:t xml:space="preserve">sediment </w:t>
      </w:r>
      <w:r w:rsidRPr="00AE04F7">
        <w:rPr>
          <w:sz w:val="24"/>
          <w:szCs w:val="24"/>
        </w:rPr>
        <w:t>area in the four constructed shallow lakes in the catchment to Lake Arresø was the same as the annual mean loss in Lake Solbjerg in year 3, 4 and 5 after its construction, the combined annual loss w</w:t>
      </w:r>
      <w:r w:rsidR="005F23F0" w:rsidRPr="00AE04F7">
        <w:rPr>
          <w:sz w:val="24"/>
          <w:szCs w:val="24"/>
        </w:rPr>
        <w:t xml:space="preserve">ould be </w:t>
      </w:r>
      <w:r w:rsidRPr="00AE04F7">
        <w:rPr>
          <w:sz w:val="24"/>
          <w:szCs w:val="24"/>
        </w:rPr>
        <w:t>21.5 ton N from the four lakes (</w:t>
      </w:r>
      <w:r w:rsidR="00EE7068" w:rsidRPr="00AE04F7">
        <w:rPr>
          <w:sz w:val="24"/>
          <w:szCs w:val="24"/>
        </w:rPr>
        <w:t xml:space="preserve">total </w:t>
      </w:r>
      <w:r w:rsidRPr="00AE04F7">
        <w:rPr>
          <w:sz w:val="24"/>
          <w:szCs w:val="24"/>
        </w:rPr>
        <w:t>surface area 147.8 ha). The mean annual N loss by passage of Lake Arresø in the recent 10 years 2012</w:t>
      </w:r>
      <w:ins w:id="102" w:author="Jonas Stage Sø" w:date="2025-03-17T14:42:00Z" w16du:dateUtc="2025-03-17T13:42:00Z">
        <w:r w:rsidR="00775376" w:rsidRPr="00AE04F7">
          <w:rPr>
            <w:sz w:val="24"/>
            <w:szCs w:val="24"/>
          </w:rPr>
          <w:t>–</w:t>
        </w:r>
      </w:ins>
      <w:del w:id="103" w:author="Jonas Stage Sø" w:date="2025-03-17T14:42:00Z" w16du:dateUtc="2025-03-17T13:42:00Z">
        <w:r w:rsidRPr="00AE04F7" w:rsidDel="00775376">
          <w:rPr>
            <w:sz w:val="24"/>
            <w:szCs w:val="24"/>
          </w:rPr>
          <w:delText>-</w:delText>
        </w:r>
      </w:del>
      <w:r w:rsidRPr="00AE04F7">
        <w:rPr>
          <w:sz w:val="24"/>
          <w:szCs w:val="24"/>
        </w:rPr>
        <w:t xml:space="preserve">2021 was 95.4 ton N. Thus, </w:t>
      </w:r>
      <w:r w:rsidR="00636C35" w:rsidRPr="00AE04F7">
        <w:rPr>
          <w:sz w:val="24"/>
          <w:szCs w:val="24"/>
        </w:rPr>
        <w:t xml:space="preserve">total </w:t>
      </w:r>
      <w:r w:rsidRPr="00AE04F7">
        <w:rPr>
          <w:sz w:val="24"/>
          <w:szCs w:val="24"/>
        </w:rPr>
        <w:t xml:space="preserve">removal was 117 ton N </w:t>
      </w:r>
      <w:r w:rsidR="00636C35" w:rsidRPr="00AE04F7">
        <w:rPr>
          <w:sz w:val="24"/>
          <w:szCs w:val="24"/>
        </w:rPr>
        <w:t xml:space="preserve">in </w:t>
      </w:r>
      <w:r w:rsidRPr="00AE04F7">
        <w:rPr>
          <w:sz w:val="24"/>
          <w:szCs w:val="24"/>
        </w:rPr>
        <w:t xml:space="preserve">all five lakes in the catchment. Compared to the </w:t>
      </w:r>
      <w:r w:rsidR="00175BBC" w:rsidRPr="00AE04F7">
        <w:rPr>
          <w:sz w:val="24"/>
          <w:szCs w:val="24"/>
        </w:rPr>
        <w:t xml:space="preserve">recent </w:t>
      </w:r>
      <w:r w:rsidRPr="00AE04F7">
        <w:rPr>
          <w:sz w:val="24"/>
          <w:szCs w:val="24"/>
        </w:rPr>
        <w:t>mean annual TN output of 84 ton</w:t>
      </w:r>
      <w:r w:rsidR="00175BBC" w:rsidRPr="00AE04F7">
        <w:rPr>
          <w:sz w:val="24"/>
          <w:szCs w:val="24"/>
        </w:rPr>
        <w:t xml:space="preserve"> </w:t>
      </w:r>
      <w:r w:rsidRPr="00AE04F7">
        <w:rPr>
          <w:sz w:val="24"/>
          <w:szCs w:val="24"/>
        </w:rPr>
        <w:t xml:space="preserve">from Lake Arresø </w:t>
      </w:r>
      <w:r w:rsidR="00F76B6C" w:rsidRPr="00AE04F7">
        <w:rPr>
          <w:sz w:val="24"/>
          <w:szCs w:val="24"/>
        </w:rPr>
        <w:t xml:space="preserve">and, thereby, from the entire catchment, </w:t>
      </w:r>
      <w:r w:rsidRPr="00AE04F7">
        <w:rPr>
          <w:sz w:val="24"/>
          <w:szCs w:val="24"/>
        </w:rPr>
        <w:t>the combined TN removal by denitrification in the five lakes was 39% higher</w:t>
      </w:r>
      <w:r w:rsidR="00F76B6C" w:rsidRPr="00AE04F7">
        <w:rPr>
          <w:sz w:val="24"/>
          <w:szCs w:val="24"/>
        </w:rPr>
        <w:t xml:space="preserve">. </w:t>
      </w:r>
      <w:r w:rsidR="00B203E2" w:rsidRPr="00AE04F7">
        <w:rPr>
          <w:sz w:val="24"/>
          <w:szCs w:val="24"/>
        </w:rPr>
        <w:t xml:space="preserve">Thus, if </w:t>
      </w:r>
      <w:r w:rsidR="00B33C34" w:rsidRPr="00AE04F7">
        <w:rPr>
          <w:sz w:val="24"/>
          <w:szCs w:val="24"/>
        </w:rPr>
        <w:t xml:space="preserve">no </w:t>
      </w:r>
      <w:r w:rsidR="00F76B6C" w:rsidRPr="00AE04F7">
        <w:rPr>
          <w:sz w:val="24"/>
          <w:szCs w:val="24"/>
        </w:rPr>
        <w:t>d</w:t>
      </w:r>
      <w:r w:rsidRPr="00AE04F7">
        <w:rPr>
          <w:sz w:val="24"/>
          <w:szCs w:val="24"/>
        </w:rPr>
        <w:t xml:space="preserve">enitrification </w:t>
      </w:r>
      <w:r w:rsidR="005F23F0" w:rsidRPr="00AE04F7">
        <w:rPr>
          <w:sz w:val="24"/>
          <w:szCs w:val="24"/>
        </w:rPr>
        <w:t xml:space="preserve">had taken </w:t>
      </w:r>
      <w:r w:rsidRPr="00AE04F7">
        <w:rPr>
          <w:sz w:val="24"/>
          <w:szCs w:val="24"/>
        </w:rPr>
        <w:t xml:space="preserve">place, TN output </w:t>
      </w:r>
      <w:r w:rsidR="000D5013" w:rsidRPr="00AE04F7">
        <w:rPr>
          <w:sz w:val="24"/>
          <w:szCs w:val="24"/>
        </w:rPr>
        <w:t>t</w:t>
      </w:r>
      <w:r w:rsidR="00F76B6C" w:rsidRPr="00AE04F7">
        <w:rPr>
          <w:sz w:val="24"/>
          <w:szCs w:val="24"/>
        </w:rPr>
        <w:t xml:space="preserve">o the </w:t>
      </w:r>
      <w:r w:rsidR="003A41ED" w:rsidRPr="00AE04F7">
        <w:rPr>
          <w:sz w:val="24"/>
          <w:szCs w:val="24"/>
        </w:rPr>
        <w:t xml:space="preserve">downstream </w:t>
      </w:r>
      <w:r w:rsidR="00F76B6C" w:rsidRPr="00AE04F7">
        <w:rPr>
          <w:sz w:val="24"/>
          <w:szCs w:val="24"/>
        </w:rPr>
        <w:t xml:space="preserve">estuary Roskilde Fjord </w:t>
      </w:r>
      <w:r w:rsidRPr="00AE04F7">
        <w:rPr>
          <w:sz w:val="24"/>
          <w:szCs w:val="24"/>
        </w:rPr>
        <w:t xml:space="preserve">would have been </w:t>
      </w:r>
      <w:r w:rsidR="003A41ED" w:rsidRPr="00AE04F7">
        <w:rPr>
          <w:sz w:val="24"/>
          <w:szCs w:val="24"/>
        </w:rPr>
        <w:t xml:space="preserve">2.4-fold </w:t>
      </w:r>
      <w:r w:rsidRPr="00AE04F7">
        <w:rPr>
          <w:sz w:val="24"/>
          <w:szCs w:val="24"/>
        </w:rPr>
        <w:t xml:space="preserve">higher. </w:t>
      </w:r>
    </w:p>
    <w:p w14:paraId="250C997F" w14:textId="44F640B3" w:rsidR="00CD1D9B" w:rsidRPr="00AE04F7" w:rsidRDefault="00E069F4" w:rsidP="00E069F4">
      <w:pPr>
        <w:rPr>
          <w:sz w:val="24"/>
          <w:szCs w:val="24"/>
        </w:rPr>
      </w:pPr>
      <w:r w:rsidRPr="00AE04F7">
        <w:rPr>
          <w:i/>
          <w:sz w:val="24"/>
          <w:szCs w:val="24"/>
        </w:rPr>
        <w:t>In-lake P</w:t>
      </w:r>
      <w:r w:rsidR="00B33C34" w:rsidRPr="00AE04F7">
        <w:rPr>
          <w:i/>
          <w:sz w:val="24"/>
          <w:szCs w:val="24"/>
        </w:rPr>
        <w:t xml:space="preserve"> and </w:t>
      </w:r>
      <w:r w:rsidRPr="00AE04F7">
        <w:rPr>
          <w:i/>
          <w:sz w:val="24"/>
          <w:szCs w:val="24"/>
        </w:rPr>
        <w:t xml:space="preserve">N </w:t>
      </w:r>
      <w:r w:rsidR="00B33C34" w:rsidRPr="00AE04F7">
        <w:rPr>
          <w:i/>
          <w:sz w:val="24"/>
          <w:szCs w:val="24"/>
        </w:rPr>
        <w:t>concentrations</w:t>
      </w:r>
      <w:r w:rsidRPr="00AE04F7">
        <w:rPr>
          <w:sz w:val="24"/>
          <w:szCs w:val="24"/>
        </w:rPr>
        <w:t xml:space="preserve"> –</w:t>
      </w:r>
      <w:r w:rsidR="00B33C34" w:rsidRPr="00AE04F7">
        <w:rPr>
          <w:sz w:val="24"/>
          <w:szCs w:val="24"/>
        </w:rPr>
        <w:t xml:space="preserve"> M</w:t>
      </w:r>
      <w:r w:rsidR="001C32CD" w:rsidRPr="00AE04F7">
        <w:rPr>
          <w:sz w:val="24"/>
          <w:szCs w:val="24"/>
        </w:rPr>
        <w:t xml:space="preserve">ean </w:t>
      </w:r>
      <w:r w:rsidR="000F2DB8" w:rsidRPr="00AE04F7">
        <w:rPr>
          <w:sz w:val="24"/>
          <w:szCs w:val="24"/>
        </w:rPr>
        <w:t xml:space="preserve">summer </w:t>
      </w:r>
      <w:r w:rsidRPr="00AE04F7">
        <w:rPr>
          <w:sz w:val="24"/>
          <w:szCs w:val="24"/>
        </w:rPr>
        <w:t xml:space="preserve">TP </w:t>
      </w:r>
      <w:r w:rsidR="001C32CD" w:rsidRPr="00AE04F7">
        <w:rPr>
          <w:sz w:val="24"/>
          <w:szCs w:val="24"/>
        </w:rPr>
        <w:t xml:space="preserve">and TN </w:t>
      </w:r>
      <w:r w:rsidR="009B205B" w:rsidRPr="00AE04F7">
        <w:rPr>
          <w:sz w:val="24"/>
          <w:szCs w:val="24"/>
        </w:rPr>
        <w:t>concentrations (</w:t>
      </w:r>
      <w:r w:rsidR="00DF3E9C" w:rsidRPr="00AE04F7">
        <w:rPr>
          <w:sz w:val="24"/>
          <w:szCs w:val="24"/>
        </w:rPr>
        <w:t>in mg m</w:t>
      </w:r>
      <w:r w:rsidR="00DF3E9C" w:rsidRPr="00AE04F7">
        <w:rPr>
          <w:sz w:val="24"/>
          <w:szCs w:val="24"/>
          <w:vertAlign w:val="superscript"/>
        </w:rPr>
        <w:t>-3</w:t>
      </w:r>
      <w:r w:rsidR="009B205B" w:rsidRPr="00AE04F7">
        <w:rPr>
          <w:sz w:val="24"/>
          <w:szCs w:val="24"/>
        </w:rPr>
        <w:t>)</w:t>
      </w:r>
      <w:r w:rsidR="00DF3E9C" w:rsidRPr="00AE04F7">
        <w:rPr>
          <w:sz w:val="24"/>
          <w:szCs w:val="24"/>
        </w:rPr>
        <w:t xml:space="preserve"> </w:t>
      </w:r>
      <w:r w:rsidR="001C32CD" w:rsidRPr="00AE04F7">
        <w:rPr>
          <w:sz w:val="24"/>
          <w:szCs w:val="24"/>
        </w:rPr>
        <w:t>peaked in 1973</w:t>
      </w:r>
      <w:r w:rsidR="009B205B" w:rsidRPr="00AE04F7">
        <w:rPr>
          <w:sz w:val="24"/>
          <w:szCs w:val="24"/>
        </w:rPr>
        <w:t xml:space="preserve"> to </w:t>
      </w:r>
      <w:r w:rsidR="001C32CD" w:rsidRPr="00AE04F7">
        <w:rPr>
          <w:sz w:val="24"/>
          <w:szCs w:val="24"/>
        </w:rPr>
        <w:t>mid-1980s (</w:t>
      </w:r>
      <w:r w:rsidR="009B205B" w:rsidRPr="00AE04F7">
        <w:rPr>
          <w:sz w:val="24"/>
          <w:szCs w:val="24"/>
        </w:rPr>
        <w:t xml:space="preserve">app. </w:t>
      </w:r>
      <w:r w:rsidR="001C32CD" w:rsidRPr="00AE04F7">
        <w:rPr>
          <w:sz w:val="24"/>
          <w:szCs w:val="24"/>
        </w:rPr>
        <w:t xml:space="preserve">0.75 </w:t>
      </w:r>
      <w:r w:rsidR="000F2DB8" w:rsidRPr="00AE04F7">
        <w:rPr>
          <w:sz w:val="24"/>
          <w:szCs w:val="24"/>
        </w:rPr>
        <w:t xml:space="preserve">TP </w:t>
      </w:r>
      <w:r w:rsidR="001C32CD" w:rsidRPr="00AE04F7">
        <w:rPr>
          <w:sz w:val="24"/>
          <w:szCs w:val="24"/>
        </w:rPr>
        <w:t>and 3</w:t>
      </w:r>
      <w:r w:rsidR="000F2DB8" w:rsidRPr="00AE04F7">
        <w:rPr>
          <w:sz w:val="24"/>
          <w:szCs w:val="24"/>
        </w:rPr>
        <w:t>.</w:t>
      </w:r>
      <w:r w:rsidR="001C32CD" w:rsidRPr="00AE04F7">
        <w:rPr>
          <w:sz w:val="24"/>
          <w:szCs w:val="24"/>
        </w:rPr>
        <w:t xml:space="preserve">5 </w:t>
      </w:r>
      <w:r w:rsidR="000F2DB8" w:rsidRPr="00AE04F7">
        <w:rPr>
          <w:sz w:val="24"/>
          <w:szCs w:val="24"/>
        </w:rPr>
        <w:t>TN</w:t>
      </w:r>
      <w:r w:rsidR="001C32CD" w:rsidRPr="00AE04F7">
        <w:rPr>
          <w:sz w:val="24"/>
          <w:szCs w:val="24"/>
        </w:rPr>
        <w:t>)</w:t>
      </w:r>
      <w:r w:rsidR="007D2A9A" w:rsidRPr="00AE04F7">
        <w:rPr>
          <w:sz w:val="24"/>
          <w:szCs w:val="24"/>
        </w:rPr>
        <w:t>. TP decreased to a mean concentration of 0.138 between 2000</w:t>
      </w:r>
      <w:ins w:id="104" w:author="Jonas Stage Sø" w:date="2025-03-17T15:04:00Z" w16du:dateUtc="2025-03-17T14:04:00Z">
        <w:r w:rsidR="00A9309E" w:rsidRPr="00AE04F7">
          <w:rPr>
            <w:sz w:val="24"/>
            <w:szCs w:val="24"/>
          </w:rPr>
          <w:t>–</w:t>
        </w:r>
      </w:ins>
      <w:del w:id="105" w:author="Jonas Stage Sø" w:date="2025-03-17T15:04:00Z" w16du:dateUtc="2025-03-17T14:04:00Z">
        <w:r w:rsidR="007D2A9A" w:rsidRPr="00AE04F7" w:rsidDel="00A9309E">
          <w:rPr>
            <w:sz w:val="24"/>
            <w:szCs w:val="24"/>
          </w:rPr>
          <w:delText>-</w:delText>
        </w:r>
      </w:del>
      <w:r w:rsidR="007D2A9A" w:rsidRPr="00AE04F7">
        <w:rPr>
          <w:sz w:val="24"/>
          <w:szCs w:val="24"/>
        </w:rPr>
        <w:t>2024, while TN dropped to 1.77 in 2000</w:t>
      </w:r>
      <w:ins w:id="106" w:author="Jonas Stage Sø" w:date="2025-03-17T15:04:00Z" w16du:dateUtc="2025-03-17T14:04:00Z">
        <w:r w:rsidR="00A9309E" w:rsidRPr="00AE04F7">
          <w:rPr>
            <w:sz w:val="24"/>
            <w:szCs w:val="24"/>
          </w:rPr>
          <w:t>–</w:t>
        </w:r>
      </w:ins>
      <w:del w:id="107" w:author="Jonas Stage Sø" w:date="2025-03-17T15:04:00Z" w16du:dateUtc="2025-03-17T14:04:00Z">
        <w:r w:rsidR="007D2A9A" w:rsidRPr="00AE04F7" w:rsidDel="00A9309E">
          <w:rPr>
            <w:sz w:val="24"/>
            <w:szCs w:val="24"/>
          </w:rPr>
          <w:delText>-</w:delText>
        </w:r>
      </w:del>
      <w:r w:rsidR="007D2A9A" w:rsidRPr="00AE04F7">
        <w:rPr>
          <w:sz w:val="24"/>
          <w:szCs w:val="24"/>
        </w:rPr>
        <w:t xml:space="preserve">2016 and then increased to 2.37 in </w:t>
      </w:r>
      <w:commentRangeStart w:id="108"/>
      <w:r w:rsidR="007D2A9A" w:rsidRPr="00AE04F7">
        <w:rPr>
          <w:sz w:val="24"/>
          <w:szCs w:val="24"/>
        </w:rPr>
        <w:t>20</w:t>
      </w:r>
      <w:ins w:id="109" w:author="Jonas Stage Sø" w:date="2025-03-17T15:04:00Z" w16du:dateUtc="2025-03-17T14:04:00Z">
        <w:r w:rsidR="00A9309E" w:rsidRPr="00AE04F7">
          <w:rPr>
            <w:sz w:val="24"/>
            <w:szCs w:val="24"/>
          </w:rPr>
          <w:t>1</w:t>
        </w:r>
      </w:ins>
      <w:del w:id="110" w:author="Jonas Stage Sø" w:date="2025-03-17T15:04:00Z" w16du:dateUtc="2025-03-17T14:04:00Z">
        <w:r w:rsidR="007D2A9A" w:rsidRPr="00AE04F7" w:rsidDel="00A9309E">
          <w:rPr>
            <w:sz w:val="24"/>
            <w:szCs w:val="24"/>
          </w:rPr>
          <w:delText>2</w:delText>
        </w:r>
      </w:del>
      <w:r w:rsidR="007D2A9A" w:rsidRPr="00AE04F7">
        <w:rPr>
          <w:sz w:val="24"/>
          <w:szCs w:val="24"/>
        </w:rPr>
        <w:t>8</w:t>
      </w:r>
      <w:ins w:id="111" w:author="Jonas Stage Sø" w:date="2025-03-17T15:04:00Z" w16du:dateUtc="2025-03-17T14:04:00Z">
        <w:r w:rsidR="00A9309E" w:rsidRPr="00AE04F7">
          <w:rPr>
            <w:sz w:val="24"/>
            <w:szCs w:val="24"/>
          </w:rPr>
          <w:t>–</w:t>
        </w:r>
      </w:ins>
      <w:del w:id="112" w:author="Jonas Stage Sø" w:date="2025-03-17T15:04:00Z" w16du:dateUtc="2025-03-17T14:04:00Z">
        <w:r w:rsidR="007D2A9A" w:rsidRPr="00AE04F7" w:rsidDel="00A9309E">
          <w:rPr>
            <w:sz w:val="24"/>
            <w:szCs w:val="24"/>
          </w:rPr>
          <w:delText>-</w:delText>
        </w:r>
      </w:del>
      <w:r w:rsidR="007D2A9A" w:rsidRPr="00AE04F7">
        <w:rPr>
          <w:sz w:val="24"/>
          <w:szCs w:val="24"/>
        </w:rPr>
        <w:t xml:space="preserve">2024 </w:t>
      </w:r>
      <w:commentRangeEnd w:id="108"/>
      <w:r w:rsidR="00A9309E" w:rsidRPr="00AE04F7">
        <w:rPr>
          <w:rStyle w:val="CommentReference"/>
          <w:sz w:val="24"/>
          <w:szCs w:val="24"/>
        </w:rPr>
        <w:commentReference w:id="108"/>
      </w:r>
      <w:r w:rsidR="007D2A9A" w:rsidRPr="00AE04F7">
        <w:rPr>
          <w:sz w:val="24"/>
          <w:szCs w:val="24"/>
        </w:rPr>
        <w:t>(</w:t>
      </w:r>
      <w:r w:rsidR="003140B5" w:rsidRPr="00AE04F7">
        <w:rPr>
          <w:sz w:val="24"/>
          <w:szCs w:val="24"/>
        </w:rPr>
        <w:t xml:space="preserve">Fig. </w:t>
      </w:r>
      <w:r w:rsidR="00E04FCF" w:rsidRPr="00AE04F7">
        <w:rPr>
          <w:sz w:val="24"/>
          <w:szCs w:val="24"/>
        </w:rPr>
        <w:t>5</w:t>
      </w:r>
      <w:r w:rsidR="000F2DB8" w:rsidRPr="00AE04F7">
        <w:rPr>
          <w:sz w:val="24"/>
          <w:szCs w:val="24"/>
        </w:rPr>
        <w:t xml:space="preserve">). Thus, </w:t>
      </w:r>
      <w:r w:rsidR="007D2A9A" w:rsidRPr="00AE04F7">
        <w:rPr>
          <w:sz w:val="24"/>
          <w:szCs w:val="24"/>
        </w:rPr>
        <w:t xml:space="preserve">recent TP levels were 5-fold lower than maximum levels, while </w:t>
      </w:r>
      <w:r w:rsidR="000F2DB8" w:rsidRPr="00AE04F7">
        <w:rPr>
          <w:sz w:val="24"/>
          <w:szCs w:val="24"/>
        </w:rPr>
        <w:t>recent T</w:t>
      </w:r>
      <w:r w:rsidR="007D2A9A" w:rsidRPr="00AE04F7">
        <w:rPr>
          <w:sz w:val="24"/>
          <w:szCs w:val="24"/>
        </w:rPr>
        <w:t xml:space="preserve">N </w:t>
      </w:r>
      <w:r w:rsidR="000F2DB8" w:rsidRPr="00AE04F7">
        <w:rPr>
          <w:sz w:val="24"/>
          <w:szCs w:val="24"/>
        </w:rPr>
        <w:t xml:space="preserve">levels </w:t>
      </w:r>
      <w:r w:rsidR="00AB43E3" w:rsidRPr="00AE04F7">
        <w:rPr>
          <w:sz w:val="24"/>
          <w:szCs w:val="24"/>
        </w:rPr>
        <w:t xml:space="preserve">were </w:t>
      </w:r>
      <w:r w:rsidR="00292F25" w:rsidRPr="00AE04F7">
        <w:rPr>
          <w:sz w:val="24"/>
          <w:szCs w:val="24"/>
        </w:rPr>
        <w:t>about 6</w:t>
      </w:r>
      <w:r w:rsidR="00AB43E3" w:rsidRPr="00AE04F7">
        <w:rPr>
          <w:sz w:val="24"/>
          <w:szCs w:val="24"/>
        </w:rPr>
        <w:t>5</w:t>
      </w:r>
      <w:r w:rsidR="00292F25" w:rsidRPr="00AE04F7">
        <w:rPr>
          <w:sz w:val="24"/>
          <w:szCs w:val="24"/>
        </w:rPr>
        <w:t xml:space="preserve">% of those in </w:t>
      </w:r>
      <w:r w:rsidR="00B33C34" w:rsidRPr="00AE04F7">
        <w:rPr>
          <w:sz w:val="24"/>
          <w:szCs w:val="24"/>
        </w:rPr>
        <w:t>1970</w:t>
      </w:r>
      <w:ins w:id="113" w:author="Jonas Stage Sø" w:date="2025-03-17T15:05:00Z" w16du:dateUtc="2025-03-17T14:05:00Z">
        <w:r w:rsidR="00A005B8" w:rsidRPr="00AE04F7">
          <w:rPr>
            <w:sz w:val="24"/>
            <w:szCs w:val="24"/>
          </w:rPr>
          <w:t>–</w:t>
        </w:r>
      </w:ins>
      <w:del w:id="114" w:author="Jonas Stage Sø" w:date="2025-03-17T15:05:00Z" w16du:dateUtc="2025-03-17T14:05:00Z">
        <w:r w:rsidR="00B33C34" w:rsidRPr="00AE04F7" w:rsidDel="00A005B8">
          <w:rPr>
            <w:sz w:val="24"/>
            <w:szCs w:val="24"/>
          </w:rPr>
          <w:delText>-</w:delText>
        </w:r>
      </w:del>
      <w:r w:rsidR="00B33C34" w:rsidRPr="00AE04F7">
        <w:rPr>
          <w:sz w:val="24"/>
          <w:szCs w:val="24"/>
        </w:rPr>
        <w:t>1980s</w:t>
      </w:r>
      <w:r w:rsidRPr="00AE04F7">
        <w:rPr>
          <w:sz w:val="24"/>
          <w:szCs w:val="24"/>
        </w:rPr>
        <w:t xml:space="preserve">. </w:t>
      </w:r>
      <w:r w:rsidR="003140B5" w:rsidRPr="00AE04F7">
        <w:rPr>
          <w:sz w:val="24"/>
          <w:szCs w:val="24"/>
        </w:rPr>
        <w:t>W</w:t>
      </w:r>
      <w:r w:rsidR="00292F25" w:rsidRPr="00AE04F7">
        <w:rPr>
          <w:sz w:val="24"/>
          <w:szCs w:val="24"/>
        </w:rPr>
        <w:t xml:space="preserve">hen </w:t>
      </w:r>
      <w:r w:rsidR="00AB43E3" w:rsidRPr="00AE04F7">
        <w:rPr>
          <w:sz w:val="24"/>
          <w:szCs w:val="24"/>
        </w:rPr>
        <w:t xml:space="preserve">dominated by </w:t>
      </w:r>
      <w:r w:rsidR="00292F25" w:rsidRPr="00AE04F7">
        <w:rPr>
          <w:sz w:val="24"/>
          <w:szCs w:val="24"/>
        </w:rPr>
        <w:t xml:space="preserve">the </w:t>
      </w:r>
      <w:r w:rsidR="00F469A5" w:rsidRPr="00AE04F7">
        <w:rPr>
          <w:sz w:val="24"/>
          <w:szCs w:val="24"/>
        </w:rPr>
        <w:t xml:space="preserve">early </w:t>
      </w:r>
      <w:r w:rsidR="009B205B" w:rsidRPr="00AE04F7">
        <w:rPr>
          <w:sz w:val="24"/>
          <w:szCs w:val="24"/>
        </w:rPr>
        <w:t xml:space="preserve">TP-rich </w:t>
      </w:r>
      <w:r w:rsidR="00292F25" w:rsidRPr="00AE04F7">
        <w:rPr>
          <w:sz w:val="24"/>
          <w:szCs w:val="24"/>
        </w:rPr>
        <w:t xml:space="preserve">input from </w:t>
      </w:r>
      <w:r w:rsidR="00B33C34" w:rsidRPr="00AE04F7">
        <w:rPr>
          <w:sz w:val="24"/>
          <w:szCs w:val="24"/>
        </w:rPr>
        <w:t xml:space="preserve">small </w:t>
      </w:r>
      <w:r w:rsidR="00292F25" w:rsidRPr="00AE04F7">
        <w:rPr>
          <w:sz w:val="24"/>
          <w:szCs w:val="24"/>
        </w:rPr>
        <w:t>sewage treatment pla</w:t>
      </w:r>
      <w:r w:rsidR="00D94FD8" w:rsidRPr="00AE04F7">
        <w:rPr>
          <w:sz w:val="24"/>
          <w:szCs w:val="24"/>
        </w:rPr>
        <w:t>n</w:t>
      </w:r>
      <w:r w:rsidR="00292F25" w:rsidRPr="00AE04F7">
        <w:rPr>
          <w:sz w:val="24"/>
          <w:szCs w:val="24"/>
        </w:rPr>
        <w:t>ts with a TN</w:t>
      </w:r>
      <w:r w:rsidR="00556809" w:rsidRPr="00AE04F7">
        <w:rPr>
          <w:sz w:val="24"/>
          <w:szCs w:val="24"/>
        </w:rPr>
        <w:t>:</w:t>
      </w:r>
      <w:del w:id="115" w:author="Jonas Stage Sø" w:date="2025-03-17T15:05:00Z" w16du:dateUtc="2025-03-17T14:05:00Z">
        <w:r w:rsidR="00D94FD8" w:rsidRPr="00AE04F7" w:rsidDel="00A005B8">
          <w:rPr>
            <w:sz w:val="24"/>
            <w:szCs w:val="24"/>
          </w:rPr>
          <w:delText xml:space="preserve"> </w:delText>
        </w:r>
      </w:del>
      <w:r w:rsidR="00292F25" w:rsidRPr="00AE04F7">
        <w:rPr>
          <w:sz w:val="24"/>
          <w:szCs w:val="24"/>
        </w:rPr>
        <w:t>TP ratio of about 3 (Lønholdt 1973), the in-lake TN</w:t>
      </w:r>
      <w:r w:rsidR="00556809" w:rsidRPr="00AE04F7">
        <w:rPr>
          <w:sz w:val="24"/>
          <w:szCs w:val="24"/>
        </w:rPr>
        <w:t>:</w:t>
      </w:r>
      <w:del w:id="116" w:author="Jonas Stage Sø" w:date="2025-03-17T15:05:00Z" w16du:dateUtc="2025-03-17T14:05:00Z">
        <w:r w:rsidR="00D94FD8" w:rsidRPr="00AE04F7" w:rsidDel="00A005B8">
          <w:rPr>
            <w:sz w:val="24"/>
            <w:szCs w:val="24"/>
          </w:rPr>
          <w:delText xml:space="preserve"> </w:delText>
        </w:r>
      </w:del>
      <w:r w:rsidR="00292F25" w:rsidRPr="00AE04F7">
        <w:rPr>
          <w:sz w:val="24"/>
          <w:szCs w:val="24"/>
        </w:rPr>
        <w:t xml:space="preserve">TP ratio was about </w:t>
      </w:r>
      <w:r w:rsidR="00556809" w:rsidRPr="00AE04F7">
        <w:rPr>
          <w:sz w:val="24"/>
          <w:szCs w:val="24"/>
        </w:rPr>
        <w:t>4</w:t>
      </w:r>
      <w:ins w:id="117" w:author="Jonas Stage Sø" w:date="2025-03-17T15:05:00Z" w16du:dateUtc="2025-03-17T14:05:00Z">
        <w:r w:rsidR="00A005B8" w:rsidRPr="00AE04F7">
          <w:rPr>
            <w:sz w:val="24"/>
            <w:szCs w:val="24"/>
          </w:rPr>
          <w:t>–</w:t>
        </w:r>
      </w:ins>
      <w:del w:id="118" w:author="Jonas Stage Sø" w:date="2025-03-17T15:05:00Z" w16du:dateUtc="2025-03-17T14:05:00Z">
        <w:r w:rsidR="00B203E2" w:rsidRPr="00AE04F7" w:rsidDel="00A005B8">
          <w:rPr>
            <w:sz w:val="24"/>
            <w:szCs w:val="24"/>
          </w:rPr>
          <w:delText xml:space="preserve"> to </w:delText>
        </w:r>
      </w:del>
      <w:r w:rsidR="00292F25" w:rsidRPr="00AE04F7">
        <w:rPr>
          <w:sz w:val="24"/>
          <w:szCs w:val="24"/>
        </w:rPr>
        <w:t xml:space="preserve">5, but with </w:t>
      </w:r>
      <w:r w:rsidR="00DF3E9C" w:rsidRPr="00AE04F7">
        <w:rPr>
          <w:sz w:val="24"/>
          <w:szCs w:val="24"/>
        </w:rPr>
        <w:t xml:space="preserve">later </w:t>
      </w:r>
      <w:r w:rsidR="00292F25" w:rsidRPr="00AE04F7">
        <w:rPr>
          <w:sz w:val="24"/>
          <w:szCs w:val="24"/>
        </w:rPr>
        <w:t xml:space="preserve">smaller </w:t>
      </w:r>
      <w:r w:rsidR="009B205B" w:rsidRPr="00AE04F7">
        <w:rPr>
          <w:sz w:val="24"/>
          <w:szCs w:val="24"/>
        </w:rPr>
        <w:t xml:space="preserve">total </w:t>
      </w:r>
      <w:r w:rsidR="00292F25" w:rsidRPr="00AE04F7">
        <w:rPr>
          <w:sz w:val="24"/>
          <w:szCs w:val="24"/>
        </w:rPr>
        <w:t>input</w:t>
      </w:r>
      <w:r w:rsidR="009B205B" w:rsidRPr="00AE04F7">
        <w:rPr>
          <w:sz w:val="24"/>
          <w:szCs w:val="24"/>
        </w:rPr>
        <w:t>s</w:t>
      </w:r>
      <w:r w:rsidR="00292F25" w:rsidRPr="00AE04F7">
        <w:rPr>
          <w:sz w:val="24"/>
          <w:szCs w:val="24"/>
        </w:rPr>
        <w:t xml:space="preserve"> from sewage treatment plants</w:t>
      </w:r>
      <w:r w:rsidR="00DF3E9C" w:rsidRPr="00AE04F7">
        <w:rPr>
          <w:sz w:val="24"/>
          <w:szCs w:val="24"/>
        </w:rPr>
        <w:t xml:space="preserve"> </w:t>
      </w:r>
      <w:r w:rsidR="00B06CFF" w:rsidRPr="00AE04F7">
        <w:rPr>
          <w:sz w:val="24"/>
          <w:szCs w:val="24"/>
        </w:rPr>
        <w:t xml:space="preserve">of </w:t>
      </w:r>
      <w:r w:rsidR="009B205B" w:rsidRPr="00AE04F7">
        <w:rPr>
          <w:sz w:val="24"/>
          <w:szCs w:val="24"/>
        </w:rPr>
        <w:t xml:space="preserve">particularly efficient </w:t>
      </w:r>
      <w:r w:rsidR="00DF3E9C" w:rsidRPr="00AE04F7">
        <w:rPr>
          <w:sz w:val="24"/>
          <w:szCs w:val="24"/>
        </w:rPr>
        <w:t>P-purification</w:t>
      </w:r>
      <w:r w:rsidR="00292F25" w:rsidRPr="00AE04F7">
        <w:rPr>
          <w:sz w:val="24"/>
          <w:szCs w:val="24"/>
        </w:rPr>
        <w:t>, in-lake TN</w:t>
      </w:r>
      <w:r w:rsidR="00556809" w:rsidRPr="00AE04F7">
        <w:rPr>
          <w:sz w:val="24"/>
          <w:szCs w:val="24"/>
        </w:rPr>
        <w:t>:</w:t>
      </w:r>
      <w:del w:id="119" w:author="Jonas Stage Sø" w:date="2025-03-17T15:05:00Z" w16du:dateUtc="2025-03-17T14:05:00Z">
        <w:r w:rsidR="00D94FD8" w:rsidRPr="00AE04F7" w:rsidDel="00A005B8">
          <w:rPr>
            <w:sz w:val="24"/>
            <w:szCs w:val="24"/>
          </w:rPr>
          <w:delText xml:space="preserve"> </w:delText>
        </w:r>
      </w:del>
      <w:r w:rsidR="00292F25" w:rsidRPr="00AE04F7">
        <w:rPr>
          <w:sz w:val="24"/>
          <w:szCs w:val="24"/>
        </w:rPr>
        <w:t>TP ratios increased to 15</w:t>
      </w:r>
      <w:ins w:id="120" w:author="Jonas Stage Sø" w:date="2025-03-17T15:05:00Z" w16du:dateUtc="2025-03-17T14:05:00Z">
        <w:r w:rsidR="00A005B8" w:rsidRPr="00AE04F7">
          <w:rPr>
            <w:sz w:val="24"/>
            <w:szCs w:val="24"/>
          </w:rPr>
          <w:t>–</w:t>
        </w:r>
      </w:ins>
      <w:del w:id="121" w:author="Jonas Stage Sø" w:date="2025-03-17T15:05:00Z" w16du:dateUtc="2025-03-17T14:05:00Z">
        <w:r w:rsidR="00292F25" w:rsidRPr="00AE04F7" w:rsidDel="00A005B8">
          <w:rPr>
            <w:sz w:val="24"/>
            <w:szCs w:val="24"/>
          </w:rPr>
          <w:delText>-</w:delText>
        </w:r>
      </w:del>
      <w:r w:rsidR="00556809" w:rsidRPr="00AE04F7">
        <w:rPr>
          <w:sz w:val="24"/>
          <w:szCs w:val="24"/>
        </w:rPr>
        <w:t>3</w:t>
      </w:r>
      <w:r w:rsidR="00292F25" w:rsidRPr="00AE04F7">
        <w:rPr>
          <w:sz w:val="24"/>
          <w:szCs w:val="24"/>
        </w:rPr>
        <w:t>0 in recent years</w:t>
      </w:r>
      <w:r w:rsidR="003140B5" w:rsidRPr="00AE04F7">
        <w:rPr>
          <w:sz w:val="24"/>
          <w:szCs w:val="24"/>
        </w:rPr>
        <w:t xml:space="preserve"> (Fig. </w:t>
      </w:r>
      <w:r w:rsidR="00E04FCF" w:rsidRPr="00AE04F7">
        <w:rPr>
          <w:sz w:val="24"/>
          <w:szCs w:val="24"/>
        </w:rPr>
        <w:t>5</w:t>
      </w:r>
      <w:r w:rsidR="003140B5" w:rsidRPr="00AE04F7">
        <w:rPr>
          <w:sz w:val="24"/>
          <w:szCs w:val="24"/>
        </w:rPr>
        <w:t>)</w:t>
      </w:r>
      <w:r w:rsidR="00292F25" w:rsidRPr="00AE04F7">
        <w:rPr>
          <w:sz w:val="24"/>
          <w:szCs w:val="24"/>
        </w:rPr>
        <w:t>.</w:t>
      </w:r>
      <w:r w:rsidR="00F14EFF" w:rsidRPr="00AE04F7">
        <w:rPr>
          <w:sz w:val="24"/>
          <w:szCs w:val="24"/>
        </w:rPr>
        <w:t xml:space="preserve"> It is notable that in-lake TP, TN and K</w:t>
      </w:r>
      <w:r w:rsidR="00F14EFF" w:rsidRPr="00AE04F7">
        <w:rPr>
          <w:sz w:val="24"/>
          <w:szCs w:val="24"/>
          <w:vertAlign w:val="subscript"/>
        </w:rPr>
        <w:t>d</w:t>
      </w:r>
      <w:r w:rsidR="00AB43E3" w:rsidRPr="00AE04F7">
        <w:rPr>
          <w:sz w:val="24"/>
          <w:szCs w:val="24"/>
        </w:rPr>
        <w:t xml:space="preserve"> </w:t>
      </w:r>
      <w:r w:rsidR="00CD1D9B" w:rsidRPr="00AE04F7">
        <w:rPr>
          <w:sz w:val="24"/>
          <w:szCs w:val="24"/>
        </w:rPr>
        <w:t xml:space="preserve">have increased </w:t>
      </w:r>
      <w:r w:rsidR="00F14EFF" w:rsidRPr="00AE04F7">
        <w:rPr>
          <w:sz w:val="24"/>
          <w:szCs w:val="24"/>
        </w:rPr>
        <w:t>between 12 and 29% from 2012</w:t>
      </w:r>
      <w:ins w:id="122" w:author="Jonas Stage Sø" w:date="2025-03-17T15:05:00Z" w16du:dateUtc="2025-03-17T14:05:00Z">
        <w:r w:rsidR="00A005B8" w:rsidRPr="00AE04F7">
          <w:rPr>
            <w:sz w:val="24"/>
            <w:szCs w:val="24"/>
          </w:rPr>
          <w:t>–</w:t>
        </w:r>
      </w:ins>
      <w:del w:id="123" w:author="Jonas Stage Sø" w:date="2025-03-17T15:05:00Z" w16du:dateUtc="2025-03-17T14:05:00Z">
        <w:r w:rsidR="00F14EFF" w:rsidRPr="00AE04F7" w:rsidDel="00A005B8">
          <w:rPr>
            <w:sz w:val="24"/>
            <w:szCs w:val="24"/>
          </w:rPr>
          <w:delText>-</w:delText>
        </w:r>
      </w:del>
      <w:r w:rsidR="00F14EFF" w:rsidRPr="00AE04F7">
        <w:rPr>
          <w:sz w:val="24"/>
          <w:szCs w:val="24"/>
        </w:rPr>
        <w:t>2022.</w:t>
      </w:r>
      <w:r w:rsidR="00CD1D9B" w:rsidRPr="00AE04F7">
        <w:rPr>
          <w:sz w:val="24"/>
          <w:szCs w:val="24"/>
        </w:rPr>
        <w:t xml:space="preserve">  </w:t>
      </w:r>
    </w:p>
    <w:p w14:paraId="2DDF661D" w14:textId="3FB6A03F" w:rsidR="00776787" w:rsidRPr="00AE04F7" w:rsidRDefault="00B33C34" w:rsidP="00E069F4">
      <w:pPr>
        <w:rPr>
          <w:sz w:val="24"/>
          <w:szCs w:val="24"/>
        </w:rPr>
      </w:pPr>
      <w:r w:rsidRPr="00AE04F7">
        <w:rPr>
          <w:sz w:val="24"/>
          <w:szCs w:val="24"/>
        </w:rPr>
        <w:t>During summer</w:t>
      </w:r>
      <w:r w:rsidR="00B203E2" w:rsidRPr="00AE04F7">
        <w:rPr>
          <w:sz w:val="24"/>
          <w:szCs w:val="24"/>
        </w:rPr>
        <w:t>,</w:t>
      </w:r>
      <w:r w:rsidRPr="00AE04F7">
        <w:rPr>
          <w:sz w:val="24"/>
          <w:szCs w:val="24"/>
        </w:rPr>
        <w:t xml:space="preserve"> </w:t>
      </w:r>
      <w:r w:rsidR="00B06CFF" w:rsidRPr="00AE04F7">
        <w:rPr>
          <w:sz w:val="24"/>
          <w:szCs w:val="24"/>
        </w:rPr>
        <w:t xml:space="preserve">when external input of water and TP is lowest, </w:t>
      </w:r>
      <w:r w:rsidR="00AB43E3" w:rsidRPr="00AE04F7">
        <w:rPr>
          <w:sz w:val="24"/>
          <w:szCs w:val="24"/>
        </w:rPr>
        <w:t>c</w:t>
      </w:r>
      <w:r w:rsidR="00D835F3" w:rsidRPr="00AE04F7">
        <w:rPr>
          <w:sz w:val="24"/>
          <w:szCs w:val="24"/>
        </w:rPr>
        <w:t xml:space="preserve">oncentrations of TP </w:t>
      </w:r>
      <w:r w:rsidRPr="00AE04F7">
        <w:rPr>
          <w:sz w:val="24"/>
          <w:szCs w:val="24"/>
        </w:rPr>
        <w:t xml:space="preserve">markedly increased in the water column </w:t>
      </w:r>
      <w:r w:rsidR="00D029BC" w:rsidRPr="00AE04F7">
        <w:rPr>
          <w:sz w:val="24"/>
          <w:szCs w:val="24"/>
        </w:rPr>
        <w:t xml:space="preserve">mainly </w:t>
      </w:r>
      <w:r w:rsidR="003B7C57" w:rsidRPr="00AE04F7">
        <w:rPr>
          <w:sz w:val="24"/>
          <w:szCs w:val="24"/>
        </w:rPr>
        <w:t xml:space="preserve">due to mineralization of </w:t>
      </w:r>
      <w:r w:rsidR="00D029BC" w:rsidRPr="00AE04F7">
        <w:rPr>
          <w:sz w:val="24"/>
          <w:szCs w:val="24"/>
        </w:rPr>
        <w:t xml:space="preserve">sediment </w:t>
      </w:r>
      <w:r w:rsidR="003B7C57" w:rsidRPr="00AE04F7">
        <w:rPr>
          <w:sz w:val="24"/>
          <w:szCs w:val="24"/>
        </w:rPr>
        <w:t xml:space="preserve">organic matter and </w:t>
      </w:r>
      <w:r w:rsidR="00B203E2" w:rsidRPr="00AE04F7">
        <w:rPr>
          <w:sz w:val="24"/>
          <w:szCs w:val="24"/>
        </w:rPr>
        <w:t>p</w:t>
      </w:r>
      <w:r w:rsidR="00156ACA" w:rsidRPr="00AE04F7">
        <w:rPr>
          <w:sz w:val="24"/>
          <w:szCs w:val="24"/>
        </w:rPr>
        <w:t xml:space="preserve">otential </w:t>
      </w:r>
      <w:r w:rsidR="003B7C57" w:rsidRPr="00AE04F7">
        <w:rPr>
          <w:sz w:val="24"/>
          <w:szCs w:val="24"/>
        </w:rPr>
        <w:t xml:space="preserve">release </w:t>
      </w:r>
      <w:r w:rsidR="00A01AC0" w:rsidRPr="00AE04F7">
        <w:rPr>
          <w:sz w:val="24"/>
          <w:szCs w:val="24"/>
        </w:rPr>
        <w:t xml:space="preserve">of </w:t>
      </w:r>
      <w:r w:rsidR="00AB43E3" w:rsidRPr="00AE04F7">
        <w:rPr>
          <w:sz w:val="24"/>
          <w:szCs w:val="24"/>
        </w:rPr>
        <w:t>ad</w:t>
      </w:r>
      <w:r w:rsidR="00156ACA" w:rsidRPr="00AE04F7">
        <w:rPr>
          <w:sz w:val="24"/>
          <w:szCs w:val="24"/>
        </w:rPr>
        <w:t xml:space="preserve">sorbed </w:t>
      </w:r>
      <w:r w:rsidR="003B7C57" w:rsidRPr="00AE04F7">
        <w:rPr>
          <w:sz w:val="24"/>
          <w:szCs w:val="24"/>
        </w:rPr>
        <w:t xml:space="preserve">P </w:t>
      </w:r>
      <w:r w:rsidR="00156ACA" w:rsidRPr="00AE04F7">
        <w:rPr>
          <w:sz w:val="24"/>
          <w:szCs w:val="24"/>
        </w:rPr>
        <w:t xml:space="preserve">from surface sediments </w:t>
      </w:r>
      <w:r w:rsidR="003B7C57" w:rsidRPr="00AE04F7">
        <w:rPr>
          <w:sz w:val="24"/>
          <w:szCs w:val="24"/>
        </w:rPr>
        <w:t xml:space="preserve">at high </w:t>
      </w:r>
      <w:r w:rsidR="00156ACA" w:rsidRPr="00AE04F7">
        <w:rPr>
          <w:sz w:val="24"/>
          <w:szCs w:val="24"/>
        </w:rPr>
        <w:t xml:space="preserve">water </w:t>
      </w:r>
      <w:r w:rsidR="003B7C57" w:rsidRPr="00AE04F7">
        <w:rPr>
          <w:sz w:val="24"/>
          <w:szCs w:val="24"/>
        </w:rPr>
        <w:t>pH (often 9.</w:t>
      </w:r>
      <w:r w:rsidR="00CB754C" w:rsidRPr="00AE04F7">
        <w:rPr>
          <w:sz w:val="24"/>
          <w:szCs w:val="24"/>
        </w:rPr>
        <w:t>0</w:t>
      </w:r>
      <w:ins w:id="124" w:author="Jonas Stage Sø" w:date="2025-03-17T15:06:00Z" w16du:dateUtc="2025-03-17T14:06:00Z">
        <w:r w:rsidR="00E271E7" w:rsidRPr="00AE04F7">
          <w:rPr>
            <w:sz w:val="24"/>
            <w:szCs w:val="24"/>
          </w:rPr>
          <w:t>–</w:t>
        </w:r>
      </w:ins>
      <w:del w:id="125" w:author="Jonas Stage Sø" w:date="2025-03-17T15:06:00Z" w16du:dateUtc="2025-03-17T14:06:00Z">
        <w:r w:rsidR="003B7C57" w:rsidRPr="00AE04F7" w:rsidDel="00E271E7">
          <w:rPr>
            <w:sz w:val="24"/>
            <w:szCs w:val="24"/>
          </w:rPr>
          <w:delText>-</w:delText>
        </w:r>
      </w:del>
      <w:r w:rsidR="003B7C57" w:rsidRPr="00AE04F7">
        <w:rPr>
          <w:sz w:val="24"/>
          <w:szCs w:val="24"/>
        </w:rPr>
        <w:t>10) and low oxygen and low redox potential. The i</w:t>
      </w:r>
      <w:r w:rsidR="00F14EFF" w:rsidRPr="00AE04F7">
        <w:rPr>
          <w:sz w:val="24"/>
          <w:szCs w:val="24"/>
        </w:rPr>
        <w:t>ncrease of TP in the water (</w:t>
      </w:r>
      <w:commentRangeStart w:id="126"/>
      <w:r w:rsidR="00F14EFF" w:rsidRPr="00AE04F7">
        <w:rPr>
          <w:sz w:val="24"/>
          <w:szCs w:val="24"/>
        </w:rPr>
        <w:t xml:space="preserve">in </w:t>
      </w:r>
      <w:r w:rsidR="00F14EFF" w:rsidRPr="00AE04F7">
        <w:rPr>
          <w:rFonts w:cstheme="minorHAnsi"/>
          <w:sz w:val="24"/>
          <w:szCs w:val="24"/>
        </w:rPr>
        <w:t>µ</w:t>
      </w:r>
      <w:r w:rsidR="003B7C57" w:rsidRPr="00AE04F7">
        <w:rPr>
          <w:sz w:val="24"/>
          <w:szCs w:val="24"/>
        </w:rPr>
        <w:t xml:space="preserve">g </w:t>
      </w:r>
      <w:r w:rsidR="00F14EFF" w:rsidRPr="00AE04F7">
        <w:rPr>
          <w:sz w:val="24"/>
          <w:szCs w:val="24"/>
        </w:rPr>
        <w:t>L</w:t>
      </w:r>
      <w:r w:rsidR="00F14EFF" w:rsidRPr="00AE04F7">
        <w:rPr>
          <w:sz w:val="24"/>
          <w:szCs w:val="24"/>
          <w:vertAlign w:val="superscript"/>
        </w:rPr>
        <w:t>-1</w:t>
      </w:r>
      <w:commentRangeEnd w:id="126"/>
      <w:r w:rsidR="00E271E7" w:rsidRPr="00AE04F7">
        <w:rPr>
          <w:rStyle w:val="CommentReference"/>
          <w:sz w:val="24"/>
          <w:szCs w:val="24"/>
        </w:rPr>
        <w:commentReference w:id="126"/>
      </w:r>
      <w:r w:rsidR="003B7C57" w:rsidRPr="00AE04F7">
        <w:rPr>
          <w:sz w:val="24"/>
          <w:szCs w:val="24"/>
        </w:rPr>
        <w:t xml:space="preserve">) from </w:t>
      </w:r>
      <w:r w:rsidR="00B06CFF" w:rsidRPr="00AE04F7">
        <w:rPr>
          <w:sz w:val="24"/>
          <w:szCs w:val="24"/>
        </w:rPr>
        <w:t xml:space="preserve">May to September </w:t>
      </w:r>
      <w:r w:rsidR="00C02943" w:rsidRPr="00AE04F7">
        <w:rPr>
          <w:sz w:val="24"/>
          <w:szCs w:val="24"/>
        </w:rPr>
        <w:t xml:space="preserve">in the </w:t>
      </w:r>
      <w:r w:rsidR="00501093" w:rsidRPr="00AE04F7">
        <w:rPr>
          <w:sz w:val="24"/>
          <w:szCs w:val="24"/>
        </w:rPr>
        <w:t xml:space="preserve">selected </w:t>
      </w:r>
      <w:r w:rsidR="00C02943" w:rsidRPr="00AE04F7">
        <w:rPr>
          <w:sz w:val="24"/>
          <w:szCs w:val="24"/>
        </w:rPr>
        <w:t xml:space="preserve">examples </w:t>
      </w:r>
      <w:r w:rsidR="003B7C57" w:rsidRPr="00AE04F7">
        <w:rPr>
          <w:sz w:val="24"/>
          <w:szCs w:val="24"/>
        </w:rPr>
        <w:t xml:space="preserve">was </w:t>
      </w:r>
      <w:r w:rsidR="00C02943" w:rsidRPr="00AE04F7">
        <w:rPr>
          <w:sz w:val="24"/>
          <w:szCs w:val="24"/>
        </w:rPr>
        <w:t>57</w:t>
      </w:r>
      <w:r w:rsidR="00F14EFF" w:rsidRPr="00AE04F7">
        <w:rPr>
          <w:sz w:val="24"/>
          <w:szCs w:val="24"/>
        </w:rPr>
        <w:t>0</w:t>
      </w:r>
      <w:ins w:id="127" w:author="Jonas Stage Sø" w:date="2025-03-17T15:06:00Z" w16du:dateUtc="2025-03-17T14:06:00Z">
        <w:r w:rsidR="00E271E7" w:rsidRPr="00AE04F7">
          <w:rPr>
            <w:sz w:val="24"/>
            <w:szCs w:val="24"/>
          </w:rPr>
          <w:t>–</w:t>
        </w:r>
      </w:ins>
      <w:del w:id="128" w:author="Jonas Stage Sø" w:date="2025-03-17T15:06:00Z" w16du:dateUtc="2025-03-17T14:06:00Z">
        <w:r w:rsidR="00C02943" w:rsidRPr="00AE04F7" w:rsidDel="00E271E7">
          <w:rPr>
            <w:sz w:val="24"/>
            <w:szCs w:val="24"/>
          </w:rPr>
          <w:delText>-</w:delText>
        </w:r>
      </w:del>
      <w:r w:rsidR="00C02943" w:rsidRPr="00AE04F7">
        <w:rPr>
          <w:sz w:val="24"/>
          <w:szCs w:val="24"/>
        </w:rPr>
        <w:t>88</w:t>
      </w:r>
      <w:r w:rsidR="00F14EFF" w:rsidRPr="00AE04F7">
        <w:rPr>
          <w:sz w:val="24"/>
          <w:szCs w:val="24"/>
        </w:rPr>
        <w:t>0</w:t>
      </w:r>
      <w:r w:rsidR="00C02943" w:rsidRPr="00AE04F7">
        <w:rPr>
          <w:sz w:val="24"/>
          <w:szCs w:val="24"/>
        </w:rPr>
        <w:t xml:space="preserve"> </w:t>
      </w:r>
      <w:r w:rsidR="00156ACA" w:rsidRPr="00AE04F7">
        <w:rPr>
          <w:sz w:val="24"/>
          <w:szCs w:val="24"/>
        </w:rPr>
        <w:t xml:space="preserve">in </w:t>
      </w:r>
      <w:r w:rsidR="00B06CFF" w:rsidRPr="00AE04F7">
        <w:rPr>
          <w:sz w:val="24"/>
          <w:szCs w:val="24"/>
        </w:rPr>
        <w:t>the 1970</w:t>
      </w:r>
      <w:ins w:id="129" w:author="Jonas Stage Sø" w:date="2025-03-17T15:06:00Z" w16du:dateUtc="2025-03-17T14:06:00Z">
        <w:r w:rsidR="00E271E7" w:rsidRPr="00AE04F7">
          <w:rPr>
            <w:sz w:val="24"/>
            <w:szCs w:val="24"/>
          </w:rPr>
          <w:t>–</w:t>
        </w:r>
      </w:ins>
      <w:del w:id="130" w:author="Jonas Stage Sø" w:date="2025-03-17T15:06:00Z" w16du:dateUtc="2025-03-17T14:06:00Z">
        <w:r w:rsidR="00B06CFF" w:rsidRPr="00AE04F7" w:rsidDel="00E271E7">
          <w:rPr>
            <w:sz w:val="24"/>
            <w:szCs w:val="24"/>
          </w:rPr>
          <w:delText>-</w:delText>
        </w:r>
      </w:del>
      <w:r w:rsidR="00156ACA" w:rsidRPr="00AE04F7">
        <w:rPr>
          <w:sz w:val="24"/>
          <w:szCs w:val="24"/>
        </w:rPr>
        <w:t xml:space="preserve">1980s, </w:t>
      </w:r>
      <w:r w:rsidR="00D029BC" w:rsidRPr="00AE04F7">
        <w:rPr>
          <w:sz w:val="24"/>
          <w:szCs w:val="24"/>
        </w:rPr>
        <w:t>falling</w:t>
      </w:r>
      <w:r w:rsidR="00E04FCF" w:rsidRPr="00AE04F7">
        <w:rPr>
          <w:sz w:val="24"/>
          <w:szCs w:val="24"/>
        </w:rPr>
        <w:t xml:space="preserve"> </w:t>
      </w:r>
      <w:r w:rsidR="003B7C57" w:rsidRPr="00AE04F7">
        <w:rPr>
          <w:sz w:val="24"/>
          <w:szCs w:val="24"/>
        </w:rPr>
        <w:t xml:space="preserve">to </w:t>
      </w:r>
      <w:r w:rsidR="00C02943" w:rsidRPr="00AE04F7">
        <w:rPr>
          <w:sz w:val="24"/>
          <w:szCs w:val="24"/>
        </w:rPr>
        <w:t>27</w:t>
      </w:r>
      <w:r w:rsidR="00F14EFF" w:rsidRPr="00AE04F7">
        <w:rPr>
          <w:sz w:val="24"/>
          <w:szCs w:val="24"/>
        </w:rPr>
        <w:t>0</w:t>
      </w:r>
      <w:ins w:id="131" w:author="Jonas Stage Sø" w:date="2025-03-17T15:06:00Z" w16du:dateUtc="2025-03-17T14:06:00Z">
        <w:r w:rsidR="00E271E7" w:rsidRPr="00AE04F7">
          <w:rPr>
            <w:sz w:val="24"/>
            <w:szCs w:val="24"/>
          </w:rPr>
          <w:t>–</w:t>
        </w:r>
      </w:ins>
      <w:del w:id="132" w:author="Jonas Stage Sø" w:date="2025-03-17T15:06:00Z" w16du:dateUtc="2025-03-17T14:06:00Z">
        <w:r w:rsidR="00C02943" w:rsidRPr="00AE04F7" w:rsidDel="00E271E7">
          <w:rPr>
            <w:sz w:val="24"/>
            <w:szCs w:val="24"/>
          </w:rPr>
          <w:delText>-</w:delText>
        </w:r>
      </w:del>
      <w:r w:rsidR="00C02943" w:rsidRPr="00AE04F7">
        <w:rPr>
          <w:sz w:val="24"/>
          <w:szCs w:val="24"/>
        </w:rPr>
        <w:t>3</w:t>
      </w:r>
      <w:r w:rsidR="00501093" w:rsidRPr="00AE04F7">
        <w:rPr>
          <w:sz w:val="24"/>
          <w:szCs w:val="24"/>
        </w:rPr>
        <w:t>2</w:t>
      </w:r>
      <w:r w:rsidR="00F14EFF" w:rsidRPr="00AE04F7">
        <w:rPr>
          <w:sz w:val="24"/>
          <w:szCs w:val="24"/>
        </w:rPr>
        <w:t>0</w:t>
      </w:r>
      <w:r w:rsidR="00C02943" w:rsidRPr="00AE04F7">
        <w:rPr>
          <w:sz w:val="24"/>
          <w:szCs w:val="24"/>
        </w:rPr>
        <w:t xml:space="preserve"> </w:t>
      </w:r>
      <w:r w:rsidR="00AC5B75" w:rsidRPr="00AE04F7">
        <w:rPr>
          <w:sz w:val="24"/>
          <w:szCs w:val="24"/>
        </w:rPr>
        <w:t xml:space="preserve">in </w:t>
      </w:r>
      <w:r w:rsidR="00B06CFF" w:rsidRPr="00AE04F7">
        <w:rPr>
          <w:sz w:val="24"/>
          <w:szCs w:val="24"/>
        </w:rPr>
        <w:t>the 1990-early</w:t>
      </w:r>
      <w:ins w:id="133" w:author="Jonas Stage Sø" w:date="2025-03-17T15:06:00Z" w16du:dateUtc="2025-03-17T14:06:00Z">
        <w:r w:rsidR="00E271E7" w:rsidRPr="00AE04F7">
          <w:rPr>
            <w:sz w:val="24"/>
            <w:szCs w:val="24"/>
          </w:rPr>
          <w:t>–</w:t>
        </w:r>
      </w:ins>
      <w:del w:id="134" w:author="Jonas Stage Sø" w:date="2025-03-17T15:06:00Z" w16du:dateUtc="2025-03-17T14:06:00Z">
        <w:r w:rsidR="00B06CFF" w:rsidRPr="00AE04F7" w:rsidDel="00E271E7">
          <w:rPr>
            <w:sz w:val="24"/>
            <w:szCs w:val="24"/>
          </w:rPr>
          <w:delText xml:space="preserve"> </w:delText>
        </w:r>
      </w:del>
      <w:r w:rsidR="00B06CFF" w:rsidRPr="00AE04F7">
        <w:rPr>
          <w:sz w:val="24"/>
          <w:szCs w:val="24"/>
        </w:rPr>
        <w:t xml:space="preserve">2000s </w:t>
      </w:r>
      <w:r w:rsidR="00AC5B75" w:rsidRPr="00AE04F7">
        <w:rPr>
          <w:sz w:val="24"/>
          <w:szCs w:val="24"/>
        </w:rPr>
        <w:t>and</w:t>
      </w:r>
      <w:r w:rsidR="00B06CFF" w:rsidRPr="00AE04F7">
        <w:rPr>
          <w:sz w:val="24"/>
          <w:szCs w:val="24"/>
        </w:rPr>
        <w:t xml:space="preserve"> later to </w:t>
      </w:r>
      <w:r w:rsidR="00C02943" w:rsidRPr="00AE04F7">
        <w:rPr>
          <w:sz w:val="24"/>
          <w:szCs w:val="24"/>
        </w:rPr>
        <w:t xml:space="preserve">95 </w:t>
      </w:r>
      <w:r w:rsidR="00B06CFF" w:rsidRPr="00AE04F7">
        <w:rPr>
          <w:sz w:val="24"/>
          <w:szCs w:val="24"/>
        </w:rPr>
        <w:t xml:space="preserve">in 2014 </w:t>
      </w:r>
      <w:r w:rsidR="00AC5B75" w:rsidRPr="00AE04F7">
        <w:rPr>
          <w:sz w:val="24"/>
          <w:szCs w:val="24"/>
        </w:rPr>
        <w:t xml:space="preserve">(Fig. </w:t>
      </w:r>
      <w:r w:rsidR="00156ACA" w:rsidRPr="00AE04F7">
        <w:rPr>
          <w:sz w:val="24"/>
          <w:szCs w:val="24"/>
        </w:rPr>
        <w:t>6</w:t>
      </w:r>
      <w:r w:rsidR="00AC5B75" w:rsidRPr="00AE04F7">
        <w:rPr>
          <w:sz w:val="24"/>
          <w:szCs w:val="24"/>
        </w:rPr>
        <w:t>). Th</w:t>
      </w:r>
      <w:r w:rsidR="00156ACA" w:rsidRPr="00AE04F7">
        <w:rPr>
          <w:sz w:val="24"/>
          <w:szCs w:val="24"/>
        </w:rPr>
        <w:t>e</w:t>
      </w:r>
      <w:r w:rsidR="00AC5B75" w:rsidRPr="00AE04F7">
        <w:rPr>
          <w:sz w:val="24"/>
          <w:szCs w:val="24"/>
        </w:rPr>
        <w:t xml:space="preserve"> </w:t>
      </w:r>
      <w:r w:rsidR="00D029BC" w:rsidRPr="00AE04F7">
        <w:rPr>
          <w:sz w:val="24"/>
          <w:szCs w:val="24"/>
        </w:rPr>
        <w:t xml:space="preserve">summer </w:t>
      </w:r>
      <w:r w:rsidR="00AC5B75" w:rsidRPr="00AE04F7">
        <w:rPr>
          <w:sz w:val="24"/>
          <w:szCs w:val="24"/>
        </w:rPr>
        <w:t xml:space="preserve">net </w:t>
      </w:r>
      <w:r w:rsidR="00D029BC" w:rsidRPr="00AE04F7">
        <w:rPr>
          <w:sz w:val="24"/>
          <w:szCs w:val="24"/>
        </w:rPr>
        <w:t xml:space="preserve">increase in </w:t>
      </w:r>
      <w:r w:rsidR="00AC5B75" w:rsidRPr="00AE04F7">
        <w:rPr>
          <w:sz w:val="24"/>
          <w:szCs w:val="24"/>
        </w:rPr>
        <w:t xml:space="preserve">the </w:t>
      </w:r>
      <w:r w:rsidR="00B06CFF" w:rsidRPr="00AE04F7">
        <w:rPr>
          <w:sz w:val="24"/>
          <w:szCs w:val="24"/>
        </w:rPr>
        <w:t>3</w:t>
      </w:r>
      <w:r w:rsidR="00D94FD8" w:rsidRPr="00AE04F7">
        <w:rPr>
          <w:sz w:val="24"/>
          <w:szCs w:val="24"/>
        </w:rPr>
        <w:t xml:space="preserve"> m-deep</w:t>
      </w:r>
      <w:r w:rsidR="00B06CFF" w:rsidRPr="00AE04F7">
        <w:rPr>
          <w:sz w:val="24"/>
          <w:szCs w:val="24"/>
        </w:rPr>
        <w:t xml:space="preserve"> </w:t>
      </w:r>
      <w:r w:rsidR="00AC5B75" w:rsidRPr="00AE04F7">
        <w:rPr>
          <w:sz w:val="24"/>
          <w:szCs w:val="24"/>
        </w:rPr>
        <w:t>water column</w:t>
      </w:r>
      <w:r w:rsidR="00501093" w:rsidRPr="00AE04F7">
        <w:rPr>
          <w:sz w:val="24"/>
          <w:szCs w:val="24"/>
        </w:rPr>
        <w:t xml:space="preserve"> of the 40 km</w:t>
      </w:r>
      <w:r w:rsidR="00501093" w:rsidRPr="00AE04F7">
        <w:rPr>
          <w:sz w:val="24"/>
          <w:szCs w:val="24"/>
          <w:vertAlign w:val="superscript"/>
        </w:rPr>
        <w:t>2</w:t>
      </w:r>
      <w:r w:rsidR="00501093" w:rsidRPr="00AE04F7">
        <w:rPr>
          <w:sz w:val="24"/>
          <w:szCs w:val="24"/>
        </w:rPr>
        <w:t xml:space="preserve"> large lake </w:t>
      </w:r>
      <w:r w:rsidR="00D94FD8" w:rsidRPr="00AE04F7">
        <w:rPr>
          <w:sz w:val="24"/>
          <w:szCs w:val="24"/>
        </w:rPr>
        <w:t xml:space="preserve">corresponded </w:t>
      </w:r>
      <w:r w:rsidR="00AC5B75" w:rsidRPr="00AE04F7">
        <w:rPr>
          <w:sz w:val="24"/>
          <w:szCs w:val="24"/>
        </w:rPr>
        <w:t xml:space="preserve">to </w:t>
      </w:r>
      <w:r w:rsidR="004C1D22" w:rsidRPr="00AE04F7">
        <w:rPr>
          <w:sz w:val="24"/>
          <w:szCs w:val="24"/>
        </w:rPr>
        <w:t xml:space="preserve">a TP pool of </w:t>
      </w:r>
      <w:r w:rsidR="00501093" w:rsidRPr="00AE04F7">
        <w:rPr>
          <w:sz w:val="24"/>
          <w:szCs w:val="24"/>
        </w:rPr>
        <w:t xml:space="preserve">70-105 ton </w:t>
      </w:r>
      <w:r w:rsidR="00D029BC" w:rsidRPr="00AE04F7">
        <w:rPr>
          <w:sz w:val="24"/>
          <w:szCs w:val="24"/>
        </w:rPr>
        <w:t xml:space="preserve">in </w:t>
      </w:r>
      <w:r w:rsidR="00D94FD8" w:rsidRPr="00AE04F7">
        <w:rPr>
          <w:sz w:val="24"/>
          <w:szCs w:val="24"/>
        </w:rPr>
        <w:t>the early period</w:t>
      </w:r>
      <w:r w:rsidR="00D029BC" w:rsidRPr="00AE04F7">
        <w:rPr>
          <w:sz w:val="24"/>
          <w:szCs w:val="24"/>
        </w:rPr>
        <w:t xml:space="preserve"> falling to </w:t>
      </w:r>
      <w:r w:rsidR="00501093" w:rsidRPr="00AE04F7">
        <w:rPr>
          <w:sz w:val="24"/>
          <w:szCs w:val="24"/>
        </w:rPr>
        <w:t xml:space="preserve">11 ton </w:t>
      </w:r>
      <w:r w:rsidR="00D029BC" w:rsidRPr="00AE04F7">
        <w:rPr>
          <w:sz w:val="24"/>
          <w:szCs w:val="24"/>
        </w:rPr>
        <w:t>P</w:t>
      </w:r>
      <w:r w:rsidR="00501093" w:rsidRPr="00AE04F7">
        <w:rPr>
          <w:sz w:val="24"/>
          <w:szCs w:val="24"/>
        </w:rPr>
        <w:t xml:space="preserve"> in </w:t>
      </w:r>
      <w:r w:rsidR="004C1D22" w:rsidRPr="00AE04F7">
        <w:rPr>
          <w:sz w:val="24"/>
          <w:szCs w:val="24"/>
        </w:rPr>
        <w:t xml:space="preserve">the </w:t>
      </w:r>
      <w:r w:rsidR="00501093" w:rsidRPr="00AE04F7">
        <w:rPr>
          <w:sz w:val="24"/>
          <w:szCs w:val="24"/>
        </w:rPr>
        <w:t>2014</w:t>
      </w:r>
      <w:r w:rsidR="00D029BC" w:rsidRPr="00AE04F7">
        <w:rPr>
          <w:sz w:val="24"/>
          <w:szCs w:val="24"/>
        </w:rPr>
        <w:t>-example</w:t>
      </w:r>
      <w:r w:rsidR="00D835F3" w:rsidRPr="00AE04F7">
        <w:rPr>
          <w:sz w:val="24"/>
          <w:szCs w:val="24"/>
        </w:rPr>
        <w:t xml:space="preserve"> and being slightly higher than the annual TP input</w:t>
      </w:r>
      <w:r w:rsidR="00D94FD8" w:rsidRPr="00AE04F7">
        <w:rPr>
          <w:sz w:val="24"/>
          <w:szCs w:val="24"/>
        </w:rPr>
        <w:t xml:space="preserve">. </w:t>
      </w:r>
      <w:r w:rsidR="00156ACA" w:rsidRPr="00AE04F7">
        <w:rPr>
          <w:sz w:val="24"/>
          <w:szCs w:val="24"/>
        </w:rPr>
        <w:t xml:space="preserve">The decreasing sediment release </w:t>
      </w:r>
      <w:r w:rsidR="00CB754C" w:rsidRPr="00AE04F7">
        <w:rPr>
          <w:sz w:val="24"/>
          <w:szCs w:val="24"/>
        </w:rPr>
        <w:t xml:space="preserve">during summer </w:t>
      </w:r>
      <w:r w:rsidR="0007584B" w:rsidRPr="00AE04F7">
        <w:rPr>
          <w:sz w:val="24"/>
          <w:szCs w:val="24"/>
        </w:rPr>
        <w:t>over the 50</w:t>
      </w:r>
      <w:r w:rsidR="00CB754C" w:rsidRPr="00AE04F7">
        <w:rPr>
          <w:sz w:val="24"/>
          <w:szCs w:val="24"/>
        </w:rPr>
        <w:t>-</w:t>
      </w:r>
      <w:r w:rsidR="0007584B" w:rsidRPr="00AE04F7">
        <w:rPr>
          <w:sz w:val="24"/>
          <w:szCs w:val="24"/>
        </w:rPr>
        <w:t>year</w:t>
      </w:r>
      <w:r w:rsidR="00CB754C" w:rsidRPr="00AE04F7">
        <w:rPr>
          <w:sz w:val="24"/>
          <w:szCs w:val="24"/>
        </w:rPr>
        <w:t xml:space="preserve"> period </w:t>
      </w:r>
      <w:r w:rsidR="004C1D22" w:rsidRPr="00AE04F7">
        <w:rPr>
          <w:sz w:val="24"/>
          <w:szCs w:val="24"/>
        </w:rPr>
        <w:t xml:space="preserve">corresponds to </w:t>
      </w:r>
      <w:r w:rsidR="00156ACA" w:rsidRPr="00AE04F7">
        <w:rPr>
          <w:sz w:val="24"/>
          <w:szCs w:val="24"/>
        </w:rPr>
        <w:t xml:space="preserve">the </w:t>
      </w:r>
      <w:r w:rsidR="004C1D22" w:rsidRPr="00AE04F7">
        <w:rPr>
          <w:sz w:val="24"/>
          <w:szCs w:val="24"/>
        </w:rPr>
        <w:t xml:space="preserve">gradually </w:t>
      </w:r>
      <w:r w:rsidR="00156ACA" w:rsidRPr="00AE04F7">
        <w:rPr>
          <w:sz w:val="24"/>
          <w:szCs w:val="24"/>
        </w:rPr>
        <w:t xml:space="preserve">decreasing ranges </w:t>
      </w:r>
      <w:r w:rsidR="004C1D22" w:rsidRPr="00AE04F7">
        <w:rPr>
          <w:sz w:val="24"/>
          <w:szCs w:val="24"/>
        </w:rPr>
        <w:t xml:space="preserve">(maximum-minimum) </w:t>
      </w:r>
      <w:r w:rsidR="00156ACA" w:rsidRPr="00AE04F7">
        <w:rPr>
          <w:sz w:val="24"/>
          <w:szCs w:val="24"/>
        </w:rPr>
        <w:t>of summer TP concentrations</w:t>
      </w:r>
      <w:r w:rsidR="0007584B" w:rsidRPr="00AE04F7">
        <w:rPr>
          <w:sz w:val="24"/>
          <w:szCs w:val="24"/>
        </w:rPr>
        <w:t xml:space="preserve"> </w:t>
      </w:r>
      <w:r w:rsidR="004C1D22" w:rsidRPr="00AE04F7">
        <w:rPr>
          <w:sz w:val="24"/>
          <w:szCs w:val="24"/>
        </w:rPr>
        <w:t>that eventually reache</w:t>
      </w:r>
      <w:r w:rsidR="00AB43E3" w:rsidRPr="00AE04F7">
        <w:rPr>
          <w:sz w:val="24"/>
          <w:szCs w:val="24"/>
        </w:rPr>
        <w:t>d</w:t>
      </w:r>
      <w:r w:rsidR="004C1D22" w:rsidRPr="00AE04F7">
        <w:rPr>
          <w:sz w:val="24"/>
          <w:szCs w:val="24"/>
        </w:rPr>
        <w:t xml:space="preserve"> a </w:t>
      </w:r>
      <w:r w:rsidR="00D835F3" w:rsidRPr="00AE04F7">
        <w:rPr>
          <w:sz w:val="24"/>
          <w:szCs w:val="24"/>
        </w:rPr>
        <w:t>minimum about 2</w:t>
      </w:r>
      <w:r w:rsidR="004C1D22" w:rsidRPr="00AE04F7">
        <w:rPr>
          <w:sz w:val="24"/>
          <w:szCs w:val="24"/>
        </w:rPr>
        <w:t xml:space="preserve">010 and </w:t>
      </w:r>
      <w:r w:rsidR="00AB43E3" w:rsidRPr="00AE04F7">
        <w:rPr>
          <w:sz w:val="24"/>
          <w:szCs w:val="24"/>
        </w:rPr>
        <w:t xml:space="preserve">showed </w:t>
      </w:r>
      <w:r w:rsidR="00D835F3" w:rsidRPr="00AE04F7">
        <w:rPr>
          <w:sz w:val="24"/>
          <w:szCs w:val="24"/>
        </w:rPr>
        <w:t xml:space="preserve">slightly higher levels </w:t>
      </w:r>
      <w:r w:rsidR="004C1D22" w:rsidRPr="00AE04F7">
        <w:rPr>
          <w:sz w:val="24"/>
          <w:szCs w:val="24"/>
        </w:rPr>
        <w:t xml:space="preserve">onwards </w:t>
      </w:r>
      <w:r w:rsidR="0007584B" w:rsidRPr="00AE04F7">
        <w:rPr>
          <w:sz w:val="24"/>
          <w:szCs w:val="24"/>
        </w:rPr>
        <w:t xml:space="preserve">(Fig. </w:t>
      </w:r>
      <w:r w:rsidR="00D94FD8" w:rsidRPr="00AE04F7">
        <w:rPr>
          <w:sz w:val="24"/>
          <w:szCs w:val="24"/>
        </w:rPr>
        <w:t>S3</w:t>
      </w:r>
      <w:r w:rsidR="0007584B" w:rsidRPr="00AE04F7">
        <w:rPr>
          <w:sz w:val="24"/>
          <w:szCs w:val="24"/>
        </w:rPr>
        <w:t>).</w:t>
      </w:r>
    </w:p>
    <w:p w14:paraId="64B872E4" w14:textId="3C1CE619" w:rsidR="00E069F4" w:rsidRPr="00AE04F7" w:rsidRDefault="00776787" w:rsidP="00E069F4">
      <w:pPr>
        <w:rPr>
          <w:sz w:val="24"/>
          <w:szCs w:val="24"/>
        </w:rPr>
      </w:pPr>
      <w:r w:rsidRPr="00AE04F7">
        <w:rPr>
          <w:i/>
          <w:sz w:val="24"/>
          <w:szCs w:val="24"/>
        </w:rPr>
        <w:t xml:space="preserve">Relationships between in-lake </w:t>
      </w:r>
      <w:r w:rsidR="004E0AA6" w:rsidRPr="00AE04F7">
        <w:rPr>
          <w:i/>
          <w:sz w:val="24"/>
          <w:szCs w:val="24"/>
        </w:rPr>
        <w:t>nutrients</w:t>
      </w:r>
      <w:r w:rsidR="004416DC" w:rsidRPr="00AE04F7">
        <w:rPr>
          <w:i/>
          <w:sz w:val="24"/>
          <w:szCs w:val="24"/>
        </w:rPr>
        <w:t>, chlorophyll</w:t>
      </w:r>
      <w:r w:rsidR="004E0AA6" w:rsidRPr="00AE04F7">
        <w:rPr>
          <w:i/>
          <w:sz w:val="24"/>
          <w:szCs w:val="24"/>
        </w:rPr>
        <w:t xml:space="preserve"> and light attenuation</w:t>
      </w:r>
      <w:r w:rsidRPr="00AE04F7">
        <w:rPr>
          <w:sz w:val="24"/>
          <w:szCs w:val="24"/>
        </w:rPr>
        <w:t xml:space="preserve"> – </w:t>
      </w:r>
      <w:r w:rsidR="006F7B93" w:rsidRPr="00AE04F7">
        <w:rPr>
          <w:sz w:val="24"/>
          <w:szCs w:val="24"/>
        </w:rPr>
        <w:t xml:space="preserve">During </w:t>
      </w:r>
      <w:r w:rsidR="00F12C20" w:rsidRPr="00AE04F7">
        <w:rPr>
          <w:sz w:val="24"/>
          <w:szCs w:val="24"/>
        </w:rPr>
        <w:t>summer i</w:t>
      </w:r>
      <w:r w:rsidR="00847E1B" w:rsidRPr="00AE04F7">
        <w:rPr>
          <w:sz w:val="24"/>
          <w:szCs w:val="24"/>
        </w:rPr>
        <w:t xml:space="preserve">norganic nutrients are close to zero and </w:t>
      </w:r>
      <w:r w:rsidR="004416DC" w:rsidRPr="00AE04F7">
        <w:rPr>
          <w:sz w:val="24"/>
          <w:szCs w:val="24"/>
        </w:rPr>
        <w:t xml:space="preserve">chlorophyll concentrations in the water column </w:t>
      </w:r>
      <w:r w:rsidR="00F12C20" w:rsidRPr="00AE04F7">
        <w:rPr>
          <w:sz w:val="24"/>
          <w:szCs w:val="24"/>
        </w:rPr>
        <w:t>were</w:t>
      </w:r>
      <w:r w:rsidR="006F7B93" w:rsidRPr="00AE04F7">
        <w:rPr>
          <w:sz w:val="24"/>
          <w:szCs w:val="24"/>
        </w:rPr>
        <w:t xml:space="preserve"> </w:t>
      </w:r>
      <w:r w:rsidR="004416DC" w:rsidRPr="00AE04F7">
        <w:rPr>
          <w:sz w:val="24"/>
          <w:szCs w:val="24"/>
        </w:rPr>
        <w:t>significantly positively related to concentrations of organic P and N</w:t>
      </w:r>
      <w:r w:rsidR="0051071C" w:rsidRPr="00AE04F7">
        <w:rPr>
          <w:sz w:val="24"/>
          <w:szCs w:val="24"/>
        </w:rPr>
        <w:t xml:space="preserve"> (Table S</w:t>
      </w:r>
      <w:r w:rsidR="00F12C20" w:rsidRPr="00AE04F7">
        <w:rPr>
          <w:sz w:val="24"/>
          <w:szCs w:val="24"/>
        </w:rPr>
        <w:t>1</w:t>
      </w:r>
      <w:r w:rsidR="0051071C" w:rsidRPr="00AE04F7">
        <w:rPr>
          <w:sz w:val="24"/>
          <w:szCs w:val="24"/>
        </w:rPr>
        <w:t>). M</w:t>
      </w:r>
      <w:r w:rsidR="004416DC" w:rsidRPr="00AE04F7">
        <w:rPr>
          <w:sz w:val="24"/>
          <w:szCs w:val="24"/>
        </w:rPr>
        <w:t>ore</w:t>
      </w:r>
      <w:r w:rsidR="0051071C" w:rsidRPr="00AE04F7">
        <w:rPr>
          <w:sz w:val="24"/>
          <w:szCs w:val="24"/>
        </w:rPr>
        <w:t xml:space="preserve">over, concentrations of chlorophyll, organic P and N were significantly related to the </w:t>
      </w:r>
      <w:r w:rsidR="003919C3" w:rsidRPr="00AE04F7">
        <w:rPr>
          <w:sz w:val="24"/>
          <w:szCs w:val="24"/>
        </w:rPr>
        <w:t>light attenuation coefficient (K</w:t>
      </w:r>
      <w:r w:rsidR="003919C3" w:rsidRPr="00AE04F7">
        <w:rPr>
          <w:sz w:val="24"/>
          <w:szCs w:val="24"/>
          <w:vertAlign w:val="subscript"/>
        </w:rPr>
        <w:t>d</w:t>
      </w:r>
      <w:r w:rsidR="003919C3" w:rsidRPr="00AE04F7">
        <w:rPr>
          <w:sz w:val="24"/>
          <w:szCs w:val="24"/>
        </w:rPr>
        <w:t>)</w:t>
      </w:r>
      <w:r w:rsidR="00F14EFF" w:rsidRPr="00AE04F7">
        <w:rPr>
          <w:sz w:val="24"/>
          <w:szCs w:val="24"/>
        </w:rPr>
        <w:t>. C</w:t>
      </w:r>
      <w:r w:rsidR="005C560C" w:rsidRPr="00AE04F7">
        <w:rPr>
          <w:sz w:val="24"/>
          <w:szCs w:val="24"/>
        </w:rPr>
        <w:t>hlorophyll account</w:t>
      </w:r>
      <w:r w:rsidR="00F14EFF" w:rsidRPr="00AE04F7">
        <w:rPr>
          <w:sz w:val="24"/>
          <w:szCs w:val="24"/>
        </w:rPr>
        <w:t>ed</w:t>
      </w:r>
      <w:r w:rsidR="005C560C" w:rsidRPr="00AE04F7">
        <w:rPr>
          <w:sz w:val="24"/>
          <w:szCs w:val="24"/>
        </w:rPr>
        <w:t xml:space="preserve"> for a larger proportion of K</w:t>
      </w:r>
      <w:r w:rsidR="005C560C" w:rsidRPr="00AE04F7">
        <w:rPr>
          <w:sz w:val="24"/>
          <w:szCs w:val="24"/>
          <w:vertAlign w:val="subscript"/>
        </w:rPr>
        <w:t>d</w:t>
      </w:r>
      <w:r w:rsidR="00F14EFF" w:rsidRPr="00AE04F7">
        <w:rPr>
          <w:sz w:val="24"/>
          <w:szCs w:val="24"/>
        </w:rPr>
        <w:t xml:space="preserve">’s variability </w:t>
      </w:r>
      <w:r w:rsidR="005C560C" w:rsidRPr="00AE04F7">
        <w:rPr>
          <w:sz w:val="24"/>
          <w:szCs w:val="24"/>
        </w:rPr>
        <w:t xml:space="preserve">and all three </w:t>
      </w:r>
      <w:r w:rsidR="005C560C" w:rsidRPr="00AE04F7">
        <w:rPr>
          <w:sz w:val="24"/>
          <w:szCs w:val="24"/>
        </w:rPr>
        <w:lastRenderedPageBreak/>
        <w:t>variables together account</w:t>
      </w:r>
      <w:r w:rsidR="00F12C20" w:rsidRPr="00AE04F7">
        <w:rPr>
          <w:sz w:val="24"/>
          <w:szCs w:val="24"/>
        </w:rPr>
        <w:t>ed</w:t>
      </w:r>
      <w:r w:rsidR="005C560C" w:rsidRPr="00AE04F7">
        <w:rPr>
          <w:sz w:val="24"/>
          <w:szCs w:val="24"/>
        </w:rPr>
        <w:t xml:space="preserve"> for 51% of total K</w:t>
      </w:r>
      <w:r w:rsidR="005C560C" w:rsidRPr="00AE04F7">
        <w:rPr>
          <w:sz w:val="24"/>
          <w:szCs w:val="24"/>
          <w:vertAlign w:val="subscript"/>
        </w:rPr>
        <w:t>d</w:t>
      </w:r>
      <w:r w:rsidR="005C560C" w:rsidRPr="00AE04F7">
        <w:rPr>
          <w:sz w:val="24"/>
          <w:szCs w:val="24"/>
        </w:rPr>
        <w:t xml:space="preserve"> variability and 63% when difference</w:t>
      </w:r>
      <w:r w:rsidR="00F12C20" w:rsidRPr="00AE04F7">
        <w:rPr>
          <w:sz w:val="24"/>
          <w:szCs w:val="24"/>
        </w:rPr>
        <w:t>s</w:t>
      </w:r>
      <w:r w:rsidR="005C560C" w:rsidRPr="00AE04F7">
        <w:rPr>
          <w:sz w:val="24"/>
          <w:szCs w:val="24"/>
        </w:rPr>
        <w:t xml:space="preserve"> between years </w:t>
      </w:r>
      <w:r w:rsidR="00F12C20" w:rsidRPr="00AE04F7">
        <w:rPr>
          <w:sz w:val="24"/>
          <w:szCs w:val="24"/>
        </w:rPr>
        <w:t>were included in the analysis</w:t>
      </w:r>
      <w:r w:rsidR="005C560C" w:rsidRPr="00AE04F7">
        <w:rPr>
          <w:sz w:val="24"/>
          <w:szCs w:val="24"/>
        </w:rPr>
        <w:t xml:space="preserve"> (Table S</w:t>
      </w:r>
      <w:r w:rsidR="00F12C20" w:rsidRPr="00AE04F7">
        <w:rPr>
          <w:sz w:val="24"/>
          <w:szCs w:val="24"/>
        </w:rPr>
        <w:t>2</w:t>
      </w:r>
      <w:r w:rsidR="005C560C" w:rsidRPr="00AE04F7">
        <w:rPr>
          <w:sz w:val="24"/>
          <w:szCs w:val="24"/>
        </w:rPr>
        <w:t xml:space="preserve">). </w:t>
      </w:r>
      <w:r w:rsidR="0051071C" w:rsidRPr="00AE04F7">
        <w:rPr>
          <w:sz w:val="24"/>
          <w:szCs w:val="24"/>
        </w:rPr>
        <w:t>Setting K</w:t>
      </w:r>
      <w:r w:rsidR="0051071C" w:rsidRPr="00AE04F7">
        <w:rPr>
          <w:sz w:val="24"/>
          <w:szCs w:val="24"/>
          <w:vertAlign w:val="subscript"/>
        </w:rPr>
        <w:t>d</w:t>
      </w:r>
      <w:r w:rsidR="0051071C" w:rsidRPr="00AE04F7">
        <w:rPr>
          <w:sz w:val="24"/>
          <w:szCs w:val="24"/>
        </w:rPr>
        <w:t xml:space="preserve"> to 1</w:t>
      </w:r>
      <w:r w:rsidR="002D6D57" w:rsidRPr="00AE04F7">
        <w:rPr>
          <w:sz w:val="24"/>
          <w:szCs w:val="24"/>
        </w:rPr>
        <w:t>.</w:t>
      </w:r>
      <w:r w:rsidR="0051071C" w:rsidRPr="00AE04F7">
        <w:rPr>
          <w:sz w:val="24"/>
          <w:szCs w:val="24"/>
        </w:rPr>
        <w:t>9 m</w:t>
      </w:r>
      <w:r w:rsidR="0051071C" w:rsidRPr="00AE04F7">
        <w:rPr>
          <w:sz w:val="24"/>
          <w:szCs w:val="24"/>
          <w:vertAlign w:val="superscript"/>
        </w:rPr>
        <w:t>-1</w:t>
      </w:r>
      <w:r w:rsidR="0051071C" w:rsidRPr="00AE04F7">
        <w:rPr>
          <w:sz w:val="24"/>
          <w:szCs w:val="24"/>
        </w:rPr>
        <w:t xml:space="preserve">, corresponding to a Secchi-depth of 1 m </w:t>
      </w:r>
      <w:r w:rsidR="006F7B93" w:rsidRPr="00AE04F7">
        <w:rPr>
          <w:sz w:val="24"/>
          <w:szCs w:val="24"/>
        </w:rPr>
        <w:t>to stimulate recreational activity and s</w:t>
      </w:r>
      <w:r w:rsidR="0051071C" w:rsidRPr="00AE04F7">
        <w:rPr>
          <w:sz w:val="24"/>
          <w:szCs w:val="24"/>
        </w:rPr>
        <w:t>ubmerged macrophyte</w:t>
      </w:r>
      <w:r w:rsidR="006F7B93" w:rsidRPr="00AE04F7">
        <w:rPr>
          <w:sz w:val="24"/>
          <w:szCs w:val="24"/>
        </w:rPr>
        <w:t xml:space="preserve"> expansion </w:t>
      </w:r>
      <w:r w:rsidR="00F12C20" w:rsidRPr="00AE04F7">
        <w:rPr>
          <w:sz w:val="24"/>
          <w:szCs w:val="24"/>
        </w:rPr>
        <w:t xml:space="preserve">in Lake Arresø </w:t>
      </w:r>
      <w:r w:rsidR="006F7B93" w:rsidRPr="00AE04F7">
        <w:rPr>
          <w:sz w:val="24"/>
          <w:szCs w:val="24"/>
        </w:rPr>
        <w:t xml:space="preserve">from the small populations in wind-protected areas (0.1% of the lake </w:t>
      </w:r>
      <w:r w:rsidR="00F12C20" w:rsidRPr="00AE04F7">
        <w:rPr>
          <w:sz w:val="24"/>
          <w:szCs w:val="24"/>
        </w:rPr>
        <w:t>bottom</w:t>
      </w:r>
      <w:r w:rsidR="006F7B93" w:rsidRPr="00AE04F7">
        <w:rPr>
          <w:sz w:val="24"/>
          <w:szCs w:val="24"/>
        </w:rPr>
        <w:t xml:space="preserve">) </w:t>
      </w:r>
      <w:r w:rsidR="0051071C" w:rsidRPr="00AE04F7">
        <w:rPr>
          <w:sz w:val="24"/>
          <w:szCs w:val="24"/>
        </w:rPr>
        <w:t>would require</w:t>
      </w:r>
      <w:del w:id="135" w:author="Jonas Stage Sø" w:date="2025-03-17T15:09:00Z" w16du:dateUtc="2025-03-17T14:09:00Z">
        <w:r w:rsidR="0051071C" w:rsidRPr="00AE04F7" w:rsidDel="006E2297">
          <w:rPr>
            <w:sz w:val="24"/>
            <w:szCs w:val="24"/>
          </w:rPr>
          <w:delText xml:space="preserve"> </w:delText>
        </w:r>
        <w:r w:rsidR="00847E1B" w:rsidRPr="00AE04F7" w:rsidDel="006E2297">
          <w:rPr>
            <w:sz w:val="24"/>
            <w:szCs w:val="24"/>
          </w:rPr>
          <w:delText>a</w:delText>
        </w:r>
      </w:del>
      <w:r w:rsidR="00847E1B" w:rsidRPr="00AE04F7">
        <w:rPr>
          <w:sz w:val="24"/>
          <w:szCs w:val="24"/>
        </w:rPr>
        <w:t xml:space="preserve"> nutrient levels of 75 </w:t>
      </w:r>
      <w:r w:rsidR="006F7B93" w:rsidRPr="00AE04F7">
        <w:rPr>
          <w:rFonts w:cstheme="minorHAnsi"/>
          <w:sz w:val="24"/>
          <w:szCs w:val="24"/>
        </w:rPr>
        <w:t>µ</w:t>
      </w:r>
      <w:r w:rsidR="00847E1B" w:rsidRPr="00AE04F7">
        <w:rPr>
          <w:sz w:val="24"/>
          <w:szCs w:val="24"/>
        </w:rPr>
        <w:t xml:space="preserve">g org P </w:t>
      </w:r>
      <w:r w:rsidR="006F7B93" w:rsidRPr="00AE04F7">
        <w:rPr>
          <w:sz w:val="24"/>
          <w:szCs w:val="24"/>
        </w:rPr>
        <w:t>L</w:t>
      </w:r>
      <w:r w:rsidR="006F7B93" w:rsidRPr="00AE04F7">
        <w:rPr>
          <w:sz w:val="24"/>
          <w:szCs w:val="24"/>
          <w:vertAlign w:val="superscript"/>
        </w:rPr>
        <w:t>-1</w:t>
      </w:r>
      <w:r w:rsidR="00847E1B" w:rsidRPr="00AE04F7">
        <w:rPr>
          <w:sz w:val="24"/>
          <w:szCs w:val="24"/>
        </w:rPr>
        <w:t xml:space="preserve">and 1305 </w:t>
      </w:r>
      <w:r w:rsidR="006F7B93" w:rsidRPr="00AE04F7">
        <w:rPr>
          <w:rFonts w:cstheme="minorHAnsi"/>
          <w:sz w:val="24"/>
          <w:szCs w:val="24"/>
        </w:rPr>
        <w:t>µ</w:t>
      </w:r>
      <w:r w:rsidR="00847E1B" w:rsidRPr="00AE04F7">
        <w:rPr>
          <w:sz w:val="24"/>
          <w:szCs w:val="24"/>
        </w:rPr>
        <w:t>g org N</w:t>
      </w:r>
      <w:r w:rsidR="006F7B93" w:rsidRPr="00AE04F7">
        <w:rPr>
          <w:sz w:val="24"/>
          <w:szCs w:val="24"/>
        </w:rPr>
        <w:t xml:space="preserve"> L</w:t>
      </w:r>
      <w:r w:rsidR="006F7B93" w:rsidRPr="00AE04F7">
        <w:rPr>
          <w:sz w:val="24"/>
          <w:szCs w:val="24"/>
          <w:vertAlign w:val="superscript"/>
        </w:rPr>
        <w:t>-1</w:t>
      </w:r>
      <w:r w:rsidR="00847E1B" w:rsidRPr="00AE04F7">
        <w:rPr>
          <w:sz w:val="24"/>
          <w:szCs w:val="24"/>
        </w:rPr>
        <w:t xml:space="preserve">. </w:t>
      </w:r>
      <w:r w:rsidR="005C560C" w:rsidRPr="00AE04F7">
        <w:rPr>
          <w:sz w:val="24"/>
          <w:szCs w:val="24"/>
        </w:rPr>
        <w:t>T</w:t>
      </w:r>
      <w:r w:rsidR="00847E1B" w:rsidRPr="00AE04F7">
        <w:rPr>
          <w:sz w:val="24"/>
          <w:szCs w:val="24"/>
        </w:rPr>
        <w:t xml:space="preserve">he relationships between </w:t>
      </w:r>
      <w:r w:rsidR="005C560C" w:rsidRPr="00AE04F7">
        <w:rPr>
          <w:sz w:val="24"/>
          <w:szCs w:val="24"/>
        </w:rPr>
        <w:t xml:space="preserve">annual TP and TN </w:t>
      </w:r>
      <w:r w:rsidR="00847E1B" w:rsidRPr="00AE04F7">
        <w:rPr>
          <w:sz w:val="24"/>
          <w:szCs w:val="24"/>
        </w:rPr>
        <w:t xml:space="preserve">inputs and in-lake </w:t>
      </w:r>
      <w:r w:rsidR="007A65CF" w:rsidRPr="00AE04F7">
        <w:rPr>
          <w:sz w:val="24"/>
          <w:szCs w:val="24"/>
        </w:rPr>
        <w:t xml:space="preserve">summer </w:t>
      </w:r>
      <w:r w:rsidR="00847E1B" w:rsidRPr="00AE04F7">
        <w:rPr>
          <w:sz w:val="24"/>
          <w:szCs w:val="24"/>
        </w:rPr>
        <w:t>concentrations</w:t>
      </w:r>
      <w:r w:rsidR="005C560C" w:rsidRPr="00AE04F7">
        <w:rPr>
          <w:sz w:val="24"/>
          <w:szCs w:val="24"/>
        </w:rPr>
        <w:t xml:space="preserve"> </w:t>
      </w:r>
      <w:r w:rsidR="00F14EFF" w:rsidRPr="00AE04F7">
        <w:rPr>
          <w:sz w:val="24"/>
          <w:szCs w:val="24"/>
        </w:rPr>
        <w:t xml:space="preserve">were </w:t>
      </w:r>
      <w:r w:rsidR="005C560C" w:rsidRPr="00AE04F7">
        <w:rPr>
          <w:sz w:val="24"/>
          <w:szCs w:val="24"/>
        </w:rPr>
        <w:t>highly significant, but only the TP relationship permit</w:t>
      </w:r>
      <w:r w:rsidR="00F14EFF" w:rsidRPr="00AE04F7">
        <w:rPr>
          <w:sz w:val="24"/>
          <w:szCs w:val="24"/>
        </w:rPr>
        <w:t>ted</w:t>
      </w:r>
      <w:r w:rsidR="005C560C" w:rsidRPr="00AE04F7">
        <w:rPr>
          <w:sz w:val="24"/>
          <w:szCs w:val="24"/>
        </w:rPr>
        <w:t xml:space="preserve"> interpolation </w:t>
      </w:r>
      <w:r w:rsidR="00F12C20" w:rsidRPr="00AE04F7">
        <w:rPr>
          <w:sz w:val="24"/>
          <w:szCs w:val="24"/>
        </w:rPr>
        <w:t xml:space="preserve">to </w:t>
      </w:r>
      <w:r w:rsidR="005C560C" w:rsidRPr="00AE04F7">
        <w:rPr>
          <w:sz w:val="24"/>
          <w:szCs w:val="24"/>
        </w:rPr>
        <w:t xml:space="preserve">a low required annual TP input of 3.7 ton TP </w:t>
      </w:r>
      <w:r w:rsidR="002B2F4D" w:rsidRPr="00AE04F7">
        <w:rPr>
          <w:sz w:val="24"/>
          <w:szCs w:val="24"/>
        </w:rPr>
        <w:t xml:space="preserve">(about </w:t>
      </w:r>
      <w:r w:rsidR="00F12C20" w:rsidRPr="00AE04F7">
        <w:rPr>
          <w:sz w:val="24"/>
          <w:szCs w:val="24"/>
        </w:rPr>
        <w:t>half</w:t>
      </w:r>
      <w:r w:rsidR="002B2F4D" w:rsidRPr="00AE04F7">
        <w:rPr>
          <w:sz w:val="24"/>
          <w:szCs w:val="24"/>
        </w:rPr>
        <w:t xml:space="preserve"> the contemporary TP input) </w:t>
      </w:r>
      <w:r w:rsidR="005C560C" w:rsidRPr="00AE04F7">
        <w:rPr>
          <w:sz w:val="24"/>
          <w:szCs w:val="24"/>
        </w:rPr>
        <w:t xml:space="preserve">to </w:t>
      </w:r>
      <w:r w:rsidR="00F14EFF" w:rsidRPr="00AE04F7">
        <w:rPr>
          <w:sz w:val="24"/>
          <w:szCs w:val="24"/>
        </w:rPr>
        <w:t xml:space="preserve">reach </w:t>
      </w:r>
      <w:r w:rsidR="005C560C" w:rsidRPr="00AE04F7">
        <w:rPr>
          <w:sz w:val="24"/>
          <w:szCs w:val="24"/>
        </w:rPr>
        <w:t xml:space="preserve">the </w:t>
      </w:r>
      <w:r w:rsidR="002B2F4D" w:rsidRPr="00AE04F7">
        <w:rPr>
          <w:sz w:val="24"/>
          <w:szCs w:val="24"/>
        </w:rPr>
        <w:t xml:space="preserve">predicted </w:t>
      </w:r>
      <w:r w:rsidR="005C560C" w:rsidRPr="00AE04F7">
        <w:rPr>
          <w:sz w:val="24"/>
          <w:szCs w:val="24"/>
        </w:rPr>
        <w:t>in-lake org P concentration of</w:t>
      </w:r>
      <w:r w:rsidR="002B2F4D" w:rsidRPr="00AE04F7">
        <w:rPr>
          <w:sz w:val="24"/>
          <w:szCs w:val="24"/>
        </w:rPr>
        <w:t xml:space="preserve"> 75 </w:t>
      </w:r>
      <w:r w:rsidR="002B2F4D" w:rsidRPr="00AE04F7">
        <w:rPr>
          <w:rFonts w:cstheme="minorHAnsi"/>
          <w:sz w:val="24"/>
          <w:szCs w:val="24"/>
        </w:rPr>
        <w:t>µ</w:t>
      </w:r>
      <w:r w:rsidR="002B2F4D" w:rsidRPr="00AE04F7">
        <w:rPr>
          <w:sz w:val="24"/>
          <w:szCs w:val="24"/>
        </w:rPr>
        <w:t>g org P L</w:t>
      </w:r>
      <w:r w:rsidR="002B2F4D" w:rsidRPr="00AE04F7">
        <w:rPr>
          <w:sz w:val="24"/>
          <w:szCs w:val="24"/>
          <w:vertAlign w:val="superscript"/>
        </w:rPr>
        <w:t>-1</w:t>
      </w:r>
      <w:r w:rsidR="005C560C" w:rsidRPr="00AE04F7">
        <w:rPr>
          <w:sz w:val="24"/>
          <w:szCs w:val="24"/>
        </w:rPr>
        <w:t xml:space="preserve"> </w:t>
      </w:r>
      <w:r w:rsidR="00F12C20" w:rsidRPr="00AE04F7">
        <w:rPr>
          <w:sz w:val="24"/>
          <w:szCs w:val="24"/>
        </w:rPr>
        <w:t xml:space="preserve">necessary to </w:t>
      </w:r>
      <w:r w:rsidR="002B2F4D" w:rsidRPr="00AE04F7">
        <w:rPr>
          <w:sz w:val="24"/>
          <w:szCs w:val="24"/>
        </w:rPr>
        <w:t>increase mean Secchi-depth to 1 m.</w:t>
      </w:r>
      <w:r w:rsidR="00AC5B75" w:rsidRPr="00AE04F7">
        <w:rPr>
          <w:sz w:val="24"/>
          <w:szCs w:val="24"/>
        </w:rPr>
        <w:t xml:space="preserve">  </w:t>
      </w:r>
      <w:r w:rsidR="00292F25" w:rsidRPr="00AE04F7">
        <w:rPr>
          <w:sz w:val="24"/>
          <w:szCs w:val="24"/>
        </w:rPr>
        <w:t xml:space="preserve">    </w:t>
      </w:r>
    </w:p>
    <w:p w14:paraId="652A37A0" w14:textId="51D31641" w:rsidR="00D47556" w:rsidRPr="00AE04F7" w:rsidRDefault="00E069F4" w:rsidP="00E069F4">
      <w:pPr>
        <w:rPr>
          <w:sz w:val="24"/>
          <w:szCs w:val="24"/>
        </w:rPr>
      </w:pPr>
      <w:r w:rsidRPr="00AE04F7">
        <w:rPr>
          <w:i/>
          <w:sz w:val="24"/>
          <w:szCs w:val="24"/>
        </w:rPr>
        <w:t>Sediment</w:t>
      </w:r>
      <w:r w:rsidR="007F7DF3" w:rsidRPr="00AE04F7">
        <w:rPr>
          <w:i/>
          <w:sz w:val="24"/>
          <w:szCs w:val="24"/>
        </w:rPr>
        <w:t xml:space="preserve"> composition</w:t>
      </w:r>
      <w:r w:rsidR="00460287" w:rsidRPr="00AE04F7">
        <w:rPr>
          <w:i/>
          <w:sz w:val="24"/>
          <w:szCs w:val="24"/>
        </w:rPr>
        <w:t xml:space="preserve"> and dynamics</w:t>
      </w:r>
      <w:r w:rsidRPr="00AE04F7">
        <w:rPr>
          <w:i/>
          <w:sz w:val="24"/>
          <w:szCs w:val="24"/>
        </w:rPr>
        <w:t xml:space="preserve"> </w:t>
      </w:r>
      <w:r w:rsidRPr="00AE04F7">
        <w:rPr>
          <w:sz w:val="24"/>
          <w:szCs w:val="24"/>
        </w:rPr>
        <w:t xml:space="preserve">– </w:t>
      </w:r>
      <w:r w:rsidR="00CD736D" w:rsidRPr="00AE04F7">
        <w:rPr>
          <w:sz w:val="24"/>
          <w:szCs w:val="24"/>
        </w:rPr>
        <w:t xml:space="preserve">Lake Arresø’s sediments </w:t>
      </w:r>
      <w:r w:rsidR="00D202D6" w:rsidRPr="00AE04F7">
        <w:rPr>
          <w:sz w:val="24"/>
          <w:szCs w:val="24"/>
        </w:rPr>
        <w:t xml:space="preserve">were </w:t>
      </w:r>
      <w:r w:rsidR="007F25B3" w:rsidRPr="00AE04F7">
        <w:rPr>
          <w:sz w:val="24"/>
          <w:szCs w:val="24"/>
        </w:rPr>
        <w:t xml:space="preserve">sampled in </w:t>
      </w:r>
      <w:r w:rsidR="002B2F4D" w:rsidRPr="00AE04F7">
        <w:rPr>
          <w:sz w:val="24"/>
          <w:szCs w:val="24"/>
        </w:rPr>
        <w:t xml:space="preserve">late </w:t>
      </w:r>
      <w:r w:rsidR="007F25B3" w:rsidRPr="00AE04F7">
        <w:rPr>
          <w:sz w:val="24"/>
          <w:szCs w:val="24"/>
        </w:rPr>
        <w:t>November-</w:t>
      </w:r>
      <w:del w:id="136" w:author="Jonas Stage Sø" w:date="2025-03-17T15:10:00Z" w16du:dateUtc="2025-03-17T14:10:00Z">
        <w:r w:rsidR="002B2F4D" w:rsidRPr="00AE04F7" w:rsidDel="00E855C1">
          <w:rPr>
            <w:sz w:val="24"/>
            <w:szCs w:val="24"/>
          </w:rPr>
          <w:delText xml:space="preserve"> </w:delText>
        </w:r>
      </w:del>
      <w:r w:rsidR="002B2F4D" w:rsidRPr="00AE04F7">
        <w:rPr>
          <w:sz w:val="24"/>
          <w:szCs w:val="24"/>
        </w:rPr>
        <w:t xml:space="preserve">early </w:t>
      </w:r>
      <w:r w:rsidR="007F25B3" w:rsidRPr="00AE04F7">
        <w:rPr>
          <w:sz w:val="24"/>
          <w:szCs w:val="24"/>
        </w:rPr>
        <w:t xml:space="preserve">December and </w:t>
      </w:r>
      <w:r w:rsidR="00D202D6" w:rsidRPr="00AE04F7">
        <w:rPr>
          <w:sz w:val="24"/>
          <w:szCs w:val="24"/>
        </w:rPr>
        <w:t xml:space="preserve">studied in six sediment strata </w:t>
      </w:r>
      <w:r w:rsidR="00CD736D" w:rsidRPr="00AE04F7">
        <w:rPr>
          <w:sz w:val="24"/>
          <w:szCs w:val="24"/>
        </w:rPr>
        <w:t xml:space="preserve">down to 40 cm </w:t>
      </w:r>
      <w:r w:rsidR="00D202D6" w:rsidRPr="00AE04F7">
        <w:rPr>
          <w:sz w:val="24"/>
          <w:szCs w:val="24"/>
        </w:rPr>
        <w:t>depth (Table S</w:t>
      </w:r>
      <w:r w:rsidR="00F12C20" w:rsidRPr="00AE04F7">
        <w:rPr>
          <w:sz w:val="24"/>
          <w:szCs w:val="24"/>
        </w:rPr>
        <w:t>3</w:t>
      </w:r>
      <w:r w:rsidR="00D202D6" w:rsidRPr="00AE04F7">
        <w:rPr>
          <w:sz w:val="24"/>
          <w:szCs w:val="24"/>
        </w:rPr>
        <w:t>). Sediment cores were retrieved from spatially homogenous sediment areas covering 31.6 km</w:t>
      </w:r>
      <w:r w:rsidR="00D202D6" w:rsidRPr="00AE04F7">
        <w:rPr>
          <w:sz w:val="24"/>
          <w:szCs w:val="24"/>
          <w:vertAlign w:val="superscript"/>
        </w:rPr>
        <w:t>2</w:t>
      </w:r>
      <w:r w:rsidR="00D202D6" w:rsidRPr="00AE04F7">
        <w:rPr>
          <w:sz w:val="24"/>
          <w:szCs w:val="24"/>
        </w:rPr>
        <w:t xml:space="preserve"> of the lake (C</w:t>
      </w:r>
      <w:r w:rsidR="00CD50A4" w:rsidRPr="00AE04F7">
        <w:rPr>
          <w:sz w:val="24"/>
          <w:szCs w:val="24"/>
        </w:rPr>
        <w:t>OWIc</w:t>
      </w:r>
      <w:r w:rsidR="00D202D6" w:rsidRPr="00AE04F7">
        <w:rPr>
          <w:sz w:val="24"/>
          <w:szCs w:val="24"/>
        </w:rPr>
        <w:t xml:space="preserve">onsult 1988). </w:t>
      </w:r>
      <w:r w:rsidR="00CD50A4" w:rsidRPr="00AE04F7">
        <w:rPr>
          <w:sz w:val="24"/>
          <w:szCs w:val="24"/>
        </w:rPr>
        <w:t xml:space="preserve">The remaining sediment areas represent hard sediments that have </w:t>
      </w:r>
      <w:r w:rsidR="004F1328" w:rsidRPr="00AE04F7">
        <w:rPr>
          <w:sz w:val="24"/>
          <w:szCs w:val="24"/>
        </w:rPr>
        <w:t xml:space="preserve">a small </w:t>
      </w:r>
      <w:r w:rsidR="00CD50A4" w:rsidRPr="00AE04F7">
        <w:rPr>
          <w:sz w:val="24"/>
          <w:szCs w:val="24"/>
        </w:rPr>
        <w:t xml:space="preserve">nutrient exchange with the water. </w:t>
      </w:r>
      <w:r w:rsidR="00D202D6" w:rsidRPr="00AE04F7">
        <w:rPr>
          <w:sz w:val="24"/>
          <w:szCs w:val="24"/>
        </w:rPr>
        <w:t xml:space="preserve">The </w:t>
      </w:r>
      <w:r w:rsidR="00CD50A4" w:rsidRPr="00AE04F7">
        <w:rPr>
          <w:sz w:val="24"/>
          <w:szCs w:val="24"/>
        </w:rPr>
        <w:t xml:space="preserve">examined </w:t>
      </w:r>
      <w:r w:rsidR="00D202D6" w:rsidRPr="00AE04F7">
        <w:rPr>
          <w:sz w:val="24"/>
          <w:szCs w:val="24"/>
        </w:rPr>
        <w:t xml:space="preserve">sediment strata </w:t>
      </w:r>
      <w:r w:rsidR="00CD736D" w:rsidRPr="00AE04F7">
        <w:rPr>
          <w:sz w:val="24"/>
          <w:szCs w:val="24"/>
        </w:rPr>
        <w:t xml:space="preserve">are rich in </w:t>
      </w:r>
      <w:r w:rsidR="004F1328" w:rsidRPr="00AE04F7">
        <w:rPr>
          <w:sz w:val="24"/>
          <w:szCs w:val="24"/>
        </w:rPr>
        <w:t>Ca</w:t>
      </w:r>
      <w:r w:rsidR="002B2F4D" w:rsidRPr="00AE04F7">
        <w:rPr>
          <w:sz w:val="24"/>
          <w:szCs w:val="24"/>
        </w:rPr>
        <w:t xml:space="preserve"> and ca</w:t>
      </w:r>
      <w:r w:rsidR="004F1328" w:rsidRPr="00AE04F7">
        <w:rPr>
          <w:sz w:val="24"/>
          <w:szCs w:val="24"/>
        </w:rPr>
        <w:t>lcium</w:t>
      </w:r>
      <w:ins w:id="137" w:author="Jonas Stage Sø" w:date="2025-03-17T15:10:00Z" w16du:dateUtc="2025-03-17T14:10:00Z">
        <w:r w:rsidR="00FB449E" w:rsidRPr="00AE04F7">
          <w:rPr>
            <w:sz w:val="24"/>
            <w:szCs w:val="24"/>
          </w:rPr>
          <w:t>-</w:t>
        </w:r>
      </w:ins>
      <w:del w:id="138" w:author="Jonas Stage Sø" w:date="2025-03-17T15:10:00Z" w16du:dateUtc="2025-03-17T14:10:00Z">
        <w:r w:rsidR="004F1328" w:rsidRPr="00AE04F7" w:rsidDel="00FB449E">
          <w:rPr>
            <w:sz w:val="24"/>
            <w:szCs w:val="24"/>
          </w:rPr>
          <w:delText xml:space="preserve"> </w:delText>
        </w:r>
      </w:del>
      <w:r w:rsidR="00CD736D" w:rsidRPr="00AE04F7">
        <w:rPr>
          <w:sz w:val="24"/>
          <w:szCs w:val="24"/>
        </w:rPr>
        <w:t>carbonate</w:t>
      </w:r>
      <w:r w:rsidR="002B2F4D" w:rsidRPr="00AE04F7">
        <w:rPr>
          <w:sz w:val="24"/>
          <w:szCs w:val="24"/>
        </w:rPr>
        <w:t>s</w:t>
      </w:r>
      <w:r w:rsidR="00CD736D" w:rsidRPr="00AE04F7">
        <w:rPr>
          <w:sz w:val="24"/>
          <w:szCs w:val="24"/>
        </w:rPr>
        <w:t xml:space="preserve"> (min</w:t>
      </w:r>
      <w:r w:rsidR="00D202D6" w:rsidRPr="00AE04F7">
        <w:rPr>
          <w:sz w:val="24"/>
          <w:szCs w:val="24"/>
        </w:rPr>
        <w:t>. 3</w:t>
      </w:r>
      <w:r w:rsidR="00CD736D" w:rsidRPr="00AE04F7">
        <w:rPr>
          <w:sz w:val="24"/>
          <w:szCs w:val="24"/>
        </w:rPr>
        <w:t>2</w:t>
      </w:r>
      <w:ins w:id="139" w:author="Jonas Stage Sø" w:date="2025-03-17T15:10:00Z" w16du:dateUtc="2025-03-17T14:10:00Z">
        <w:r w:rsidR="00FB449E" w:rsidRPr="00AE04F7">
          <w:rPr>
            <w:sz w:val="24"/>
            <w:szCs w:val="24"/>
          </w:rPr>
          <w:softHyphen/>
          <w:t>–</w:t>
        </w:r>
      </w:ins>
      <w:del w:id="140" w:author="Jonas Stage Sø" w:date="2025-03-17T15:10:00Z" w16du:dateUtc="2025-03-17T14:10:00Z">
        <w:r w:rsidR="00CD736D" w:rsidRPr="00AE04F7" w:rsidDel="00FB449E">
          <w:rPr>
            <w:sz w:val="24"/>
            <w:szCs w:val="24"/>
          </w:rPr>
          <w:delText>-</w:delText>
        </w:r>
      </w:del>
      <w:r w:rsidR="00CD736D" w:rsidRPr="00AE04F7">
        <w:rPr>
          <w:sz w:val="24"/>
          <w:szCs w:val="24"/>
        </w:rPr>
        <w:t>41% DW)</w:t>
      </w:r>
      <w:r w:rsidR="002B2F4D" w:rsidRPr="00AE04F7">
        <w:rPr>
          <w:sz w:val="24"/>
          <w:szCs w:val="24"/>
        </w:rPr>
        <w:t xml:space="preserve">, </w:t>
      </w:r>
      <w:r w:rsidR="004F1328" w:rsidRPr="00AE04F7">
        <w:rPr>
          <w:sz w:val="24"/>
          <w:szCs w:val="24"/>
        </w:rPr>
        <w:t xml:space="preserve">rich in </w:t>
      </w:r>
      <w:r w:rsidR="00CD736D" w:rsidRPr="00AE04F7">
        <w:rPr>
          <w:sz w:val="24"/>
          <w:szCs w:val="24"/>
        </w:rPr>
        <w:t>organic matter (22</w:t>
      </w:r>
      <w:ins w:id="141" w:author="Jonas Stage Sø" w:date="2025-03-17T15:10:00Z" w16du:dateUtc="2025-03-17T14:10:00Z">
        <w:r w:rsidR="00FB449E" w:rsidRPr="00AE04F7">
          <w:rPr>
            <w:sz w:val="24"/>
            <w:szCs w:val="24"/>
          </w:rPr>
          <w:t>–</w:t>
        </w:r>
      </w:ins>
      <w:del w:id="142" w:author="Jonas Stage Sø" w:date="2025-03-17T15:10:00Z" w16du:dateUtc="2025-03-17T14:10:00Z">
        <w:r w:rsidR="00CD736D" w:rsidRPr="00AE04F7" w:rsidDel="00FB449E">
          <w:rPr>
            <w:sz w:val="24"/>
            <w:szCs w:val="24"/>
          </w:rPr>
          <w:delText>-</w:delText>
        </w:r>
      </w:del>
      <w:r w:rsidR="00CD736D" w:rsidRPr="00AE04F7">
        <w:rPr>
          <w:sz w:val="24"/>
          <w:szCs w:val="24"/>
        </w:rPr>
        <w:t>38%</w:t>
      </w:r>
      <w:r w:rsidR="007F7DF3" w:rsidRPr="00AE04F7">
        <w:rPr>
          <w:sz w:val="24"/>
          <w:szCs w:val="24"/>
        </w:rPr>
        <w:t xml:space="preserve"> DW</w:t>
      </w:r>
      <w:r w:rsidR="00CD736D" w:rsidRPr="00AE04F7">
        <w:rPr>
          <w:sz w:val="24"/>
          <w:szCs w:val="24"/>
        </w:rPr>
        <w:t>), but poor in Fe (0.7</w:t>
      </w:r>
      <w:ins w:id="143" w:author="Jonas Stage Sø" w:date="2025-03-17T15:10:00Z" w16du:dateUtc="2025-03-17T14:10:00Z">
        <w:r w:rsidR="00FB449E" w:rsidRPr="00AE04F7">
          <w:rPr>
            <w:sz w:val="24"/>
            <w:szCs w:val="24"/>
          </w:rPr>
          <w:t>–</w:t>
        </w:r>
      </w:ins>
      <w:del w:id="144" w:author="Jonas Stage Sø" w:date="2025-03-17T15:10:00Z" w16du:dateUtc="2025-03-17T14:10:00Z">
        <w:r w:rsidR="00CD736D" w:rsidRPr="00AE04F7" w:rsidDel="00FB449E">
          <w:rPr>
            <w:sz w:val="24"/>
            <w:szCs w:val="24"/>
          </w:rPr>
          <w:delText>-</w:delText>
        </w:r>
      </w:del>
      <w:r w:rsidR="00CD736D" w:rsidRPr="00AE04F7">
        <w:rPr>
          <w:sz w:val="24"/>
          <w:szCs w:val="24"/>
        </w:rPr>
        <w:t>1.4%)</w:t>
      </w:r>
      <w:r w:rsidR="00D202D6" w:rsidRPr="00AE04F7">
        <w:rPr>
          <w:sz w:val="24"/>
          <w:szCs w:val="24"/>
        </w:rPr>
        <w:t xml:space="preserve">. The </w:t>
      </w:r>
      <w:r w:rsidR="00CD736D" w:rsidRPr="00AE04F7">
        <w:rPr>
          <w:sz w:val="24"/>
          <w:szCs w:val="24"/>
        </w:rPr>
        <w:t>Fe:</w:t>
      </w:r>
      <w:del w:id="145" w:author="Jonas Stage Sø" w:date="2025-03-17T15:10:00Z" w16du:dateUtc="2025-03-17T14:10:00Z">
        <w:r w:rsidR="00D94FD8" w:rsidRPr="00AE04F7" w:rsidDel="00FB449E">
          <w:rPr>
            <w:sz w:val="24"/>
            <w:szCs w:val="24"/>
          </w:rPr>
          <w:delText xml:space="preserve"> </w:delText>
        </w:r>
      </w:del>
      <w:r w:rsidR="00CD736D" w:rsidRPr="00AE04F7">
        <w:rPr>
          <w:sz w:val="24"/>
          <w:szCs w:val="24"/>
        </w:rPr>
        <w:t xml:space="preserve">TP ratio </w:t>
      </w:r>
      <w:r w:rsidR="004F1328" w:rsidRPr="00AE04F7">
        <w:rPr>
          <w:sz w:val="24"/>
          <w:szCs w:val="24"/>
        </w:rPr>
        <w:t>was low at the sediment surface (</w:t>
      </w:r>
      <w:r w:rsidR="00D94FD8" w:rsidRPr="00AE04F7">
        <w:rPr>
          <w:sz w:val="24"/>
          <w:szCs w:val="24"/>
        </w:rPr>
        <w:t xml:space="preserve">mean </w:t>
      </w:r>
      <w:r w:rsidR="00CD736D" w:rsidRPr="00AE04F7">
        <w:rPr>
          <w:sz w:val="24"/>
          <w:szCs w:val="24"/>
        </w:rPr>
        <w:t>7.2</w:t>
      </w:r>
      <w:r w:rsidR="004F1328" w:rsidRPr="00AE04F7">
        <w:rPr>
          <w:sz w:val="24"/>
          <w:szCs w:val="24"/>
        </w:rPr>
        <w:t xml:space="preserve">) </w:t>
      </w:r>
      <w:r w:rsidR="007A65CF" w:rsidRPr="00AE04F7">
        <w:rPr>
          <w:sz w:val="24"/>
          <w:szCs w:val="24"/>
        </w:rPr>
        <w:t xml:space="preserve">suggesting low permanent Fe-binding here, but </w:t>
      </w:r>
      <w:r w:rsidR="004F1328" w:rsidRPr="00AE04F7">
        <w:rPr>
          <w:sz w:val="24"/>
          <w:szCs w:val="24"/>
        </w:rPr>
        <w:t>in</w:t>
      </w:r>
      <w:r w:rsidR="00CD736D" w:rsidRPr="00AE04F7">
        <w:rPr>
          <w:sz w:val="24"/>
          <w:szCs w:val="24"/>
        </w:rPr>
        <w:t>creas</w:t>
      </w:r>
      <w:r w:rsidR="004F1328" w:rsidRPr="00AE04F7">
        <w:rPr>
          <w:sz w:val="24"/>
          <w:szCs w:val="24"/>
        </w:rPr>
        <w:t>ed</w:t>
      </w:r>
      <w:r w:rsidR="00CD736D" w:rsidRPr="00AE04F7">
        <w:rPr>
          <w:sz w:val="24"/>
          <w:szCs w:val="24"/>
        </w:rPr>
        <w:t xml:space="preserve"> to </w:t>
      </w:r>
      <w:r w:rsidR="00D202D6" w:rsidRPr="00AE04F7">
        <w:rPr>
          <w:sz w:val="24"/>
          <w:szCs w:val="24"/>
        </w:rPr>
        <w:t xml:space="preserve">20.8 </w:t>
      </w:r>
      <w:r w:rsidR="00CD736D" w:rsidRPr="00AE04F7">
        <w:rPr>
          <w:sz w:val="24"/>
          <w:szCs w:val="24"/>
        </w:rPr>
        <w:t xml:space="preserve">at 30-40 cm </w:t>
      </w:r>
      <w:r w:rsidR="001F1816" w:rsidRPr="00AE04F7">
        <w:rPr>
          <w:sz w:val="24"/>
          <w:szCs w:val="24"/>
        </w:rPr>
        <w:t xml:space="preserve">depth in the </w:t>
      </w:r>
      <w:r w:rsidR="007F7DF3" w:rsidRPr="00AE04F7">
        <w:rPr>
          <w:sz w:val="24"/>
          <w:szCs w:val="24"/>
        </w:rPr>
        <w:t>sediment</w:t>
      </w:r>
      <w:r w:rsidR="00F12C20" w:rsidRPr="00AE04F7">
        <w:rPr>
          <w:sz w:val="24"/>
          <w:szCs w:val="24"/>
        </w:rPr>
        <w:t xml:space="preserve"> </w:t>
      </w:r>
      <w:r w:rsidR="007A65CF" w:rsidRPr="00AE04F7">
        <w:rPr>
          <w:sz w:val="24"/>
          <w:szCs w:val="24"/>
        </w:rPr>
        <w:t xml:space="preserve">suggesting the existence of Fe-P minerals </w:t>
      </w:r>
      <w:r w:rsidR="00F12C20" w:rsidRPr="00AE04F7">
        <w:rPr>
          <w:sz w:val="24"/>
          <w:szCs w:val="24"/>
        </w:rPr>
        <w:t>(Table S2)</w:t>
      </w:r>
      <w:r w:rsidR="00D202D6" w:rsidRPr="00AE04F7">
        <w:rPr>
          <w:sz w:val="24"/>
          <w:szCs w:val="24"/>
        </w:rPr>
        <w:t xml:space="preserve">. </w:t>
      </w:r>
    </w:p>
    <w:p w14:paraId="267A0F80" w14:textId="4AED8843" w:rsidR="00D202D6" w:rsidRPr="00AE04F7" w:rsidRDefault="00E069F4" w:rsidP="00E069F4">
      <w:pPr>
        <w:rPr>
          <w:sz w:val="24"/>
          <w:szCs w:val="24"/>
        </w:rPr>
      </w:pPr>
      <w:r w:rsidRPr="00AE04F7">
        <w:rPr>
          <w:sz w:val="24"/>
          <w:szCs w:val="24"/>
        </w:rPr>
        <w:t xml:space="preserve">Sediments were </w:t>
      </w:r>
      <w:r w:rsidR="009B205B" w:rsidRPr="00AE04F7">
        <w:rPr>
          <w:sz w:val="24"/>
          <w:szCs w:val="24"/>
        </w:rPr>
        <w:t xml:space="preserve">modestly </w:t>
      </w:r>
      <w:r w:rsidRPr="00AE04F7">
        <w:rPr>
          <w:sz w:val="24"/>
          <w:szCs w:val="24"/>
        </w:rPr>
        <w:t xml:space="preserve">rich in TP and </w:t>
      </w:r>
      <w:r w:rsidR="009B205B" w:rsidRPr="00AE04F7">
        <w:rPr>
          <w:sz w:val="24"/>
          <w:szCs w:val="24"/>
        </w:rPr>
        <w:t xml:space="preserve">rich in </w:t>
      </w:r>
      <w:r w:rsidRPr="00AE04F7">
        <w:rPr>
          <w:sz w:val="24"/>
          <w:szCs w:val="24"/>
        </w:rPr>
        <w:t>organic matter</w:t>
      </w:r>
      <w:r w:rsidR="009B205B" w:rsidRPr="00AE04F7">
        <w:rPr>
          <w:sz w:val="24"/>
          <w:szCs w:val="24"/>
        </w:rPr>
        <w:t xml:space="preserve"> </w:t>
      </w:r>
      <w:r w:rsidR="00904188" w:rsidRPr="00AE04F7">
        <w:rPr>
          <w:sz w:val="24"/>
          <w:szCs w:val="24"/>
        </w:rPr>
        <w:t xml:space="preserve">in </w:t>
      </w:r>
      <w:r w:rsidR="009B205B" w:rsidRPr="00AE04F7">
        <w:rPr>
          <w:sz w:val="24"/>
          <w:szCs w:val="24"/>
        </w:rPr>
        <w:t>surface</w:t>
      </w:r>
      <w:r w:rsidR="00904188" w:rsidRPr="00AE04F7">
        <w:rPr>
          <w:sz w:val="24"/>
          <w:szCs w:val="24"/>
        </w:rPr>
        <w:t xml:space="preserve"> sediments</w:t>
      </w:r>
      <w:r w:rsidR="001F1816" w:rsidRPr="00AE04F7">
        <w:rPr>
          <w:sz w:val="24"/>
          <w:szCs w:val="24"/>
        </w:rPr>
        <w:t>. However</w:t>
      </w:r>
      <w:r w:rsidRPr="00AE04F7">
        <w:rPr>
          <w:sz w:val="24"/>
          <w:szCs w:val="24"/>
        </w:rPr>
        <w:t>, variability of duplicate-</w:t>
      </w:r>
      <w:r w:rsidR="00CD50A4" w:rsidRPr="00AE04F7">
        <w:rPr>
          <w:sz w:val="24"/>
          <w:szCs w:val="24"/>
        </w:rPr>
        <w:t>tripli</w:t>
      </w:r>
      <w:r w:rsidRPr="00AE04F7">
        <w:rPr>
          <w:sz w:val="24"/>
          <w:szCs w:val="24"/>
        </w:rPr>
        <w:t xml:space="preserve">cate measurements </w:t>
      </w:r>
      <w:r w:rsidR="007F7DF3" w:rsidRPr="00AE04F7">
        <w:rPr>
          <w:sz w:val="24"/>
          <w:szCs w:val="24"/>
        </w:rPr>
        <w:t xml:space="preserve">and spatial variability </w:t>
      </w:r>
      <w:r w:rsidRPr="00AE04F7">
        <w:rPr>
          <w:sz w:val="24"/>
          <w:szCs w:val="24"/>
        </w:rPr>
        <w:t>resulted in changes</w:t>
      </w:r>
      <w:r w:rsidR="001F1816" w:rsidRPr="00AE04F7">
        <w:rPr>
          <w:sz w:val="24"/>
          <w:szCs w:val="24"/>
        </w:rPr>
        <w:t xml:space="preserve"> of TP (per DW) between years and over the full 40-cm range </w:t>
      </w:r>
      <w:r w:rsidR="00CB754C" w:rsidRPr="00AE04F7">
        <w:rPr>
          <w:sz w:val="24"/>
          <w:szCs w:val="24"/>
        </w:rPr>
        <w:t xml:space="preserve">of </w:t>
      </w:r>
      <w:r w:rsidR="001F1816" w:rsidRPr="00AE04F7">
        <w:rPr>
          <w:sz w:val="24"/>
          <w:szCs w:val="24"/>
        </w:rPr>
        <w:t xml:space="preserve">sediment depth </w:t>
      </w:r>
      <w:r w:rsidRPr="00AE04F7">
        <w:rPr>
          <w:sz w:val="24"/>
          <w:szCs w:val="24"/>
        </w:rPr>
        <w:t xml:space="preserve">that were </w:t>
      </w:r>
      <w:r w:rsidR="004F1328" w:rsidRPr="00AE04F7">
        <w:rPr>
          <w:sz w:val="24"/>
          <w:szCs w:val="24"/>
        </w:rPr>
        <w:t>somewhat un</w:t>
      </w:r>
      <w:r w:rsidR="001F1816" w:rsidRPr="00AE04F7">
        <w:rPr>
          <w:sz w:val="24"/>
          <w:szCs w:val="24"/>
        </w:rPr>
        <w:t>s</w:t>
      </w:r>
      <w:r w:rsidRPr="00AE04F7">
        <w:rPr>
          <w:sz w:val="24"/>
          <w:szCs w:val="24"/>
        </w:rPr>
        <w:t xml:space="preserve">ystematic over the 30 years of </w:t>
      </w:r>
      <w:r w:rsidR="007F7DF3" w:rsidRPr="00AE04F7">
        <w:rPr>
          <w:sz w:val="24"/>
          <w:szCs w:val="24"/>
        </w:rPr>
        <w:t>measurements</w:t>
      </w:r>
      <w:r w:rsidRPr="00AE04F7">
        <w:rPr>
          <w:sz w:val="24"/>
          <w:szCs w:val="24"/>
        </w:rPr>
        <w:t xml:space="preserve"> (</w:t>
      </w:r>
      <w:r w:rsidR="000250E2" w:rsidRPr="00AE04F7">
        <w:rPr>
          <w:sz w:val="24"/>
          <w:szCs w:val="24"/>
        </w:rPr>
        <w:t xml:space="preserve">Fig. </w:t>
      </w:r>
      <w:r w:rsidR="0007584B" w:rsidRPr="00AE04F7">
        <w:rPr>
          <w:sz w:val="24"/>
          <w:szCs w:val="24"/>
        </w:rPr>
        <w:t>7</w:t>
      </w:r>
      <w:r w:rsidRPr="00AE04F7">
        <w:rPr>
          <w:sz w:val="24"/>
          <w:szCs w:val="24"/>
        </w:rPr>
        <w:t>).</w:t>
      </w:r>
      <w:r w:rsidR="004F1328" w:rsidRPr="00AE04F7">
        <w:rPr>
          <w:sz w:val="24"/>
          <w:szCs w:val="24"/>
        </w:rPr>
        <w:t xml:space="preserve"> TP (per DW) in the surface sediments was highest in 1988 and lower in all later measurements and TP </w:t>
      </w:r>
      <w:r w:rsidR="002B2F4D" w:rsidRPr="00AE04F7">
        <w:rPr>
          <w:sz w:val="24"/>
          <w:szCs w:val="24"/>
        </w:rPr>
        <w:t xml:space="preserve">varied little </w:t>
      </w:r>
      <w:r w:rsidR="004F1328" w:rsidRPr="00AE04F7">
        <w:rPr>
          <w:sz w:val="24"/>
          <w:szCs w:val="24"/>
        </w:rPr>
        <w:t xml:space="preserve">in the </w:t>
      </w:r>
      <w:r w:rsidR="002B2F4D" w:rsidRPr="00AE04F7">
        <w:rPr>
          <w:sz w:val="24"/>
          <w:szCs w:val="24"/>
        </w:rPr>
        <w:t>30</w:t>
      </w:r>
      <w:ins w:id="146" w:author="Jonas Stage Sø" w:date="2025-03-17T15:11:00Z" w16du:dateUtc="2025-03-17T14:11:00Z">
        <w:r w:rsidR="00471476" w:rsidRPr="00AE04F7">
          <w:rPr>
            <w:sz w:val="24"/>
            <w:szCs w:val="24"/>
          </w:rPr>
          <w:t>–</w:t>
        </w:r>
      </w:ins>
      <w:del w:id="147" w:author="Jonas Stage Sø" w:date="2025-03-17T15:11:00Z" w16du:dateUtc="2025-03-17T14:11:00Z">
        <w:r w:rsidR="002B2F4D" w:rsidRPr="00AE04F7" w:rsidDel="00471476">
          <w:rPr>
            <w:sz w:val="24"/>
            <w:szCs w:val="24"/>
          </w:rPr>
          <w:delText>-</w:delText>
        </w:r>
      </w:del>
      <w:r w:rsidR="002B2F4D" w:rsidRPr="00AE04F7">
        <w:rPr>
          <w:sz w:val="24"/>
          <w:szCs w:val="24"/>
        </w:rPr>
        <w:t xml:space="preserve">40 cm deep </w:t>
      </w:r>
      <w:r w:rsidR="004F1328" w:rsidRPr="00AE04F7">
        <w:rPr>
          <w:sz w:val="24"/>
          <w:szCs w:val="24"/>
        </w:rPr>
        <w:t>strat</w:t>
      </w:r>
      <w:r w:rsidR="002B2F4D" w:rsidRPr="00AE04F7">
        <w:rPr>
          <w:sz w:val="24"/>
          <w:szCs w:val="24"/>
        </w:rPr>
        <w:t>um</w:t>
      </w:r>
      <w:r w:rsidR="004F1328" w:rsidRPr="00AE04F7">
        <w:rPr>
          <w:sz w:val="24"/>
          <w:szCs w:val="24"/>
        </w:rPr>
        <w:t xml:space="preserve">. </w:t>
      </w:r>
      <w:r w:rsidRPr="00AE04F7">
        <w:rPr>
          <w:sz w:val="24"/>
          <w:szCs w:val="24"/>
        </w:rPr>
        <w:t xml:space="preserve"> </w:t>
      </w:r>
    </w:p>
    <w:p w14:paraId="0BF298D5" w14:textId="661EC1C8" w:rsidR="00E069F4" w:rsidRPr="00AE04F7" w:rsidRDefault="00810F6D" w:rsidP="00E069F4">
      <w:pPr>
        <w:rPr>
          <w:sz w:val="24"/>
          <w:szCs w:val="24"/>
        </w:rPr>
      </w:pPr>
      <w:r w:rsidRPr="00AE04F7">
        <w:rPr>
          <w:sz w:val="24"/>
          <w:szCs w:val="24"/>
        </w:rPr>
        <w:t xml:space="preserve">The TP and organic content </w:t>
      </w:r>
      <w:r w:rsidR="00A01AC0" w:rsidRPr="00AE04F7">
        <w:rPr>
          <w:sz w:val="24"/>
          <w:szCs w:val="24"/>
        </w:rPr>
        <w:t xml:space="preserve">followed each other </w:t>
      </w:r>
      <w:r w:rsidR="00CB754C" w:rsidRPr="00AE04F7">
        <w:rPr>
          <w:sz w:val="24"/>
          <w:szCs w:val="24"/>
        </w:rPr>
        <w:t xml:space="preserve">rather </w:t>
      </w:r>
      <w:r w:rsidR="00A01AC0" w:rsidRPr="00AE04F7">
        <w:rPr>
          <w:sz w:val="24"/>
          <w:szCs w:val="24"/>
        </w:rPr>
        <w:t xml:space="preserve">closely and </w:t>
      </w:r>
      <w:r w:rsidRPr="00AE04F7">
        <w:rPr>
          <w:sz w:val="24"/>
          <w:szCs w:val="24"/>
        </w:rPr>
        <w:t>decreased with sediment depth</w:t>
      </w:r>
      <w:r w:rsidR="00CB754C" w:rsidRPr="00AE04F7">
        <w:rPr>
          <w:sz w:val="24"/>
          <w:szCs w:val="24"/>
        </w:rPr>
        <w:t xml:space="preserve">. The </w:t>
      </w:r>
      <w:r w:rsidR="00CD50A4" w:rsidRPr="00AE04F7">
        <w:rPr>
          <w:sz w:val="24"/>
          <w:szCs w:val="24"/>
        </w:rPr>
        <w:t xml:space="preserve">change </w:t>
      </w:r>
      <w:r w:rsidRPr="00AE04F7">
        <w:rPr>
          <w:sz w:val="24"/>
          <w:szCs w:val="24"/>
        </w:rPr>
        <w:t>from 0</w:t>
      </w:r>
      <w:ins w:id="148" w:author="Jonas Stage Sø" w:date="2025-03-17T15:11:00Z" w16du:dateUtc="2025-03-17T14:11:00Z">
        <w:r w:rsidR="00471476" w:rsidRPr="00AE04F7">
          <w:rPr>
            <w:sz w:val="24"/>
            <w:szCs w:val="24"/>
          </w:rPr>
          <w:t>–</w:t>
        </w:r>
      </w:ins>
      <w:del w:id="149" w:author="Jonas Stage Sø" w:date="2025-03-17T15:11:00Z" w16du:dateUtc="2025-03-17T14:11:00Z">
        <w:r w:rsidRPr="00AE04F7" w:rsidDel="00471476">
          <w:rPr>
            <w:sz w:val="24"/>
            <w:szCs w:val="24"/>
          </w:rPr>
          <w:delText>-</w:delText>
        </w:r>
      </w:del>
      <w:r w:rsidRPr="00AE04F7">
        <w:rPr>
          <w:sz w:val="24"/>
          <w:szCs w:val="24"/>
        </w:rPr>
        <w:t xml:space="preserve">2 cm to </w:t>
      </w:r>
      <w:r w:rsidR="000250E2" w:rsidRPr="00AE04F7">
        <w:rPr>
          <w:sz w:val="24"/>
          <w:szCs w:val="24"/>
        </w:rPr>
        <w:t>2</w:t>
      </w:r>
      <w:ins w:id="150" w:author="Jonas Stage Sø" w:date="2025-03-17T15:11:00Z" w16du:dateUtc="2025-03-17T14:11:00Z">
        <w:r w:rsidR="00471476" w:rsidRPr="00AE04F7">
          <w:rPr>
            <w:sz w:val="24"/>
            <w:szCs w:val="24"/>
          </w:rPr>
          <w:t>–</w:t>
        </w:r>
      </w:ins>
      <w:del w:id="151" w:author="Jonas Stage Sø" w:date="2025-03-17T15:11:00Z" w16du:dateUtc="2025-03-17T14:11:00Z">
        <w:r w:rsidR="000250E2" w:rsidRPr="00AE04F7" w:rsidDel="00471476">
          <w:rPr>
            <w:sz w:val="24"/>
            <w:szCs w:val="24"/>
          </w:rPr>
          <w:delText>-</w:delText>
        </w:r>
      </w:del>
      <w:r w:rsidR="000250E2" w:rsidRPr="00AE04F7">
        <w:rPr>
          <w:sz w:val="24"/>
          <w:szCs w:val="24"/>
        </w:rPr>
        <w:t>5</w:t>
      </w:r>
      <w:r w:rsidRPr="00AE04F7">
        <w:rPr>
          <w:sz w:val="24"/>
          <w:szCs w:val="24"/>
        </w:rPr>
        <w:t xml:space="preserve"> cm </w:t>
      </w:r>
      <w:r w:rsidR="001A5CC6" w:rsidRPr="00AE04F7">
        <w:rPr>
          <w:sz w:val="24"/>
          <w:szCs w:val="24"/>
        </w:rPr>
        <w:t xml:space="preserve">was </w:t>
      </w:r>
      <w:r w:rsidR="00CD50A4" w:rsidRPr="00AE04F7">
        <w:rPr>
          <w:sz w:val="24"/>
          <w:szCs w:val="24"/>
        </w:rPr>
        <w:t xml:space="preserve">small and </w:t>
      </w:r>
      <w:r w:rsidR="001A5CC6" w:rsidRPr="00AE04F7">
        <w:rPr>
          <w:sz w:val="24"/>
          <w:szCs w:val="24"/>
        </w:rPr>
        <w:t>not significant</w:t>
      </w:r>
      <w:r w:rsidR="007F7DF3" w:rsidRPr="00AE04F7">
        <w:rPr>
          <w:sz w:val="24"/>
          <w:szCs w:val="24"/>
        </w:rPr>
        <w:t xml:space="preserve"> and the decrease to the 5</w:t>
      </w:r>
      <w:ins w:id="152" w:author="Jonas Stage Sø" w:date="2025-03-17T15:12:00Z" w16du:dateUtc="2025-03-17T14:12:00Z">
        <w:r w:rsidR="00471476" w:rsidRPr="00AE04F7">
          <w:rPr>
            <w:sz w:val="24"/>
            <w:szCs w:val="24"/>
          </w:rPr>
          <w:t>–</w:t>
        </w:r>
      </w:ins>
      <w:del w:id="153" w:author="Jonas Stage Sø" w:date="2025-03-17T15:12:00Z" w16du:dateUtc="2025-03-17T14:12:00Z">
        <w:r w:rsidR="007F7DF3" w:rsidRPr="00AE04F7" w:rsidDel="00471476">
          <w:rPr>
            <w:sz w:val="24"/>
            <w:szCs w:val="24"/>
          </w:rPr>
          <w:delText>-</w:delText>
        </w:r>
      </w:del>
      <w:r w:rsidR="007F7DF3" w:rsidRPr="00AE04F7">
        <w:rPr>
          <w:sz w:val="24"/>
          <w:szCs w:val="24"/>
        </w:rPr>
        <w:t>10 cm stratum was only about 10%</w:t>
      </w:r>
      <w:r w:rsidR="001F1816" w:rsidRPr="00AE04F7">
        <w:rPr>
          <w:sz w:val="24"/>
          <w:szCs w:val="24"/>
        </w:rPr>
        <w:t xml:space="preserve"> </w:t>
      </w:r>
      <w:r w:rsidR="004F1328" w:rsidRPr="00AE04F7">
        <w:rPr>
          <w:sz w:val="24"/>
          <w:szCs w:val="24"/>
        </w:rPr>
        <w:t>(</w:t>
      </w:r>
      <w:r w:rsidR="001F1816" w:rsidRPr="00AE04F7">
        <w:rPr>
          <w:sz w:val="24"/>
          <w:szCs w:val="24"/>
        </w:rPr>
        <w:t>Table S</w:t>
      </w:r>
      <w:r w:rsidR="004D5E16" w:rsidRPr="00AE04F7">
        <w:rPr>
          <w:sz w:val="24"/>
          <w:szCs w:val="24"/>
        </w:rPr>
        <w:t>4</w:t>
      </w:r>
      <w:r w:rsidR="001F1816" w:rsidRPr="00AE04F7">
        <w:rPr>
          <w:sz w:val="24"/>
          <w:szCs w:val="24"/>
        </w:rPr>
        <w:t>)</w:t>
      </w:r>
      <w:r w:rsidR="007F7DF3" w:rsidRPr="00AE04F7">
        <w:rPr>
          <w:sz w:val="24"/>
          <w:szCs w:val="24"/>
        </w:rPr>
        <w:t>.</w:t>
      </w:r>
      <w:r w:rsidR="009D66E0" w:rsidRPr="00AE04F7">
        <w:rPr>
          <w:sz w:val="24"/>
          <w:szCs w:val="24"/>
        </w:rPr>
        <w:t xml:space="preserve"> </w:t>
      </w:r>
      <w:r w:rsidR="007F7DF3" w:rsidRPr="00AE04F7">
        <w:rPr>
          <w:sz w:val="24"/>
          <w:szCs w:val="24"/>
        </w:rPr>
        <w:t xml:space="preserve">Averaged over the entire period, </w:t>
      </w:r>
      <w:r w:rsidR="00CD4517" w:rsidRPr="00AE04F7">
        <w:rPr>
          <w:sz w:val="24"/>
          <w:szCs w:val="24"/>
        </w:rPr>
        <w:t xml:space="preserve">TP </w:t>
      </w:r>
      <w:r w:rsidR="007C4562" w:rsidRPr="00AE04F7">
        <w:rPr>
          <w:sz w:val="24"/>
          <w:szCs w:val="24"/>
        </w:rPr>
        <w:t xml:space="preserve">(per DW) </w:t>
      </w:r>
      <w:r w:rsidR="00CD4517" w:rsidRPr="00AE04F7">
        <w:rPr>
          <w:sz w:val="24"/>
          <w:szCs w:val="24"/>
        </w:rPr>
        <w:t xml:space="preserve">decreased </w:t>
      </w:r>
      <w:r w:rsidR="00D202D6" w:rsidRPr="00AE04F7">
        <w:rPr>
          <w:sz w:val="24"/>
          <w:szCs w:val="24"/>
        </w:rPr>
        <w:t>to 42%</w:t>
      </w:r>
      <w:r w:rsidR="00CD4517" w:rsidRPr="00AE04F7">
        <w:rPr>
          <w:sz w:val="24"/>
          <w:szCs w:val="24"/>
        </w:rPr>
        <w:t xml:space="preserve"> </w:t>
      </w:r>
      <w:r w:rsidR="00CD50A4" w:rsidRPr="00AE04F7">
        <w:rPr>
          <w:sz w:val="24"/>
          <w:szCs w:val="24"/>
        </w:rPr>
        <w:t>at 30</w:t>
      </w:r>
      <w:ins w:id="154" w:author="Jonas Stage Sø" w:date="2025-03-17T15:12:00Z" w16du:dateUtc="2025-03-17T14:12:00Z">
        <w:r w:rsidR="00471476" w:rsidRPr="00AE04F7">
          <w:rPr>
            <w:sz w:val="24"/>
            <w:szCs w:val="24"/>
          </w:rPr>
          <w:t>–</w:t>
        </w:r>
      </w:ins>
      <w:del w:id="155" w:author="Jonas Stage Sø" w:date="2025-03-17T15:12:00Z" w16du:dateUtc="2025-03-17T14:12:00Z">
        <w:r w:rsidR="00CD50A4" w:rsidRPr="00AE04F7" w:rsidDel="00471476">
          <w:rPr>
            <w:sz w:val="24"/>
            <w:szCs w:val="24"/>
          </w:rPr>
          <w:delText>-</w:delText>
        </w:r>
      </w:del>
      <w:r w:rsidR="00CD50A4" w:rsidRPr="00AE04F7">
        <w:rPr>
          <w:sz w:val="24"/>
          <w:szCs w:val="24"/>
        </w:rPr>
        <w:t xml:space="preserve">40 cm relative to </w:t>
      </w:r>
      <w:r w:rsidR="00CD4517" w:rsidRPr="00AE04F7">
        <w:rPr>
          <w:sz w:val="24"/>
          <w:szCs w:val="24"/>
        </w:rPr>
        <w:t xml:space="preserve">the </w:t>
      </w:r>
      <w:r w:rsidR="00CB754C" w:rsidRPr="00AE04F7">
        <w:rPr>
          <w:sz w:val="24"/>
          <w:szCs w:val="24"/>
        </w:rPr>
        <w:t xml:space="preserve">content in the </w:t>
      </w:r>
      <w:r w:rsidR="00CD4517" w:rsidRPr="00AE04F7">
        <w:rPr>
          <w:sz w:val="24"/>
          <w:szCs w:val="24"/>
        </w:rPr>
        <w:t xml:space="preserve">surface sediment and mean organic content decreased </w:t>
      </w:r>
      <w:r w:rsidR="00A01AC0" w:rsidRPr="00AE04F7">
        <w:rPr>
          <w:sz w:val="24"/>
          <w:szCs w:val="24"/>
        </w:rPr>
        <w:t xml:space="preserve">to </w:t>
      </w:r>
      <w:r w:rsidR="00D202D6" w:rsidRPr="00AE04F7">
        <w:rPr>
          <w:sz w:val="24"/>
          <w:szCs w:val="24"/>
        </w:rPr>
        <w:t>60%</w:t>
      </w:r>
      <w:r w:rsidR="007F7DF3" w:rsidRPr="00AE04F7">
        <w:rPr>
          <w:sz w:val="24"/>
          <w:szCs w:val="24"/>
        </w:rPr>
        <w:t xml:space="preserve"> </w:t>
      </w:r>
      <w:r w:rsidR="001A5CC6" w:rsidRPr="00AE04F7">
        <w:rPr>
          <w:sz w:val="24"/>
          <w:szCs w:val="24"/>
        </w:rPr>
        <w:t>(</w:t>
      </w:r>
      <w:r w:rsidR="007C4562" w:rsidRPr="00AE04F7">
        <w:rPr>
          <w:sz w:val="24"/>
          <w:szCs w:val="24"/>
        </w:rPr>
        <w:t xml:space="preserve">Fig. </w:t>
      </w:r>
      <w:r w:rsidR="0007584B" w:rsidRPr="00AE04F7">
        <w:rPr>
          <w:sz w:val="24"/>
          <w:szCs w:val="24"/>
        </w:rPr>
        <w:t>7</w:t>
      </w:r>
      <w:r w:rsidR="001A5CC6" w:rsidRPr="00AE04F7">
        <w:rPr>
          <w:sz w:val="24"/>
          <w:szCs w:val="24"/>
        </w:rPr>
        <w:t>)</w:t>
      </w:r>
      <w:r w:rsidR="00CD4517" w:rsidRPr="00AE04F7">
        <w:rPr>
          <w:sz w:val="24"/>
          <w:szCs w:val="24"/>
        </w:rPr>
        <w:t xml:space="preserve">. The mean </w:t>
      </w:r>
      <w:r w:rsidR="0007584B" w:rsidRPr="00AE04F7">
        <w:rPr>
          <w:sz w:val="24"/>
          <w:szCs w:val="24"/>
        </w:rPr>
        <w:t xml:space="preserve">org </w:t>
      </w:r>
      <w:r w:rsidR="00CD4517" w:rsidRPr="00AE04F7">
        <w:rPr>
          <w:sz w:val="24"/>
          <w:szCs w:val="24"/>
        </w:rPr>
        <w:t>C</w:t>
      </w:r>
      <w:r w:rsidR="00CD50A4" w:rsidRPr="00AE04F7">
        <w:rPr>
          <w:sz w:val="24"/>
          <w:szCs w:val="24"/>
        </w:rPr>
        <w:t>:</w:t>
      </w:r>
      <w:del w:id="156" w:author="Jonas Stage Sø" w:date="2025-03-17T15:12:00Z" w16du:dateUtc="2025-03-17T14:12:00Z">
        <w:r w:rsidR="0007584B" w:rsidRPr="00AE04F7" w:rsidDel="00471476">
          <w:rPr>
            <w:sz w:val="24"/>
            <w:szCs w:val="24"/>
          </w:rPr>
          <w:delText xml:space="preserve"> </w:delText>
        </w:r>
      </w:del>
      <w:r w:rsidR="00CD4517" w:rsidRPr="00AE04F7">
        <w:rPr>
          <w:sz w:val="24"/>
          <w:szCs w:val="24"/>
        </w:rPr>
        <w:t>P</w:t>
      </w:r>
      <w:r w:rsidR="002B2F4D" w:rsidRPr="00AE04F7">
        <w:rPr>
          <w:sz w:val="24"/>
          <w:szCs w:val="24"/>
        </w:rPr>
        <w:t xml:space="preserve"> mass </w:t>
      </w:r>
      <w:r w:rsidR="00CD4517" w:rsidRPr="00AE04F7">
        <w:rPr>
          <w:sz w:val="24"/>
          <w:szCs w:val="24"/>
        </w:rPr>
        <w:t xml:space="preserve">ratios </w:t>
      </w:r>
      <w:r w:rsidR="008B6675" w:rsidRPr="00AE04F7">
        <w:rPr>
          <w:sz w:val="24"/>
          <w:szCs w:val="24"/>
        </w:rPr>
        <w:t xml:space="preserve">across all measurements remained </w:t>
      </w:r>
      <w:r w:rsidR="009D66E0" w:rsidRPr="00AE04F7">
        <w:rPr>
          <w:sz w:val="24"/>
          <w:szCs w:val="24"/>
        </w:rPr>
        <w:t>within a narrow range (</w:t>
      </w:r>
      <w:r w:rsidR="00CD4517" w:rsidRPr="00AE04F7">
        <w:rPr>
          <w:sz w:val="24"/>
          <w:szCs w:val="24"/>
        </w:rPr>
        <w:t>94</w:t>
      </w:r>
      <w:ins w:id="157" w:author="Jonas Stage Sø" w:date="2025-03-17T15:12:00Z" w16du:dateUtc="2025-03-17T14:12:00Z">
        <w:r w:rsidR="00471476" w:rsidRPr="00AE04F7">
          <w:rPr>
            <w:sz w:val="24"/>
            <w:szCs w:val="24"/>
          </w:rPr>
          <w:t>–</w:t>
        </w:r>
      </w:ins>
      <w:del w:id="158" w:author="Jonas Stage Sø" w:date="2025-03-17T15:12:00Z" w16du:dateUtc="2025-03-17T14:12:00Z">
        <w:r w:rsidR="00CD4517" w:rsidRPr="00AE04F7" w:rsidDel="00471476">
          <w:rPr>
            <w:sz w:val="24"/>
            <w:szCs w:val="24"/>
          </w:rPr>
          <w:delText>-</w:delText>
        </w:r>
      </w:del>
      <w:r w:rsidR="00CD4517" w:rsidRPr="00AE04F7">
        <w:rPr>
          <w:sz w:val="24"/>
          <w:szCs w:val="24"/>
        </w:rPr>
        <w:t>99</w:t>
      </w:r>
      <w:r w:rsidR="009D66E0" w:rsidRPr="00AE04F7">
        <w:rPr>
          <w:sz w:val="24"/>
          <w:szCs w:val="24"/>
        </w:rPr>
        <w:t>)</w:t>
      </w:r>
      <w:r w:rsidR="00CD4517" w:rsidRPr="00AE04F7">
        <w:rPr>
          <w:sz w:val="24"/>
          <w:szCs w:val="24"/>
        </w:rPr>
        <w:t xml:space="preserve"> in the upper 10 cm of the sediments and </w:t>
      </w:r>
      <w:r w:rsidR="007A65CF" w:rsidRPr="00AE04F7">
        <w:rPr>
          <w:sz w:val="24"/>
          <w:szCs w:val="24"/>
        </w:rPr>
        <w:t xml:space="preserve">was higher </w:t>
      </w:r>
      <w:r w:rsidR="002B2F4D" w:rsidRPr="00AE04F7">
        <w:rPr>
          <w:sz w:val="24"/>
          <w:szCs w:val="24"/>
        </w:rPr>
        <w:t>(</w:t>
      </w:r>
      <w:r w:rsidR="00CD4517" w:rsidRPr="00AE04F7">
        <w:rPr>
          <w:sz w:val="24"/>
          <w:szCs w:val="24"/>
        </w:rPr>
        <w:t>149</w:t>
      </w:r>
      <w:r w:rsidR="002B2F4D" w:rsidRPr="00AE04F7">
        <w:rPr>
          <w:sz w:val="24"/>
          <w:szCs w:val="24"/>
        </w:rPr>
        <w:t xml:space="preserve">) </w:t>
      </w:r>
      <w:r w:rsidR="00CD4517" w:rsidRPr="00AE04F7">
        <w:rPr>
          <w:sz w:val="24"/>
          <w:szCs w:val="24"/>
        </w:rPr>
        <w:t>at 30</w:t>
      </w:r>
      <w:ins w:id="159" w:author="Jonas Stage Sø" w:date="2025-03-17T15:12:00Z" w16du:dateUtc="2025-03-17T14:12:00Z">
        <w:r w:rsidR="00471476" w:rsidRPr="00AE04F7">
          <w:rPr>
            <w:sz w:val="24"/>
            <w:szCs w:val="24"/>
          </w:rPr>
          <w:t>–</w:t>
        </w:r>
      </w:ins>
      <w:del w:id="160" w:author="Jonas Stage Sø" w:date="2025-03-17T15:12:00Z" w16du:dateUtc="2025-03-17T14:12:00Z">
        <w:r w:rsidR="00CD4517" w:rsidRPr="00AE04F7" w:rsidDel="00471476">
          <w:rPr>
            <w:sz w:val="24"/>
            <w:szCs w:val="24"/>
          </w:rPr>
          <w:delText>-</w:delText>
        </w:r>
      </w:del>
      <w:r w:rsidR="00CD4517" w:rsidRPr="00AE04F7">
        <w:rPr>
          <w:sz w:val="24"/>
          <w:szCs w:val="24"/>
        </w:rPr>
        <w:t xml:space="preserve">40 cm </w:t>
      </w:r>
      <w:r w:rsidR="009D66E0" w:rsidRPr="00AE04F7">
        <w:rPr>
          <w:sz w:val="24"/>
          <w:szCs w:val="24"/>
        </w:rPr>
        <w:t xml:space="preserve">depth </w:t>
      </w:r>
      <w:r w:rsidR="00CD4517" w:rsidRPr="00AE04F7">
        <w:rPr>
          <w:sz w:val="24"/>
          <w:szCs w:val="24"/>
        </w:rPr>
        <w:t>due the steeper decline of TP than organic content</w:t>
      </w:r>
      <w:r w:rsidR="001A5CC6" w:rsidRPr="00AE04F7">
        <w:rPr>
          <w:sz w:val="24"/>
          <w:szCs w:val="24"/>
        </w:rPr>
        <w:t xml:space="preserve"> (Table S</w:t>
      </w:r>
      <w:r w:rsidR="004D5E16" w:rsidRPr="00AE04F7">
        <w:rPr>
          <w:sz w:val="24"/>
          <w:szCs w:val="24"/>
        </w:rPr>
        <w:t>4</w:t>
      </w:r>
      <w:r w:rsidR="001A5CC6" w:rsidRPr="00AE04F7">
        <w:rPr>
          <w:sz w:val="24"/>
          <w:szCs w:val="24"/>
        </w:rPr>
        <w:t>)</w:t>
      </w:r>
      <w:r w:rsidR="00CD4517" w:rsidRPr="00AE04F7">
        <w:rPr>
          <w:sz w:val="24"/>
          <w:szCs w:val="24"/>
        </w:rPr>
        <w:t>.</w:t>
      </w:r>
      <w:del w:id="161" w:author="Jonas Stage Sø" w:date="2025-03-17T15:13:00Z" w16du:dateUtc="2025-03-17T14:13:00Z">
        <w:r w:rsidR="00CD4517" w:rsidRPr="00AE04F7" w:rsidDel="001322BE">
          <w:rPr>
            <w:sz w:val="24"/>
            <w:szCs w:val="24"/>
          </w:rPr>
          <w:delText xml:space="preserve"> </w:delText>
        </w:r>
      </w:del>
      <w:r w:rsidR="00CD4517" w:rsidRPr="00AE04F7">
        <w:rPr>
          <w:sz w:val="24"/>
          <w:szCs w:val="24"/>
        </w:rPr>
        <w:t xml:space="preserve"> </w:t>
      </w:r>
      <w:r w:rsidR="00E069F4" w:rsidRPr="00AE04F7">
        <w:rPr>
          <w:sz w:val="24"/>
          <w:szCs w:val="24"/>
        </w:rPr>
        <w:t xml:space="preserve">The </w:t>
      </w:r>
      <w:r w:rsidR="0007584B" w:rsidRPr="00AE04F7">
        <w:rPr>
          <w:sz w:val="24"/>
          <w:szCs w:val="24"/>
        </w:rPr>
        <w:t xml:space="preserve">org </w:t>
      </w:r>
      <w:r w:rsidR="00E069F4" w:rsidRPr="00AE04F7">
        <w:rPr>
          <w:sz w:val="24"/>
          <w:szCs w:val="24"/>
        </w:rPr>
        <w:t>C</w:t>
      </w:r>
      <w:r w:rsidR="00CD50A4" w:rsidRPr="00AE04F7">
        <w:rPr>
          <w:sz w:val="24"/>
          <w:szCs w:val="24"/>
        </w:rPr>
        <w:t>:</w:t>
      </w:r>
      <w:del w:id="162" w:author="Jonas Stage Sø" w:date="2025-03-17T15:12:00Z" w16du:dateUtc="2025-03-17T14:12:00Z">
        <w:r w:rsidR="0007584B" w:rsidRPr="00AE04F7" w:rsidDel="00471476">
          <w:rPr>
            <w:sz w:val="24"/>
            <w:szCs w:val="24"/>
          </w:rPr>
          <w:delText xml:space="preserve"> </w:delText>
        </w:r>
      </w:del>
      <w:r w:rsidR="00806036" w:rsidRPr="00AE04F7">
        <w:rPr>
          <w:sz w:val="24"/>
          <w:szCs w:val="24"/>
        </w:rPr>
        <w:t>N</w:t>
      </w:r>
      <w:commentRangeStart w:id="163"/>
      <w:r w:rsidR="00806036" w:rsidRPr="00AE04F7">
        <w:rPr>
          <w:sz w:val="24"/>
          <w:szCs w:val="24"/>
        </w:rPr>
        <w:t>-</w:t>
      </w:r>
      <w:commentRangeEnd w:id="163"/>
      <w:r w:rsidR="00E41731" w:rsidRPr="00AE04F7">
        <w:rPr>
          <w:rStyle w:val="CommentReference"/>
          <w:sz w:val="24"/>
          <w:szCs w:val="24"/>
        </w:rPr>
        <w:commentReference w:id="163"/>
      </w:r>
      <w:r w:rsidR="00806036" w:rsidRPr="00AE04F7">
        <w:rPr>
          <w:sz w:val="24"/>
          <w:szCs w:val="24"/>
        </w:rPr>
        <w:t xml:space="preserve">ratios were </w:t>
      </w:r>
      <w:r w:rsidR="00E069F4" w:rsidRPr="00AE04F7">
        <w:rPr>
          <w:sz w:val="24"/>
          <w:szCs w:val="24"/>
        </w:rPr>
        <w:t>6</w:t>
      </w:r>
      <w:r w:rsidR="007F7DF3" w:rsidRPr="00AE04F7">
        <w:rPr>
          <w:sz w:val="24"/>
          <w:szCs w:val="24"/>
        </w:rPr>
        <w:t>.</w:t>
      </w:r>
      <w:r w:rsidR="00E069F4" w:rsidRPr="00AE04F7">
        <w:rPr>
          <w:sz w:val="24"/>
          <w:szCs w:val="24"/>
        </w:rPr>
        <w:t>8</w:t>
      </w:r>
      <w:ins w:id="164" w:author="Jonas Stage Sø" w:date="2025-03-17T15:12:00Z" w16du:dateUtc="2025-03-17T14:12:00Z">
        <w:r w:rsidR="00471476" w:rsidRPr="00AE04F7">
          <w:rPr>
            <w:sz w:val="24"/>
            <w:szCs w:val="24"/>
          </w:rPr>
          <w:t>–</w:t>
        </w:r>
      </w:ins>
      <w:del w:id="165" w:author="Jonas Stage Sø" w:date="2025-03-17T15:12:00Z" w16du:dateUtc="2025-03-17T14:12:00Z">
        <w:r w:rsidR="00806036" w:rsidRPr="00AE04F7" w:rsidDel="00471476">
          <w:rPr>
            <w:sz w:val="24"/>
            <w:szCs w:val="24"/>
          </w:rPr>
          <w:delText>-</w:delText>
        </w:r>
      </w:del>
      <w:r w:rsidR="00E069F4" w:rsidRPr="00AE04F7">
        <w:rPr>
          <w:sz w:val="24"/>
          <w:szCs w:val="24"/>
        </w:rPr>
        <w:t>10</w:t>
      </w:r>
      <w:r w:rsidR="007F7DF3" w:rsidRPr="00AE04F7">
        <w:rPr>
          <w:sz w:val="24"/>
          <w:szCs w:val="24"/>
        </w:rPr>
        <w:t>.</w:t>
      </w:r>
      <w:r w:rsidR="00E069F4" w:rsidRPr="00AE04F7">
        <w:rPr>
          <w:sz w:val="24"/>
          <w:szCs w:val="24"/>
        </w:rPr>
        <w:t>0 independent of sediment depth, while N</w:t>
      </w:r>
      <w:r w:rsidR="00CD50A4" w:rsidRPr="00AE04F7">
        <w:rPr>
          <w:sz w:val="24"/>
          <w:szCs w:val="24"/>
        </w:rPr>
        <w:t>:</w:t>
      </w:r>
      <w:del w:id="166" w:author="Jonas Stage Sø" w:date="2025-03-17T15:13:00Z" w16du:dateUtc="2025-03-17T14:13:00Z">
        <w:r w:rsidR="0007584B" w:rsidRPr="00AE04F7" w:rsidDel="001322BE">
          <w:rPr>
            <w:sz w:val="24"/>
            <w:szCs w:val="24"/>
          </w:rPr>
          <w:delText xml:space="preserve"> </w:delText>
        </w:r>
      </w:del>
      <w:r w:rsidR="00E069F4" w:rsidRPr="00AE04F7">
        <w:rPr>
          <w:sz w:val="24"/>
          <w:szCs w:val="24"/>
        </w:rPr>
        <w:t xml:space="preserve">P </w:t>
      </w:r>
      <w:r w:rsidR="00CD50A4" w:rsidRPr="00AE04F7">
        <w:rPr>
          <w:sz w:val="24"/>
          <w:szCs w:val="24"/>
        </w:rPr>
        <w:t xml:space="preserve">ratios </w:t>
      </w:r>
      <w:r w:rsidR="00806036" w:rsidRPr="00AE04F7">
        <w:rPr>
          <w:sz w:val="24"/>
          <w:szCs w:val="24"/>
        </w:rPr>
        <w:t xml:space="preserve">were </w:t>
      </w:r>
      <w:r w:rsidR="00E069F4" w:rsidRPr="00AE04F7">
        <w:rPr>
          <w:sz w:val="24"/>
          <w:szCs w:val="24"/>
        </w:rPr>
        <w:t>6.8</w:t>
      </w:r>
      <w:ins w:id="167" w:author="Jonas Stage Sø" w:date="2025-03-17T15:13:00Z" w16du:dateUtc="2025-03-17T14:13:00Z">
        <w:r w:rsidR="00E41731" w:rsidRPr="00AE04F7">
          <w:rPr>
            <w:sz w:val="24"/>
            <w:szCs w:val="24"/>
          </w:rPr>
          <w:t>–</w:t>
        </w:r>
      </w:ins>
      <w:del w:id="168" w:author="Jonas Stage Sø" w:date="2025-03-17T15:13:00Z" w16du:dateUtc="2025-03-17T14:13:00Z">
        <w:r w:rsidR="00806036" w:rsidRPr="00AE04F7" w:rsidDel="00E41731">
          <w:rPr>
            <w:sz w:val="24"/>
            <w:szCs w:val="24"/>
          </w:rPr>
          <w:delText>-</w:delText>
        </w:r>
      </w:del>
      <w:r w:rsidR="009D66E0" w:rsidRPr="00AE04F7">
        <w:rPr>
          <w:sz w:val="24"/>
          <w:szCs w:val="24"/>
        </w:rPr>
        <w:t>1</w:t>
      </w:r>
      <w:r w:rsidR="00E069F4" w:rsidRPr="00AE04F7">
        <w:rPr>
          <w:sz w:val="24"/>
          <w:szCs w:val="24"/>
        </w:rPr>
        <w:t>6.0</w:t>
      </w:r>
      <w:r w:rsidR="007C4562" w:rsidRPr="00AE04F7">
        <w:rPr>
          <w:sz w:val="24"/>
          <w:szCs w:val="24"/>
        </w:rPr>
        <w:t xml:space="preserve"> </w:t>
      </w:r>
      <w:r w:rsidR="008B6675" w:rsidRPr="00AE04F7">
        <w:rPr>
          <w:sz w:val="24"/>
          <w:szCs w:val="24"/>
        </w:rPr>
        <w:t xml:space="preserve">across all measurements </w:t>
      </w:r>
      <w:r w:rsidR="007C4562" w:rsidRPr="00AE04F7">
        <w:rPr>
          <w:sz w:val="24"/>
          <w:szCs w:val="24"/>
        </w:rPr>
        <w:t>(Table S</w:t>
      </w:r>
      <w:r w:rsidR="004D5E16" w:rsidRPr="00AE04F7">
        <w:rPr>
          <w:sz w:val="24"/>
          <w:szCs w:val="24"/>
        </w:rPr>
        <w:t>4</w:t>
      </w:r>
      <w:r w:rsidR="007C4562" w:rsidRPr="00AE04F7">
        <w:rPr>
          <w:sz w:val="24"/>
          <w:szCs w:val="24"/>
        </w:rPr>
        <w:t>)</w:t>
      </w:r>
      <w:r w:rsidR="009D66E0" w:rsidRPr="00AE04F7">
        <w:rPr>
          <w:sz w:val="24"/>
          <w:szCs w:val="24"/>
        </w:rPr>
        <w:t xml:space="preserve">. </w:t>
      </w:r>
    </w:p>
    <w:p w14:paraId="630A3F43" w14:textId="294A7602" w:rsidR="008B6675" w:rsidRPr="00AE04F7" w:rsidRDefault="008B6675" w:rsidP="008B6675">
      <w:pPr>
        <w:rPr>
          <w:sz w:val="24"/>
          <w:szCs w:val="24"/>
        </w:rPr>
      </w:pPr>
      <w:r w:rsidRPr="00AE04F7">
        <w:rPr>
          <w:sz w:val="24"/>
          <w:szCs w:val="24"/>
        </w:rPr>
        <w:t>Measurements of TP and organic carbon content relative to dry weight over the entire period (1988</w:t>
      </w:r>
      <w:ins w:id="169" w:author="Jonas Stage Sø" w:date="2025-03-17T15:13:00Z" w16du:dateUtc="2025-03-17T14:13:00Z">
        <w:r w:rsidR="00E41731" w:rsidRPr="00AE04F7">
          <w:rPr>
            <w:sz w:val="24"/>
            <w:szCs w:val="24"/>
          </w:rPr>
          <w:t>–</w:t>
        </w:r>
      </w:ins>
      <w:del w:id="170" w:author="Jonas Stage Sø" w:date="2025-03-17T15:13:00Z" w16du:dateUtc="2025-03-17T14:13:00Z">
        <w:r w:rsidRPr="00AE04F7" w:rsidDel="00E41731">
          <w:rPr>
            <w:sz w:val="24"/>
            <w:szCs w:val="24"/>
          </w:rPr>
          <w:delText>-</w:delText>
        </w:r>
      </w:del>
      <w:r w:rsidRPr="00AE04F7">
        <w:rPr>
          <w:sz w:val="24"/>
          <w:szCs w:val="24"/>
        </w:rPr>
        <w:t xml:space="preserve">2018) were most reproducible and distinct in the upper 5 cm of sediment </w:t>
      </w:r>
      <w:r w:rsidR="00CB754C" w:rsidRPr="00AE04F7">
        <w:rPr>
          <w:sz w:val="24"/>
          <w:szCs w:val="24"/>
        </w:rPr>
        <w:t>i</w:t>
      </w:r>
      <w:r w:rsidRPr="00AE04F7">
        <w:rPr>
          <w:sz w:val="24"/>
          <w:szCs w:val="24"/>
        </w:rPr>
        <w:t xml:space="preserve">n closest contact with the lake water (Fig. </w:t>
      </w:r>
      <w:r w:rsidR="004D5E16" w:rsidRPr="00AE04F7">
        <w:rPr>
          <w:sz w:val="24"/>
          <w:szCs w:val="24"/>
        </w:rPr>
        <w:t>8</w:t>
      </w:r>
      <w:r w:rsidRPr="00AE04F7">
        <w:rPr>
          <w:sz w:val="24"/>
          <w:szCs w:val="24"/>
        </w:rPr>
        <w:t>). The TP and org C concentrations (per DW) in the upper 5 cm</w:t>
      </w:r>
      <w:r w:rsidR="007A65CF" w:rsidRPr="00AE04F7">
        <w:rPr>
          <w:sz w:val="24"/>
          <w:szCs w:val="24"/>
        </w:rPr>
        <w:t>,</w:t>
      </w:r>
      <w:r w:rsidRPr="00AE04F7">
        <w:rPr>
          <w:sz w:val="24"/>
          <w:szCs w:val="24"/>
        </w:rPr>
        <w:t xml:space="preserve"> as well as the concentration of TP relative to org C</w:t>
      </w:r>
      <w:r w:rsidR="007A65CF" w:rsidRPr="00AE04F7">
        <w:rPr>
          <w:sz w:val="24"/>
          <w:szCs w:val="24"/>
        </w:rPr>
        <w:t>,</w:t>
      </w:r>
      <w:r w:rsidRPr="00AE04F7">
        <w:rPr>
          <w:sz w:val="24"/>
          <w:szCs w:val="24"/>
        </w:rPr>
        <w:t xml:space="preserve"> decreased to a minimum in 2009 when</w:t>
      </w:r>
      <w:ins w:id="171" w:author="Jonas Stage Sø" w:date="2025-03-17T15:14:00Z" w16du:dateUtc="2025-03-17T14:14:00Z">
        <w:r w:rsidR="00AE7BE7" w:rsidRPr="00AE04F7">
          <w:rPr>
            <w:sz w:val="24"/>
            <w:szCs w:val="24"/>
          </w:rPr>
          <w:t xml:space="preserve"> </w:t>
        </w:r>
        <w:r w:rsidR="00AE7BE7" w:rsidRPr="00AE04F7">
          <w:rPr>
            <w:sz w:val="24"/>
            <w:szCs w:val="24"/>
          </w:rPr>
          <w:t>also</w:t>
        </w:r>
      </w:ins>
      <w:r w:rsidRPr="00AE04F7">
        <w:rPr>
          <w:sz w:val="24"/>
          <w:szCs w:val="24"/>
        </w:rPr>
        <w:t xml:space="preserve"> TP concentrations in the water </w:t>
      </w:r>
      <w:del w:id="172" w:author="Jonas Stage Sø" w:date="2025-03-17T15:14:00Z" w16du:dateUtc="2025-03-17T14:14:00Z">
        <w:r w:rsidRPr="00AE04F7" w:rsidDel="00CF09CC">
          <w:rPr>
            <w:sz w:val="24"/>
            <w:szCs w:val="24"/>
          </w:rPr>
          <w:delText xml:space="preserve">also </w:delText>
        </w:r>
      </w:del>
      <w:r w:rsidRPr="00AE04F7">
        <w:rPr>
          <w:sz w:val="24"/>
          <w:szCs w:val="24"/>
        </w:rPr>
        <w:t>were low (Fig. 5). The significant decrease over 30 years from 1988 to the latest sampling in 2018 was 17</w:t>
      </w:r>
      <w:ins w:id="173" w:author="Jonas Stage Sø" w:date="2025-03-17T15:14:00Z" w16du:dateUtc="2025-03-17T14:14:00Z">
        <w:r w:rsidR="00AE7BE7" w:rsidRPr="00AE04F7">
          <w:rPr>
            <w:sz w:val="24"/>
            <w:szCs w:val="24"/>
          </w:rPr>
          <w:t>–</w:t>
        </w:r>
      </w:ins>
      <w:del w:id="174" w:author="Jonas Stage Sø" w:date="2025-03-17T15:14:00Z" w16du:dateUtc="2025-03-17T14:14:00Z">
        <w:r w:rsidRPr="00AE04F7" w:rsidDel="00AE7BE7">
          <w:rPr>
            <w:sz w:val="24"/>
            <w:szCs w:val="24"/>
          </w:rPr>
          <w:delText>-</w:delText>
        </w:r>
      </w:del>
      <w:r w:rsidRPr="00AE04F7">
        <w:rPr>
          <w:sz w:val="24"/>
          <w:szCs w:val="24"/>
        </w:rPr>
        <w:t xml:space="preserve">32% for the three measures (Fig. 8). </w:t>
      </w:r>
    </w:p>
    <w:p w14:paraId="7875F63D" w14:textId="3ADFC955" w:rsidR="00920A8E" w:rsidRPr="00AE04F7" w:rsidRDefault="003F2A65" w:rsidP="00E069F4">
      <w:pPr>
        <w:rPr>
          <w:sz w:val="24"/>
          <w:szCs w:val="24"/>
        </w:rPr>
      </w:pPr>
      <w:r w:rsidRPr="00AE04F7">
        <w:rPr>
          <w:sz w:val="24"/>
          <w:szCs w:val="24"/>
        </w:rPr>
        <w:lastRenderedPageBreak/>
        <w:t xml:space="preserve">The TP pool in the upper 5 cm of the sediment </w:t>
      </w:r>
      <w:r w:rsidR="00806036" w:rsidRPr="00AE04F7">
        <w:rPr>
          <w:sz w:val="24"/>
          <w:szCs w:val="24"/>
        </w:rPr>
        <w:t xml:space="preserve">was </w:t>
      </w:r>
      <w:r w:rsidRPr="00AE04F7">
        <w:rPr>
          <w:sz w:val="24"/>
          <w:szCs w:val="24"/>
        </w:rPr>
        <w:t>110</w:t>
      </w:r>
      <w:ins w:id="175" w:author="Jonas Stage Sø" w:date="2025-03-17T15:15:00Z" w16du:dateUtc="2025-03-17T14:15:00Z">
        <w:r w:rsidR="00AE7BE7" w:rsidRPr="00AE04F7">
          <w:rPr>
            <w:sz w:val="24"/>
            <w:szCs w:val="24"/>
          </w:rPr>
          <w:t>–</w:t>
        </w:r>
      </w:ins>
      <w:del w:id="176" w:author="Jonas Stage Sø" w:date="2025-03-17T15:15:00Z" w16du:dateUtc="2025-03-17T14:15:00Z">
        <w:r w:rsidRPr="00AE04F7" w:rsidDel="00AE7BE7">
          <w:rPr>
            <w:sz w:val="24"/>
            <w:szCs w:val="24"/>
          </w:rPr>
          <w:delText>-</w:delText>
        </w:r>
      </w:del>
      <w:r w:rsidRPr="00AE04F7">
        <w:rPr>
          <w:sz w:val="24"/>
          <w:szCs w:val="24"/>
        </w:rPr>
        <w:t>180 ton in the lake over the study</w:t>
      </w:r>
      <w:r w:rsidR="00CB754C" w:rsidRPr="00AE04F7">
        <w:rPr>
          <w:sz w:val="24"/>
          <w:szCs w:val="24"/>
        </w:rPr>
        <w:t xml:space="preserve"> period</w:t>
      </w:r>
      <w:r w:rsidR="004D5E16" w:rsidRPr="00AE04F7">
        <w:rPr>
          <w:sz w:val="24"/>
          <w:szCs w:val="24"/>
        </w:rPr>
        <w:t xml:space="preserve"> (Table 3).</w:t>
      </w:r>
      <w:r w:rsidR="001463AC" w:rsidRPr="00AE04F7">
        <w:rPr>
          <w:sz w:val="24"/>
          <w:szCs w:val="24"/>
        </w:rPr>
        <w:t xml:space="preserve"> C</w:t>
      </w:r>
      <w:r w:rsidRPr="00AE04F7">
        <w:rPr>
          <w:sz w:val="24"/>
          <w:szCs w:val="24"/>
        </w:rPr>
        <w:t xml:space="preserve">omparison of magnitudes suggested that </w:t>
      </w:r>
      <w:r w:rsidR="001463AC" w:rsidRPr="00AE04F7">
        <w:rPr>
          <w:sz w:val="24"/>
          <w:szCs w:val="24"/>
        </w:rPr>
        <w:t xml:space="preserve">this surface pool </w:t>
      </w:r>
      <w:r w:rsidRPr="00AE04F7">
        <w:rPr>
          <w:sz w:val="24"/>
          <w:szCs w:val="24"/>
        </w:rPr>
        <w:t xml:space="preserve">interacted with the </w:t>
      </w:r>
      <w:r w:rsidR="001463AC" w:rsidRPr="00AE04F7">
        <w:rPr>
          <w:sz w:val="24"/>
          <w:szCs w:val="24"/>
        </w:rPr>
        <w:t xml:space="preserve">increasing </w:t>
      </w:r>
      <w:r w:rsidRPr="00AE04F7">
        <w:rPr>
          <w:sz w:val="24"/>
          <w:szCs w:val="24"/>
        </w:rPr>
        <w:t xml:space="preserve">TP pool in </w:t>
      </w:r>
      <w:r w:rsidR="00594F4A" w:rsidRPr="00AE04F7">
        <w:rPr>
          <w:sz w:val="24"/>
          <w:szCs w:val="24"/>
        </w:rPr>
        <w:t xml:space="preserve">the water column during summer. </w:t>
      </w:r>
      <w:r w:rsidR="00947D27" w:rsidRPr="00AE04F7">
        <w:rPr>
          <w:sz w:val="24"/>
          <w:szCs w:val="24"/>
        </w:rPr>
        <w:t xml:space="preserve">As a measure of </w:t>
      </w:r>
      <w:r w:rsidR="001463AC" w:rsidRPr="00AE04F7">
        <w:rPr>
          <w:sz w:val="24"/>
          <w:szCs w:val="24"/>
        </w:rPr>
        <w:t xml:space="preserve">temporal </w:t>
      </w:r>
      <w:r w:rsidR="00947D27" w:rsidRPr="00AE04F7">
        <w:rPr>
          <w:sz w:val="24"/>
          <w:szCs w:val="24"/>
        </w:rPr>
        <w:t xml:space="preserve">changes </w:t>
      </w:r>
      <w:r w:rsidR="001463AC" w:rsidRPr="00AE04F7">
        <w:rPr>
          <w:sz w:val="24"/>
          <w:szCs w:val="24"/>
        </w:rPr>
        <w:t>of</w:t>
      </w:r>
      <w:r w:rsidR="00947D27" w:rsidRPr="00AE04F7">
        <w:rPr>
          <w:sz w:val="24"/>
          <w:szCs w:val="24"/>
        </w:rPr>
        <w:t xml:space="preserve"> sediment </w:t>
      </w:r>
      <w:r w:rsidR="00617E46" w:rsidRPr="00AE04F7">
        <w:rPr>
          <w:sz w:val="24"/>
          <w:szCs w:val="24"/>
        </w:rPr>
        <w:t xml:space="preserve">TP </w:t>
      </w:r>
      <w:r w:rsidR="00947D27" w:rsidRPr="00AE04F7">
        <w:rPr>
          <w:sz w:val="24"/>
          <w:szCs w:val="24"/>
        </w:rPr>
        <w:t xml:space="preserve">pools, </w:t>
      </w:r>
      <w:r w:rsidR="00806036" w:rsidRPr="00AE04F7">
        <w:rPr>
          <w:sz w:val="24"/>
          <w:szCs w:val="24"/>
        </w:rPr>
        <w:t xml:space="preserve">comparing </w:t>
      </w:r>
      <w:r w:rsidR="00947D27" w:rsidRPr="00AE04F7">
        <w:rPr>
          <w:sz w:val="24"/>
          <w:szCs w:val="24"/>
        </w:rPr>
        <w:t xml:space="preserve">the </w:t>
      </w:r>
      <w:r w:rsidR="008C3303" w:rsidRPr="00AE04F7">
        <w:rPr>
          <w:sz w:val="24"/>
          <w:szCs w:val="24"/>
        </w:rPr>
        <w:t>first</w:t>
      </w:r>
      <w:r w:rsidR="003964BA" w:rsidRPr="00AE04F7">
        <w:rPr>
          <w:sz w:val="24"/>
          <w:szCs w:val="24"/>
        </w:rPr>
        <w:t xml:space="preserve"> measure in </w:t>
      </w:r>
      <w:r w:rsidR="00947D27" w:rsidRPr="00AE04F7">
        <w:rPr>
          <w:sz w:val="24"/>
          <w:szCs w:val="24"/>
        </w:rPr>
        <w:t xml:space="preserve">1988 with </w:t>
      </w:r>
      <w:r w:rsidR="00D029BC" w:rsidRPr="00AE04F7">
        <w:rPr>
          <w:sz w:val="24"/>
          <w:szCs w:val="24"/>
        </w:rPr>
        <w:t xml:space="preserve">the two last measures in 2014 and </w:t>
      </w:r>
      <w:r w:rsidR="00947D27" w:rsidRPr="00AE04F7">
        <w:rPr>
          <w:sz w:val="24"/>
          <w:szCs w:val="24"/>
        </w:rPr>
        <w:t>2018</w:t>
      </w:r>
      <w:r w:rsidR="001A5CC6" w:rsidRPr="00AE04F7">
        <w:rPr>
          <w:sz w:val="24"/>
          <w:szCs w:val="24"/>
        </w:rPr>
        <w:t xml:space="preserve"> </w:t>
      </w:r>
      <w:r w:rsidR="00947D27" w:rsidRPr="00AE04F7">
        <w:rPr>
          <w:sz w:val="24"/>
          <w:szCs w:val="24"/>
        </w:rPr>
        <w:t>showed a decline in the upper 5</w:t>
      </w:r>
      <w:r w:rsidR="003964BA" w:rsidRPr="00AE04F7">
        <w:rPr>
          <w:sz w:val="24"/>
          <w:szCs w:val="24"/>
        </w:rPr>
        <w:t xml:space="preserve"> </w:t>
      </w:r>
      <w:r w:rsidR="007E6CC9" w:rsidRPr="00AE04F7">
        <w:rPr>
          <w:sz w:val="24"/>
          <w:szCs w:val="24"/>
        </w:rPr>
        <w:t xml:space="preserve">cm sediment </w:t>
      </w:r>
      <w:r w:rsidR="0028020B" w:rsidRPr="00AE04F7">
        <w:rPr>
          <w:sz w:val="24"/>
          <w:szCs w:val="24"/>
        </w:rPr>
        <w:t>of 15</w:t>
      </w:r>
      <w:ins w:id="177" w:author="Jonas Stage Sø" w:date="2025-03-17T15:15:00Z" w16du:dateUtc="2025-03-17T14:15:00Z">
        <w:r w:rsidR="006E5C88" w:rsidRPr="00AE04F7">
          <w:rPr>
            <w:sz w:val="24"/>
            <w:szCs w:val="24"/>
          </w:rPr>
          <w:t>–</w:t>
        </w:r>
      </w:ins>
      <w:del w:id="178" w:author="Jonas Stage Sø" w:date="2025-03-17T15:15:00Z" w16du:dateUtc="2025-03-17T14:15:00Z">
        <w:r w:rsidR="00D029BC" w:rsidRPr="00AE04F7" w:rsidDel="006E5C88">
          <w:rPr>
            <w:sz w:val="24"/>
            <w:szCs w:val="24"/>
          </w:rPr>
          <w:delText>-</w:delText>
        </w:r>
      </w:del>
      <w:r w:rsidR="00D029BC" w:rsidRPr="00AE04F7">
        <w:rPr>
          <w:sz w:val="24"/>
          <w:szCs w:val="24"/>
        </w:rPr>
        <w:t>33</w:t>
      </w:r>
      <w:r w:rsidR="0028020B" w:rsidRPr="00AE04F7">
        <w:rPr>
          <w:sz w:val="24"/>
          <w:szCs w:val="24"/>
        </w:rPr>
        <w:t xml:space="preserve"> ton </w:t>
      </w:r>
      <w:r w:rsidR="007F25B3" w:rsidRPr="00AE04F7">
        <w:rPr>
          <w:sz w:val="24"/>
          <w:szCs w:val="24"/>
        </w:rPr>
        <w:t xml:space="preserve">TP </w:t>
      </w:r>
      <w:r w:rsidR="00617E46" w:rsidRPr="00AE04F7">
        <w:rPr>
          <w:sz w:val="24"/>
          <w:szCs w:val="24"/>
        </w:rPr>
        <w:t>for the entire lake</w:t>
      </w:r>
      <w:r w:rsidR="00806036" w:rsidRPr="00AE04F7">
        <w:rPr>
          <w:sz w:val="24"/>
          <w:szCs w:val="24"/>
        </w:rPr>
        <w:t xml:space="preserve"> (Table 3)</w:t>
      </w:r>
      <w:r w:rsidR="0028020B" w:rsidRPr="00AE04F7">
        <w:rPr>
          <w:sz w:val="24"/>
          <w:szCs w:val="24"/>
        </w:rPr>
        <w:t>. If we instead appl</w:t>
      </w:r>
      <w:r w:rsidR="00617E46" w:rsidRPr="00AE04F7">
        <w:rPr>
          <w:sz w:val="24"/>
          <w:szCs w:val="24"/>
        </w:rPr>
        <w:t>ied</w:t>
      </w:r>
      <w:r w:rsidR="0028020B" w:rsidRPr="00AE04F7">
        <w:rPr>
          <w:sz w:val="24"/>
          <w:szCs w:val="24"/>
        </w:rPr>
        <w:t xml:space="preserve"> the 32% decline of TP per DW </w:t>
      </w:r>
      <w:r w:rsidR="007E6CC9" w:rsidRPr="00AE04F7">
        <w:rPr>
          <w:sz w:val="24"/>
          <w:szCs w:val="24"/>
        </w:rPr>
        <w:t>in the period 1988</w:t>
      </w:r>
      <w:ins w:id="179" w:author="Jonas Stage Sø" w:date="2025-03-17T15:15:00Z" w16du:dateUtc="2025-03-17T14:15:00Z">
        <w:r w:rsidR="006E5C88" w:rsidRPr="00AE04F7">
          <w:rPr>
            <w:sz w:val="24"/>
            <w:szCs w:val="24"/>
          </w:rPr>
          <w:t>–</w:t>
        </w:r>
      </w:ins>
      <w:del w:id="180" w:author="Jonas Stage Sø" w:date="2025-03-17T15:15:00Z" w16du:dateUtc="2025-03-17T14:15:00Z">
        <w:r w:rsidR="007E6CC9" w:rsidRPr="00AE04F7" w:rsidDel="006E5C88">
          <w:rPr>
            <w:sz w:val="24"/>
            <w:szCs w:val="24"/>
          </w:rPr>
          <w:delText>-</w:delText>
        </w:r>
      </w:del>
      <w:r w:rsidR="007E6CC9" w:rsidRPr="00AE04F7">
        <w:rPr>
          <w:sz w:val="24"/>
          <w:szCs w:val="24"/>
        </w:rPr>
        <w:t xml:space="preserve">2018 </w:t>
      </w:r>
      <w:r w:rsidR="0028020B" w:rsidRPr="00AE04F7">
        <w:rPr>
          <w:sz w:val="24"/>
          <w:szCs w:val="24"/>
        </w:rPr>
        <w:t xml:space="preserve">to the </w:t>
      </w:r>
      <w:r w:rsidR="007E6CC9" w:rsidRPr="00AE04F7">
        <w:rPr>
          <w:sz w:val="24"/>
          <w:szCs w:val="24"/>
        </w:rPr>
        <w:t xml:space="preserve">initial </w:t>
      </w:r>
      <w:r w:rsidR="0028020B" w:rsidRPr="00AE04F7">
        <w:rPr>
          <w:sz w:val="24"/>
          <w:szCs w:val="24"/>
        </w:rPr>
        <w:t xml:space="preserve">sediment TP pool in the upper 5 cm </w:t>
      </w:r>
      <w:r w:rsidR="00617E46" w:rsidRPr="00AE04F7">
        <w:rPr>
          <w:sz w:val="24"/>
          <w:szCs w:val="24"/>
        </w:rPr>
        <w:t xml:space="preserve">of the </w:t>
      </w:r>
      <w:r w:rsidR="0028020B" w:rsidRPr="00AE04F7">
        <w:rPr>
          <w:sz w:val="24"/>
          <w:szCs w:val="24"/>
        </w:rPr>
        <w:t>sediment</w:t>
      </w:r>
      <w:r w:rsidR="004D5E16" w:rsidRPr="00AE04F7">
        <w:rPr>
          <w:sz w:val="24"/>
          <w:szCs w:val="24"/>
        </w:rPr>
        <w:t xml:space="preserve"> (Fig. 8)</w:t>
      </w:r>
      <w:r w:rsidR="004C0DE4" w:rsidRPr="00AE04F7">
        <w:rPr>
          <w:sz w:val="24"/>
          <w:szCs w:val="24"/>
        </w:rPr>
        <w:t>,</w:t>
      </w:r>
      <w:r w:rsidR="0028020B" w:rsidRPr="00AE04F7">
        <w:rPr>
          <w:sz w:val="24"/>
          <w:szCs w:val="24"/>
        </w:rPr>
        <w:t xml:space="preserve"> </w:t>
      </w:r>
      <w:r w:rsidR="007E6CC9" w:rsidRPr="00AE04F7">
        <w:rPr>
          <w:sz w:val="24"/>
          <w:szCs w:val="24"/>
        </w:rPr>
        <w:t xml:space="preserve">the decrease of the </w:t>
      </w:r>
      <w:r w:rsidR="00617E46" w:rsidRPr="00AE04F7">
        <w:rPr>
          <w:sz w:val="24"/>
          <w:szCs w:val="24"/>
        </w:rPr>
        <w:t xml:space="preserve">surface P </w:t>
      </w:r>
      <w:r w:rsidR="007E6CC9" w:rsidRPr="00AE04F7">
        <w:rPr>
          <w:sz w:val="24"/>
          <w:szCs w:val="24"/>
        </w:rPr>
        <w:t xml:space="preserve">pool in the lake </w:t>
      </w:r>
      <w:r w:rsidR="00617E46" w:rsidRPr="00AE04F7">
        <w:rPr>
          <w:sz w:val="24"/>
          <w:szCs w:val="24"/>
        </w:rPr>
        <w:t>w</w:t>
      </w:r>
      <w:r w:rsidR="001463AC" w:rsidRPr="00AE04F7">
        <w:rPr>
          <w:sz w:val="24"/>
          <w:szCs w:val="24"/>
        </w:rPr>
        <w:t>ould be</w:t>
      </w:r>
      <w:r w:rsidR="007E6CC9" w:rsidRPr="00AE04F7">
        <w:rPr>
          <w:sz w:val="24"/>
          <w:szCs w:val="24"/>
        </w:rPr>
        <w:t xml:space="preserve"> 45 tons P</w:t>
      </w:r>
      <w:r w:rsidR="007A65CF" w:rsidRPr="00AE04F7">
        <w:rPr>
          <w:sz w:val="24"/>
          <w:szCs w:val="24"/>
        </w:rPr>
        <w:t xml:space="preserve"> for a constant density</w:t>
      </w:r>
      <w:r w:rsidR="007E6CC9" w:rsidRPr="00AE04F7">
        <w:rPr>
          <w:sz w:val="24"/>
          <w:szCs w:val="24"/>
        </w:rPr>
        <w:t xml:space="preserve">. The </w:t>
      </w:r>
      <w:r w:rsidR="00D029BC" w:rsidRPr="00AE04F7">
        <w:rPr>
          <w:sz w:val="24"/>
          <w:szCs w:val="24"/>
        </w:rPr>
        <w:t xml:space="preserve">three </w:t>
      </w:r>
      <w:r w:rsidR="007E6CC9" w:rsidRPr="00AE04F7">
        <w:rPr>
          <w:sz w:val="24"/>
          <w:szCs w:val="24"/>
        </w:rPr>
        <w:t xml:space="preserve">estimates correspond to mean reduction of the sediment pool in the lake </w:t>
      </w:r>
      <w:r w:rsidR="008B6675" w:rsidRPr="00AE04F7">
        <w:rPr>
          <w:sz w:val="24"/>
          <w:szCs w:val="24"/>
        </w:rPr>
        <w:t xml:space="preserve">of only </w:t>
      </w:r>
      <w:r w:rsidR="007E6CC9" w:rsidRPr="00AE04F7">
        <w:rPr>
          <w:sz w:val="24"/>
          <w:szCs w:val="24"/>
        </w:rPr>
        <w:t>0.5</w:t>
      </w:r>
      <w:ins w:id="181" w:author="Jonas Stage Sø" w:date="2025-03-17T15:15:00Z" w16du:dateUtc="2025-03-17T14:15:00Z">
        <w:r w:rsidR="006E5C88" w:rsidRPr="00AE04F7">
          <w:rPr>
            <w:sz w:val="24"/>
            <w:szCs w:val="24"/>
          </w:rPr>
          <w:t>–</w:t>
        </w:r>
      </w:ins>
      <w:del w:id="182" w:author="Jonas Stage Sø" w:date="2025-03-17T15:15:00Z" w16du:dateUtc="2025-03-17T14:15:00Z">
        <w:r w:rsidR="007E6CC9" w:rsidRPr="00AE04F7" w:rsidDel="006E5C88">
          <w:rPr>
            <w:sz w:val="24"/>
            <w:szCs w:val="24"/>
          </w:rPr>
          <w:delText>-</w:delText>
        </w:r>
      </w:del>
      <w:r w:rsidR="007E6CC9" w:rsidRPr="00AE04F7">
        <w:rPr>
          <w:sz w:val="24"/>
          <w:szCs w:val="24"/>
        </w:rPr>
        <w:t>1.5 ton</w:t>
      </w:r>
      <w:r w:rsidR="008B6675" w:rsidRPr="00AE04F7">
        <w:rPr>
          <w:sz w:val="24"/>
          <w:szCs w:val="24"/>
        </w:rPr>
        <w:t xml:space="preserve"> P </w:t>
      </w:r>
      <w:r w:rsidR="00FB2FE5" w:rsidRPr="00AE04F7">
        <w:rPr>
          <w:sz w:val="24"/>
          <w:szCs w:val="24"/>
        </w:rPr>
        <w:t xml:space="preserve">per year </w:t>
      </w:r>
      <w:r w:rsidR="00B86FC6" w:rsidRPr="00AE04F7">
        <w:rPr>
          <w:sz w:val="24"/>
          <w:szCs w:val="24"/>
        </w:rPr>
        <w:t xml:space="preserve">over </w:t>
      </w:r>
      <w:r w:rsidR="00FB2FE5" w:rsidRPr="00AE04F7">
        <w:rPr>
          <w:sz w:val="24"/>
          <w:szCs w:val="24"/>
        </w:rPr>
        <w:t xml:space="preserve">the </w:t>
      </w:r>
      <w:r w:rsidR="00D029BC" w:rsidRPr="00AE04F7">
        <w:rPr>
          <w:sz w:val="24"/>
          <w:szCs w:val="24"/>
        </w:rPr>
        <w:t>26</w:t>
      </w:r>
      <w:ins w:id="183" w:author="Jonas Stage Sø" w:date="2025-03-17T15:15:00Z" w16du:dateUtc="2025-03-17T14:15:00Z">
        <w:r w:rsidR="006E5C88" w:rsidRPr="00AE04F7">
          <w:rPr>
            <w:sz w:val="24"/>
            <w:szCs w:val="24"/>
          </w:rPr>
          <w:t>–</w:t>
        </w:r>
      </w:ins>
      <w:del w:id="184" w:author="Jonas Stage Sø" w:date="2025-03-17T15:15:00Z" w16du:dateUtc="2025-03-17T14:15:00Z">
        <w:r w:rsidR="00D029BC" w:rsidRPr="00AE04F7" w:rsidDel="006E5C88">
          <w:rPr>
            <w:sz w:val="24"/>
            <w:szCs w:val="24"/>
          </w:rPr>
          <w:delText>-</w:delText>
        </w:r>
      </w:del>
      <w:r w:rsidR="00B86FC6" w:rsidRPr="00AE04F7">
        <w:rPr>
          <w:sz w:val="24"/>
          <w:szCs w:val="24"/>
        </w:rPr>
        <w:t>30 years</w:t>
      </w:r>
      <w:r w:rsidR="007E6CC9" w:rsidRPr="00AE04F7">
        <w:rPr>
          <w:sz w:val="24"/>
          <w:szCs w:val="24"/>
        </w:rPr>
        <w:t xml:space="preserve">. </w:t>
      </w:r>
      <w:r w:rsidR="00920A8E" w:rsidRPr="00AE04F7">
        <w:rPr>
          <w:sz w:val="24"/>
          <w:szCs w:val="24"/>
        </w:rPr>
        <w:t xml:space="preserve">These rates are </w:t>
      </w:r>
      <w:r w:rsidR="00D47556" w:rsidRPr="00AE04F7">
        <w:rPr>
          <w:sz w:val="24"/>
          <w:szCs w:val="24"/>
        </w:rPr>
        <w:t xml:space="preserve">very small </w:t>
      </w:r>
      <w:r w:rsidR="00920A8E" w:rsidRPr="00AE04F7">
        <w:rPr>
          <w:sz w:val="24"/>
          <w:szCs w:val="24"/>
        </w:rPr>
        <w:t xml:space="preserve">relative to annual </w:t>
      </w:r>
      <w:r w:rsidR="00ED7448" w:rsidRPr="00AE04F7">
        <w:rPr>
          <w:sz w:val="24"/>
          <w:szCs w:val="24"/>
        </w:rPr>
        <w:t xml:space="preserve">mean </w:t>
      </w:r>
      <w:r w:rsidR="00920A8E" w:rsidRPr="00AE04F7">
        <w:rPr>
          <w:sz w:val="24"/>
          <w:szCs w:val="24"/>
        </w:rPr>
        <w:t xml:space="preserve">TP inputs at </w:t>
      </w:r>
      <w:r w:rsidR="00ED7448" w:rsidRPr="00AE04F7">
        <w:rPr>
          <w:sz w:val="24"/>
          <w:szCs w:val="24"/>
        </w:rPr>
        <w:t xml:space="preserve">82 </w:t>
      </w:r>
      <w:r w:rsidR="00920A8E" w:rsidRPr="00AE04F7">
        <w:rPr>
          <w:sz w:val="24"/>
          <w:szCs w:val="24"/>
        </w:rPr>
        <w:t xml:space="preserve">tons </w:t>
      </w:r>
      <w:r w:rsidR="00ED7448" w:rsidRPr="00AE04F7">
        <w:rPr>
          <w:sz w:val="24"/>
          <w:szCs w:val="24"/>
        </w:rPr>
        <w:t>in</w:t>
      </w:r>
      <w:r w:rsidR="00920A8E" w:rsidRPr="00AE04F7">
        <w:rPr>
          <w:sz w:val="24"/>
          <w:szCs w:val="24"/>
        </w:rPr>
        <w:t xml:space="preserve"> the 1970s</w:t>
      </w:r>
      <w:r w:rsidR="00ED7448" w:rsidRPr="00AE04F7">
        <w:rPr>
          <w:sz w:val="24"/>
          <w:szCs w:val="24"/>
        </w:rPr>
        <w:t>, 72 tons in 1985</w:t>
      </w:r>
      <w:ins w:id="185" w:author="Jonas Stage Sø" w:date="2025-03-17T15:16:00Z" w16du:dateUtc="2025-03-17T14:16:00Z">
        <w:r w:rsidR="00D7220B" w:rsidRPr="00AE04F7">
          <w:rPr>
            <w:sz w:val="24"/>
            <w:szCs w:val="24"/>
          </w:rPr>
          <w:t>–</w:t>
        </w:r>
      </w:ins>
      <w:del w:id="186" w:author="Jonas Stage Sø" w:date="2025-03-17T15:16:00Z" w16du:dateUtc="2025-03-17T14:16:00Z">
        <w:r w:rsidR="00ED7448" w:rsidRPr="00AE04F7" w:rsidDel="00D7220B">
          <w:rPr>
            <w:sz w:val="24"/>
            <w:szCs w:val="24"/>
          </w:rPr>
          <w:delText>-</w:delText>
        </w:r>
      </w:del>
      <w:r w:rsidR="00ED7448" w:rsidRPr="00AE04F7">
        <w:rPr>
          <w:sz w:val="24"/>
          <w:szCs w:val="24"/>
        </w:rPr>
        <w:t>87</w:t>
      </w:r>
      <w:r w:rsidR="00920A8E" w:rsidRPr="00AE04F7">
        <w:rPr>
          <w:sz w:val="24"/>
          <w:szCs w:val="24"/>
        </w:rPr>
        <w:t xml:space="preserve"> and 6</w:t>
      </w:r>
      <w:ins w:id="187" w:author="Jonas Stage Sø" w:date="2025-03-17T15:16:00Z" w16du:dateUtc="2025-03-17T14:16:00Z">
        <w:r w:rsidR="00D7220B" w:rsidRPr="00AE04F7">
          <w:rPr>
            <w:sz w:val="24"/>
            <w:szCs w:val="24"/>
          </w:rPr>
          <w:t>–</w:t>
        </w:r>
      </w:ins>
      <w:del w:id="188" w:author="Jonas Stage Sø" w:date="2025-03-17T15:16:00Z" w16du:dateUtc="2025-03-17T14:16:00Z">
        <w:r w:rsidR="00920A8E" w:rsidRPr="00AE04F7" w:rsidDel="00D7220B">
          <w:rPr>
            <w:sz w:val="24"/>
            <w:szCs w:val="24"/>
          </w:rPr>
          <w:delText>-</w:delText>
        </w:r>
      </w:del>
      <w:r w:rsidR="001C7FEB" w:rsidRPr="00AE04F7">
        <w:rPr>
          <w:sz w:val="24"/>
          <w:szCs w:val="24"/>
        </w:rPr>
        <w:t>8</w:t>
      </w:r>
      <w:r w:rsidR="00920A8E" w:rsidRPr="00AE04F7">
        <w:rPr>
          <w:sz w:val="24"/>
          <w:szCs w:val="24"/>
        </w:rPr>
        <w:t xml:space="preserve"> tons P in recent years. </w:t>
      </w:r>
      <w:r w:rsidR="00D47556" w:rsidRPr="00AE04F7">
        <w:rPr>
          <w:sz w:val="24"/>
          <w:szCs w:val="24"/>
        </w:rPr>
        <w:t>Th</w:t>
      </w:r>
      <w:r w:rsidR="007E6CC9" w:rsidRPr="00AE04F7">
        <w:rPr>
          <w:sz w:val="24"/>
          <w:szCs w:val="24"/>
        </w:rPr>
        <w:t>e</w:t>
      </w:r>
      <w:r w:rsidR="00E97996" w:rsidRPr="00AE04F7">
        <w:rPr>
          <w:sz w:val="24"/>
          <w:szCs w:val="24"/>
        </w:rPr>
        <w:t xml:space="preserve"> result</w:t>
      </w:r>
      <w:r w:rsidR="00FB2FE5" w:rsidRPr="00AE04F7">
        <w:rPr>
          <w:sz w:val="24"/>
          <w:szCs w:val="24"/>
        </w:rPr>
        <w:t>s</w:t>
      </w:r>
      <w:r w:rsidR="00E97996" w:rsidRPr="00AE04F7">
        <w:rPr>
          <w:sz w:val="24"/>
          <w:szCs w:val="24"/>
        </w:rPr>
        <w:t xml:space="preserve"> </w:t>
      </w:r>
      <w:r w:rsidR="004C0DE4" w:rsidRPr="00AE04F7">
        <w:rPr>
          <w:sz w:val="24"/>
          <w:szCs w:val="24"/>
        </w:rPr>
        <w:t xml:space="preserve">agree </w:t>
      </w:r>
      <w:r w:rsidR="00E97996" w:rsidRPr="00AE04F7">
        <w:rPr>
          <w:sz w:val="24"/>
          <w:szCs w:val="24"/>
        </w:rPr>
        <w:t xml:space="preserve">with the parallel course and </w:t>
      </w:r>
      <w:r w:rsidR="00B80FD0" w:rsidRPr="00AE04F7">
        <w:rPr>
          <w:sz w:val="24"/>
          <w:szCs w:val="24"/>
        </w:rPr>
        <w:t xml:space="preserve">similar </w:t>
      </w:r>
      <w:r w:rsidR="00E97996" w:rsidRPr="00AE04F7">
        <w:rPr>
          <w:sz w:val="24"/>
          <w:szCs w:val="24"/>
        </w:rPr>
        <w:t>magnitude</w:t>
      </w:r>
      <w:r w:rsidR="00B80FD0" w:rsidRPr="00AE04F7">
        <w:rPr>
          <w:sz w:val="24"/>
          <w:szCs w:val="24"/>
        </w:rPr>
        <w:t>s</w:t>
      </w:r>
      <w:r w:rsidR="00E97996" w:rsidRPr="00AE04F7">
        <w:rPr>
          <w:sz w:val="24"/>
          <w:szCs w:val="24"/>
        </w:rPr>
        <w:t xml:space="preserve"> of inputs and outputs from Lake Arresø over the 50</w:t>
      </w:r>
      <w:r w:rsidR="00FB2FE5" w:rsidRPr="00AE04F7">
        <w:rPr>
          <w:sz w:val="24"/>
          <w:szCs w:val="24"/>
        </w:rPr>
        <w:t>-</w:t>
      </w:r>
      <w:r w:rsidR="00E97996" w:rsidRPr="00AE04F7">
        <w:rPr>
          <w:sz w:val="24"/>
          <w:szCs w:val="24"/>
        </w:rPr>
        <w:t>year</w:t>
      </w:r>
      <w:del w:id="189" w:author="Jonas Stage Sø" w:date="2025-03-17T15:16:00Z" w16du:dateUtc="2025-03-17T14:16:00Z">
        <w:r w:rsidR="00E97996" w:rsidRPr="00AE04F7" w:rsidDel="00D7220B">
          <w:rPr>
            <w:sz w:val="24"/>
            <w:szCs w:val="24"/>
          </w:rPr>
          <w:delText>s</w:delText>
        </w:r>
      </w:del>
      <w:r w:rsidR="00E97996" w:rsidRPr="00AE04F7">
        <w:rPr>
          <w:sz w:val="24"/>
          <w:szCs w:val="24"/>
        </w:rPr>
        <w:t xml:space="preserve"> period</w:t>
      </w:r>
      <w:r w:rsidR="00B86FC6" w:rsidRPr="00AE04F7">
        <w:rPr>
          <w:sz w:val="24"/>
          <w:szCs w:val="24"/>
        </w:rPr>
        <w:t xml:space="preserve"> and with the </w:t>
      </w:r>
      <w:r w:rsidR="001463AC" w:rsidRPr="00AE04F7">
        <w:rPr>
          <w:sz w:val="24"/>
          <w:szCs w:val="24"/>
        </w:rPr>
        <w:t xml:space="preserve">reduction </w:t>
      </w:r>
      <w:r w:rsidR="00806036" w:rsidRPr="00AE04F7">
        <w:rPr>
          <w:sz w:val="24"/>
          <w:szCs w:val="24"/>
        </w:rPr>
        <w:t xml:space="preserve">over the 50 years of the </w:t>
      </w:r>
      <w:r w:rsidR="00FB2FE5" w:rsidRPr="00AE04F7">
        <w:rPr>
          <w:sz w:val="24"/>
          <w:szCs w:val="24"/>
        </w:rPr>
        <w:t>magnitude</w:t>
      </w:r>
      <w:r w:rsidR="001463AC" w:rsidRPr="00AE04F7">
        <w:rPr>
          <w:sz w:val="24"/>
          <w:szCs w:val="24"/>
        </w:rPr>
        <w:t>s</w:t>
      </w:r>
      <w:r w:rsidR="00B86FC6" w:rsidRPr="00AE04F7">
        <w:rPr>
          <w:sz w:val="24"/>
          <w:szCs w:val="24"/>
        </w:rPr>
        <w:t xml:space="preserve"> of </w:t>
      </w:r>
      <w:r w:rsidR="00806036" w:rsidRPr="00AE04F7">
        <w:rPr>
          <w:sz w:val="24"/>
          <w:szCs w:val="24"/>
        </w:rPr>
        <w:t>mobile T</w:t>
      </w:r>
      <w:r w:rsidR="003964BA" w:rsidRPr="00AE04F7">
        <w:rPr>
          <w:sz w:val="24"/>
          <w:szCs w:val="24"/>
        </w:rPr>
        <w:t xml:space="preserve">P </w:t>
      </w:r>
      <w:r w:rsidR="007E6CC9" w:rsidRPr="00AE04F7">
        <w:rPr>
          <w:sz w:val="24"/>
          <w:szCs w:val="24"/>
        </w:rPr>
        <w:t xml:space="preserve">released </w:t>
      </w:r>
      <w:r w:rsidR="00806036" w:rsidRPr="00AE04F7">
        <w:rPr>
          <w:sz w:val="24"/>
          <w:szCs w:val="24"/>
        </w:rPr>
        <w:t xml:space="preserve">from sediments </w:t>
      </w:r>
      <w:r w:rsidR="007E6CC9" w:rsidRPr="00AE04F7">
        <w:rPr>
          <w:sz w:val="24"/>
          <w:szCs w:val="24"/>
        </w:rPr>
        <w:t>to lake waters as summer progresse</w:t>
      </w:r>
      <w:r w:rsidR="00FB2FE5" w:rsidRPr="00AE04F7">
        <w:rPr>
          <w:sz w:val="24"/>
          <w:szCs w:val="24"/>
        </w:rPr>
        <w:t>s</w:t>
      </w:r>
      <w:r w:rsidR="00D07AF3" w:rsidRPr="00AE04F7">
        <w:rPr>
          <w:sz w:val="24"/>
          <w:szCs w:val="24"/>
        </w:rPr>
        <w:t xml:space="preserve"> (Fig. 7)</w:t>
      </w:r>
      <w:r w:rsidR="00460287" w:rsidRPr="00AE04F7">
        <w:rPr>
          <w:sz w:val="24"/>
          <w:szCs w:val="24"/>
        </w:rPr>
        <w:t xml:space="preserve">.  </w:t>
      </w:r>
      <w:r w:rsidR="003964BA" w:rsidRPr="00AE04F7">
        <w:rPr>
          <w:sz w:val="24"/>
          <w:szCs w:val="24"/>
        </w:rPr>
        <w:t xml:space="preserve"> </w:t>
      </w:r>
      <w:r w:rsidR="00E97996" w:rsidRPr="00AE04F7">
        <w:rPr>
          <w:sz w:val="24"/>
          <w:szCs w:val="24"/>
        </w:rPr>
        <w:t xml:space="preserve"> </w:t>
      </w:r>
    </w:p>
    <w:p w14:paraId="74DDD953" w14:textId="05823FCD" w:rsidR="00013C95" w:rsidRPr="00AE04F7" w:rsidRDefault="00460287" w:rsidP="00013C95">
      <w:pPr>
        <w:rPr>
          <w:sz w:val="24"/>
          <w:szCs w:val="24"/>
        </w:rPr>
      </w:pPr>
      <w:r w:rsidRPr="00AE04F7">
        <w:rPr>
          <w:sz w:val="24"/>
          <w:szCs w:val="24"/>
        </w:rPr>
        <w:t>N</w:t>
      </w:r>
      <w:r w:rsidR="00E069F4" w:rsidRPr="00AE04F7">
        <w:rPr>
          <w:sz w:val="24"/>
          <w:szCs w:val="24"/>
        </w:rPr>
        <w:t xml:space="preserve">ot all P in the sediment is mobile P </w:t>
      </w:r>
      <w:r w:rsidR="00D47556" w:rsidRPr="00AE04F7">
        <w:rPr>
          <w:sz w:val="24"/>
          <w:szCs w:val="24"/>
        </w:rPr>
        <w:t xml:space="preserve">that </w:t>
      </w:r>
      <w:r w:rsidR="00E069F4" w:rsidRPr="00AE04F7">
        <w:rPr>
          <w:sz w:val="24"/>
          <w:szCs w:val="24"/>
        </w:rPr>
        <w:t>may be released to the lake water and become available to phytoplankton and growth. Fractionation of TP pools in 1988 suggested that a high proportion (i.e. 48</w:t>
      </w:r>
      <w:ins w:id="190" w:author="Jonas Stage Sø" w:date="2025-03-17T15:20:00Z" w16du:dateUtc="2025-03-17T14:20:00Z">
        <w:r w:rsidR="0072504B" w:rsidRPr="00AE04F7">
          <w:rPr>
            <w:sz w:val="24"/>
            <w:szCs w:val="24"/>
          </w:rPr>
          <w:t>–</w:t>
        </w:r>
      </w:ins>
      <w:del w:id="191" w:author="Jonas Stage Sø" w:date="2025-03-17T15:20:00Z" w16du:dateUtc="2025-03-17T14:20:00Z">
        <w:r w:rsidR="00E069F4" w:rsidRPr="00AE04F7" w:rsidDel="0072504B">
          <w:rPr>
            <w:sz w:val="24"/>
            <w:szCs w:val="24"/>
          </w:rPr>
          <w:delText>-</w:delText>
        </w:r>
      </w:del>
      <w:r w:rsidR="00E069F4" w:rsidRPr="00AE04F7">
        <w:rPr>
          <w:sz w:val="24"/>
          <w:szCs w:val="24"/>
        </w:rPr>
        <w:t>77% of TP in the surface sediment including adsorbed</w:t>
      </w:r>
      <w:r w:rsidRPr="00AE04F7">
        <w:rPr>
          <w:sz w:val="24"/>
          <w:szCs w:val="24"/>
        </w:rPr>
        <w:t xml:space="preserve"> </w:t>
      </w:r>
      <w:r w:rsidR="00E069F4" w:rsidRPr="00AE04F7">
        <w:rPr>
          <w:sz w:val="24"/>
          <w:szCs w:val="24"/>
        </w:rPr>
        <w:t xml:space="preserve">and </w:t>
      </w:r>
      <w:r w:rsidR="002909D4" w:rsidRPr="00AE04F7">
        <w:rPr>
          <w:sz w:val="24"/>
          <w:szCs w:val="24"/>
        </w:rPr>
        <w:t xml:space="preserve">part of </w:t>
      </w:r>
      <w:r w:rsidR="00E069F4" w:rsidRPr="00AE04F7">
        <w:rPr>
          <w:sz w:val="24"/>
          <w:szCs w:val="24"/>
        </w:rPr>
        <w:t xml:space="preserve">organic P) was </w:t>
      </w:r>
      <w:r w:rsidR="00806036" w:rsidRPr="00AE04F7">
        <w:rPr>
          <w:sz w:val="24"/>
          <w:szCs w:val="24"/>
        </w:rPr>
        <w:t xml:space="preserve">indeed </w:t>
      </w:r>
      <w:r w:rsidR="00E069F4" w:rsidRPr="00AE04F7">
        <w:rPr>
          <w:sz w:val="24"/>
          <w:szCs w:val="24"/>
        </w:rPr>
        <w:t>mobile (C</w:t>
      </w:r>
      <w:r w:rsidR="007E6CC9" w:rsidRPr="00AE04F7">
        <w:rPr>
          <w:sz w:val="24"/>
          <w:szCs w:val="24"/>
        </w:rPr>
        <w:t>OWIc</w:t>
      </w:r>
      <w:r w:rsidR="00E069F4" w:rsidRPr="00AE04F7">
        <w:rPr>
          <w:sz w:val="24"/>
          <w:szCs w:val="24"/>
        </w:rPr>
        <w:t xml:space="preserve">onsult 1988). </w:t>
      </w:r>
      <w:r w:rsidR="00B86FC6" w:rsidRPr="00AE04F7">
        <w:rPr>
          <w:sz w:val="24"/>
          <w:szCs w:val="24"/>
        </w:rPr>
        <w:t xml:space="preserve">Fractionation of </w:t>
      </w:r>
      <w:r w:rsidR="00920A8E" w:rsidRPr="00AE04F7">
        <w:rPr>
          <w:sz w:val="24"/>
          <w:szCs w:val="24"/>
        </w:rPr>
        <w:t>T</w:t>
      </w:r>
      <w:r w:rsidR="00E069F4" w:rsidRPr="00AE04F7">
        <w:rPr>
          <w:sz w:val="24"/>
          <w:szCs w:val="24"/>
        </w:rPr>
        <w:t xml:space="preserve">P </w:t>
      </w:r>
      <w:r w:rsidR="00B86FC6" w:rsidRPr="00AE04F7">
        <w:rPr>
          <w:sz w:val="24"/>
          <w:szCs w:val="24"/>
        </w:rPr>
        <w:t xml:space="preserve">pools </w:t>
      </w:r>
      <w:r w:rsidR="00920A8E" w:rsidRPr="00AE04F7">
        <w:rPr>
          <w:sz w:val="24"/>
          <w:szCs w:val="24"/>
        </w:rPr>
        <w:t xml:space="preserve">in 1993 </w:t>
      </w:r>
      <w:r w:rsidR="00E069F4" w:rsidRPr="00AE04F7">
        <w:rPr>
          <w:sz w:val="24"/>
          <w:szCs w:val="24"/>
        </w:rPr>
        <w:t xml:space="preserve">suggested similar percentages of mobile P relative to TP of </w:t>
      </w:r>
      <w:r w:rsidR="00920A8E" w:rsidRPr="00AE04F7">
        <w:rPr>
          <w:sz w:val="24"/>
          <w:szCs w:val="24"/>
        </w:rPr>
        <w:t xml:space="preserve">about </w:t>
      </w:r>
      <w:r w:rsidR="00E069F4" w:rsidRPr="00AE04F7">
        <w:rPr>
          <w:sz w:val="24"/>
          <w:szCs w:val="24"/>
        </w:rPr>
        <w:t>60%</w:t>
      </w:r>
      <w:r w:rsidR="00ED7448" w:rsidRPr="00AE04F7">
        <w:rPr>
          <w:sz w:val="24"/>
          <w:szCs w:val="24"/>
        </w:rPr>
        <w:t xml:space="preserve"> (Table S</w:t>
      </w:r>
      <w:r w:rsidR="004D5E16" w:rsidRPr="00AE04F7">
        <w:rPr>
          <w:sz w:val="24"/>
          <w:szCs w:val="24"/>
        </w:rPr>
        <w:t>5</w:t>
      </w:r>
      <w:r w:rsidRPr="00AE04F7">
        <w:rPr>
          <w:sz w:val="24"/>
          <w:szCs w:val="24"/>
        </w:rPr>
        <w:t>)</w:t>
      </w:r>
      <w:r w:rsidR="00E069F4" w:rsidRPr="00AE04F7">
        <w:rPr>
          <w:sz w:val="24"/>
          <w:szCs w:val="24"/>
        </w:rPr>
        <w:t>.</w:t>
      </w:r>
      <w:r w:rsidR="00013C95" w:rsidRPr="00AE04F7">
        <w:rPr>
          <w:sz w:val="24"/>
          <w:szCs w:val="24"/>
        </w:rPr>
        <w:t xml:space="preserve"> The small variation </w:t>
      </w:r>
      <w:r w:rsidR="00FB2FE5" w:rsidRPr="00AE04F7">
        <w:rPr>
          <w:sz w:val="24"/>
          <w:szCs w:val="24"/>
        </w:rPr>
        <w:t xml:space="preserve">over time </w:t>
      </w:r>
      <w:r w:rsidR="00013C95" w:rsidRPr="00AE04F7">
        <w:rPr>
          <w:sz w:val="24"/>
          <w:szCs w:val="24"/>
        </w:rPr>
        <w:t>in the org C:</w:t>
      </w:r>
      <w:del w:id="192" w:author="Jonas Stage Sø" w:date="2025-03-17T15:20:00Z" w16du:dateUtc="2025-03-17T14:20:00Z">
        <w:r w:rsidR="00FB2FE5" w:rsidRPr="00AE04F7" w:rsidDel="0072504B">
          <w:rPr>
            <w:sz w:val="24"/>
            <w:szCs w:val="24"/>
          </w:rPr>
          <w:delText xml:space="preserve"> </w:delText>
        </w:r>
      </w:del>
      <w:r w:rsidR="00013C95" w:rsidRPr="00AE04F7">
        <w:rPr>
          <w:sz w:val="24"/>
          <w:szCs w:val="24"/>
        </w:rPr>
        <w:t>P ratio in the upper 10 cm over time suggest</w:t>
      </w:r>
      <w:r w:rsidR="00B86FC6" w:rsidRPr="00AE04F7">
        <w:rPr>
          <w:sz w:val="24"/>
          <w:szCs w:val="24"/>
        </w:rPr>
        <w:t>ed</w:t>
      </w:r>
      <w:r w:rsidR="00013C95" w:rsidRPr="00AE04F7">
        <w:rPr>
          <w:sz w:val="24"/>
          <w:szCs w:val="24"/>
        </w:rPr>
        <w:t xml:space="preserve"> that organic matter was a</w:t>
      </w:r>
      <w:r w:rsidR="007A65CF" w:rsidRPr="00AE04F7">
        <w:rPr>
          <w:sz w:val="24"/>
          <w:szCs w:val="24"/>
        </w:rPr>
        <w:t xml:space="preserve"> main </w:t>
      </w:r>
      <w:r w:rsidR="00013C95" w:rsidRPr="00AE04F7">
        <w:rPr>
          <w:sz w:val="24"/>
          <w:szCs w:val="24"/>
        </w:rPr>
        <w:t xml:space="preserve">source of mobile TP to the water.  </w:t>
      </w:r>
    </w:p>
    <w:p w14:paraId="46597072" w14:textId="77777777" w:rsidR="004C0DE4" w:rsidRPr="00AE04F7" w:rsidRDefault="004C0DE4" w:rsidP="00F76B6C">
      <w:pPr>
        <w:rPr>
          <w:b/>
          <w:sz w:val="24"/>
          <w:szCs w:val="24"/>
        </w:rPr>
      </w:pPr>
    </w:p>
    <w:p w14:paraId="7A5A228D" w14:textId="123A1AD0" w:rsidR="00460287" w:rsidRPr="00AE04F7" w:rsidRDefault="00460287" w:rsidP="00F76B6C">
      <w:pPr>
        <w:rPr>
          <w:b/>
          <w:sz w:val="24"/>
          <w:szCs w:val="24"/>
        </w:rPr>
      </w:pPr>
      <w:r w:rsidRPr="00AE04F7">
        <w:rPr>
          <w:b/>
          <w:sz w:val="24"/>
          <w:szCs w:val="24"/>
        </w:rPr>
        <w:t>Discussion</w:t>
      </w:r>
    </w:p>
    <w:p w14:paraId="77D6675A" w14:textId="26D6F1C9" w:rsidR="00727AAF" w:rsidRPr="00AE04F7" w:rsidRDefault="00925C62" w:rsidP="00F76B6C">
      <w:pPr>
        <w:rPr>
          <w:sz w:val="24"/>
          <w:szCs w:val="24"/>
        </w:rPr>
      </w:pPr>
      <w:r w:rsidRPr="00AE04F7">
        <w:rPr>
          <w:i/>
          <w:sz w:val="24"/>
          <w:szCs w:val="24"/>
        </w:rPr>
        <w:t xml:space="preserve">Nutrient loading from </w:t>
      </w:r>
      <w:r w:rsidR="001715B6" w:rsidRPr="00AE04F7">
        <w:rPr>
          <w:i/>
          <w:sz w:val="24"/>
          <w:szCs w:val="24"/>
        </w:rPr>
        <w:t>urban and rural areas</w:t>
      </w:r>
      <w:r w:rsidRPr="00AE04F7">
        <w:rPr>
          <w:sz w:val="24"/>
          <w:szCs w:val="24"/>
        </w:rPr>
        <w:t xml:space="preserve"> – </w:t>
      </w:r>
      <w:r w:rsidR="00727AAF" w:rsidRPr="00AE04F7">
        <w:rPr>
          <w:sz w:val="24"/>
          <w:szCs w:val="24"/>
        </w:rPr>
        <w:t xml:space="preserve">The role of </w:t>
      </w:r>
      <w:r w:rsidR="00783D47" w:rsidRPr="00AE04F7">
        <w:rPr>
          <w:sz w:val="24"/>
          <w:szCs w:val="24"/>
        </w:rPr>
        <w:t xml:space="preserve">urban and rural </w:t>
      </w:r>
      <w:r w:rsidR="00727AAF" w:rsidRPr="00AE04F7">
        <w:rPr>
          <w:sz w:val="24"/>
          <w:szCs w:val="24"/>
        </w:rPr>
        <w:t xml:space="preserve">nutrient loading </w:t>
      </w:r>
      <w:ins w:id="193" w:author="Jonas Stage Sø" w:date="2025-03-17T15:20:00Z" w16du:dateUtc="2025-03-17T14:20:00Z">
        <w:r w:rsidR="005E22F0" w:rsidRPr="00AE04F7">
          <w:rPr>
            <w:sz w:val="24"/>
            <w:szCs w:val="24"/>
          </w:rPr>
          <w:t>to</w:t>
        </w:r>
      </w:ins>
      <w:del w:id="194" w:author="Jonas Stage Sø" w:date="2025-03-17T15:20:00Z" w16du:dateUtc="2025-03-17T14:20:00Z">
        <w:r w:rsidR="0097593D" w:rsidRPr="00AE04F7" w:rsidDel="005E22F0">
          <w:rPr>
            <w:sz w:val="24"/>
            <w:szCs w:val="24"/>
          </w:rPr>
          <w:delText>of</w:delText>
        </w:r>
      </w:del>
      <w:r w:rsidR="0097593D" w:rsidRPr="00AE04F7">
        <w:rPr>
          <w:sz w:val="24"/>
          <w:szCs w:val="24"/>
        </w:rPr>
        <w:t xml:space="preserve"> Lake Arresø </w:t>
      </w:r>
      <w:r w:rsidR="00727AAF" w:rsidRPr="00AE04F7">
        <w:rPr>
          <w:sz w:val="24"/>
          <w:szCs w:val="24"/>
        </w:rPr>
        <w:t xml:space="preserve">has undergone profound changes during the last </w:t>
      </w:r>
      <w:r w:rsidR="00783D47" w:rsidRPr="00AE04F7">
        <w:rPr>
          <w:sz w:val="24"/>
          <w:szCs w:val="24"/>
        </w:rPr>
        <w:t>50 years</w:t>
      </w:r>
      <w:r w:rsidR="00727AAF" w:rsidRPr="00AE04F7">
        <w:rPr>
          <w:sz w:val="24"/>
          <w:szCs w:val="24"/>
        </w:rPr>
        <w:t xml:space="preserve">. </w:t>
      </w:r>
      <w:r w:rsidRPr="00AE04F7">
        <w:rPr>
          <w:sz w:val="24"/>
          <w:szCs w:val="24"/>
        </w:rPr>
        <w:t>In the 1970</w:t>
      </w:r>
      <w:ins w:id="195" w:author="Jonas Stage Sø" w:date="2025-03-17T15:20:00Z" w16du:dateUtc="2025-03-17T14:20:00Z">
        <w:r w:rsidR="005E22F0" w:rsidRPr="00AE04F7">
          <w:rPr>
            <w:sz w:val="24"/>
            <w:szCs w:val="24"/>
          </w:rPr>
          <w:t>–</w:t>
        </w:r>
      </w:ins>
      <w:del w:id="196" w:author="Jonas Stage Sø" w:date="2025-03-17T15:20:00Z" w16du:dateUtc="2025-03-17T14:20:00Z">
        <w:r w:rsidR="00C87FA3" w:rsidRPr="00AE04F7" w:rsidDel="005E22F0">
          <w:rPr>
            <w:sz w:val="24"/>
            <w:szCs w:val="24"/>
          </w:rPr>
          <w:delText>-</w:delText>
        </w:r>
      </w:del>
      <w:r w:rsidR="00C87FA3" w:rsidRPr="00AE04F7">
        <w:rPr>
          <w:sz w:val="24"/>
          <w:szCs w:val="24"/>
        </w:rPr>
        <w:t>1980</w:t>
      </w:r>
      <w:r w:rsidRPr="00AE04F7">
        <w:rPr>
          <w:sz w:val="24"/>
          <w:szCs w:val="24"/>
        </w:rPr>
        <w:t xml:space="preserve">s, the high </w:t>
      </w:r>
      <w:r w:rsidR="001715B6" w:rsidRPr="00AE04F7">
        <w:rPr>
          <w:sz w:val="24"/>
          <w:szCs w:val="24"/>
        </w:rPr>
        <w:t xml:space="preserve">outlets </w:t>
      </w:r>
      <w:r w:rsidR="00C87FA3" w:rsidRPr="00AE04F7">
        <w:rPr>
          <w:sz w:val="24"/>
          <w:szCs w:val="24"/>
        </w:rPr>
        <w:t xml:space="preserve">from numerous domestic sewage treatment plants with traditional mechanical and biological purification dominated the </w:t>
      </w:r>
      <w:r w:rsidR="001715B6" w:rsidRPr="00AE04F7">
        <w:rPr>
          <w:sz w:val="24"/>
          <w:szCs w:val="24"/>
        </w:rPr>
        <w:t xml:space="preserve">large </w:t>
      </w:r>
      <w:r w:rsidR="00C87FA3" w:rsidRPr="00AE04F7">
        <w:rPr>
          <w:sz w:val="24"/>
          <w:szCs w:val="24"/>
        </w:rPr>
        <w:t xml:space="preserve">P-input to Lake Arresø, while N-input </w:t>
      </w:r>
      <w:r w:rsidR="00B77C83" w:rsidRPr="00AE04F7">
        <w:rPr>
          <w:sz w:val="24"/>
          <w:szCs w:val="24"/>
        </w:rPr>
        <w:t xml:space="preserve">from rural areas </w:t>
      </w:r>
      <w:r w:rsidR="00C87FA3" w:rsidRPr="00AE04F7">
        <w:rPr>
          <w:sz w:val="24"/>
          <w:szCs w:val="24"/>
        </w:rPr>
        <w:t xml:space="preserve">slightly </w:t>
      </w:r>
      <w:r w:rsidR="00B77C83" w:rsidRPr="00AE04F7">
        <w:rPr>
          <w:sz w:val="24"/>
          <w:szCs w:val="24"/>
        </w:rPr>
        <w:t xml:space="preserve">exceeded urban </w:t>
      </w:r>
      <w:r w:rsidR="00C87FA3" w:rsidRPr="00AE04F7">
        <w:rPr>
          <w:sz w:val="24"/>
          <w:szCs w:val="24"/>
        </w:rPr>
        <w:t>N</w:t>
      </w:r>
      <w:r w:rsidR="001715B6" w:rsidRPr="00AE04F7">
        <w:rPr>
          <w:sz w:val="24"/>
          <w:szCs w:val="24"/>
        </w:rPr>
        <w:t>-input</w:t>
      </w:r>
      <w:r w:rsidR="00C87FA3" w:rsidRPr="00AE04F7">
        <w:rPr>
          <w:sz w:val="24"/>
          <w:szCs w:val="24"/>
        </w:rPr>
        <w:t xml:space="preserve">. </w:t>
      </w:r>
      <w:r w:rsidR="0097593D" w:rsidRPr="00AE04F7">
        <w:rPr>
          <w:sz w:val="24"/>
          <w:szCs w:val="24"/>
        </w:rPr>
        <w:t>T</w:t>
      </w:r>
      <w:r w:rsidR="00C87FA3" w:rsidRPr="00AE04F7">
        <w:rPr>
          <w:sz w:val="24"/>
          <w:szCs w:val="24"/>
        </w:rPr>
        <w:t xml:space="preserve">he </w:t>
      </w:r>
      <w:r w:rsidR="004C0DE4" w:rsidRPr="00AE04F7">
        <w:rPr>
          <w:sz w:val="24"/>
          <w:szCs w:val="24"/>
        </w:rPr>
        <w:t xml:space="preserve">restriction </w:t>
      </w:r>
      <w:r w:rsidR="00C87FA3" w:rsidRPr="00AE04F7">
        <w:rPr>
          <w:sz w:val="24"/>
          <w:szCs w:val="24"/>
        </w:rPr>
        <w:t xml:space="preserve">of </w:t>
      </w:r>
      <w:r w:rsidR="004C0DE4" w:rsidRPr="00AE04F7">
        <w:rPr>
          <w:sz w:val="24"/>
          <w:szCs w:val="24"/>
        </w:rPr>
        <w:t xml:space="preserve">the main </w:t>
      </w:r>
      <w:r w:rsidR="00C87FA3" w:rsidRPr="00AE04F7">
        <w:rPr>
          <w:sz w:val="24"/>
          <w:szCs w:val="24"/>
        </w:rPr>
        <w:t xml:space="preserve">domestic </w:t>
      </w:r>
      <w:r w:rsidR="001715B6" w:rsidRPr="00AE04F7">
        <w:rPr>
          <w:sz w:val="24"/>
          <w:szCs w:val="24"/>
        </w:rPr>
        <w:t xml:space="preserve">sewage </w:t>
      </w:r>
      <w:r w:rsidR="00C87FA3" w:rsidRPr="00AE04F7">
        <w:rPr>
          <w:sz w:val="24"/>
          <w:szCs w:val="24"/>
        </w:rPr>
        <w:t xml:space="preserve">treatment to two </w:t>
      </w:r>
      <w:r w:rsidR="00FC413F" w:rsidRPr="00AE04F7">
        <w:rPr>
          <w:sz w:val="24"/>
          <w:szCs w:val="24"/>
        </w:rPr>
        <w:t xml:space="preserve">new efficient </w:t>
      </w:r>
      <w:r w:rsidR="00783D47" w:rsidRPr="00AE04F7">
        <w:rPr>
          <w:sz w:val="24"/>
          <w:szCs w:val="24"/>
        </w:rPr>
        <w:t xml:space="preserve">water treatment </w:t>
      </w:r>
      <w:r w:rsidR="00C87FA3" w:rsidRPr="00AE04F7">
        <w:rPr>
          <w:sz w:val="24"/>
          <w:szCs w:val="24"/>
        </w:rPr>
        <w:t xml:space="preserve">plants </w:t>
      </w:r>
      <w:r w:rsidR="00783D47" w:rsidRPr="00AE04F7">
        <w:rPr>
          <w:sz w:val="24"/>
          <w:szCs w:val="24"/>
        </w:rPr>
        <w:t xml:space="preserve">and improved control of </w:t>
      </w:r>
      <w:r w:rsidR="00EB37F5" w:rsidRPr="00AE04F7">
        <w:rPr>
          <w:sz w:val="24"/>
          <w:szCs w:val="24"/>
        </w:rPr>
        <w:t xml:space="preserve">storm flow </w:t>
      </w:r>
      <w:r w:rsidR="00D0713B" w:rsidRPr="00AE04F7">
        <w:rPr>
          <w:sz w:val="24"/>
          <w:szCs w:val="24"/>
        </w:rPr>
        <w:t xml:space="preserve">have </w:t>
      </w:r>
      <w:r w:rsidR="0097593D" w:rsidRPr="00AE04F7">
        <w:rPr>
          <w:sz w:val="24"/>
          <w:szCs w:val="24"/>
        </w:rPr>
        <w:t xml:space="preserve">brought </w:t>
      </w:r>
      <w:r w:rsidR="00783D47" w:rsidRPr="00AE04F7">
        <w:rPr>
          <w:sz w:val="24"/>
          <w:szCs w:val="24"/>
        </w:rPr>
        <w:t xml:space="preserve">the combined </w:t>
      </w:r>
      <w:r w:rsidR="00026B71" w:rsidRPr="00AE04F7">
        <w:rPr>
          <w:sz w:val="24"/>
          <w:szCs w:val="24"/>
        </w:rPr>
        <w:t xml:space="preserve">annual </w:t>
      </w:r>
      <w:r w:rsidR="00783D47" w:rsidRPr="00AE04F7">
        <w:rPr>
          <w:sz w:val="24"/>
          <w:szCs w:val="24"/>
        </w:rPr>
        <w:t xml:space="preserve">urban </w:t>
      </w:r>
      <w:r w:rsidR="0097593D" w:rsidRPr="00AE04F7">
        <w:rPr>
          <w:sz w:val="24"/>
          <w:szCs w:val="24"/>
        </w:rPr>
        <w:t xml:space="preserve">outlets </w:t>
      </w:r>
      <w:r w:rsidR="001715B6" w:rsidRPr="00AE04F7">
        <w:rPr>
          <w:sz w:val="24"/>
          <w:szCs w:val="24"/>
        </w:rPr>
        <w:t>in 2018</w:t>
      </w:r>
      <w:ins w:id="197" w:author="Jonas Stage Sø" w:date="2025-03-17T15:21:00Z" w16du:dateUtc="2025-03-17T14:21:00Z">
        <w:r w:rsidR="005E22F0" w:rsidRPr="00AE04F7">
          <w:rPr>
            <w:sz w:val="24"/>
            <w:szCs w:val="24"/>
          </w:rPr>
          <w:t>–</w:t>
        </w:r>
      </w:ins>
      <w:del w:id="198" w:author="Jonas Stage Sø" w:date="2025-03-17T15:21:00Z" w16du:dateUtc="2025-03-17T14:21:00Z">
        <w:r w:rsidR="001715B6" w:rsidRPr="00AE04F7" w:rsidDel="005E22F0">
          <w:rPr>
            <w:sz w:val="24"/>
            <w:szCs w:val="24"/>
          </w:rPr>
          <w:delText>-</w:delText>
        </w:r>
      </w:del>
      <w:r w:rsidR="001715B6" w:rsidRPr="00AE04F7">
        <w:rPr>
          <w:sz w:val="24"/>
          <w:szCs w:val="24"/>
        </w:rPr>
        <w:t xml:space="preserve">2021 </w:t>
      </w:r>
      <w:r w:rsidR="0097593D" w:rsidRPr="00AE04F7">
        <w:rPr>
          <w:sz w:val="24"/>
          <w:szCs w:val="24"/>
        </w:rPr>
        <w:t xml:space="preserve">down </w:t>
      </w:r>
      <w:r w:rsidR="00C87FA3" w:rsidRPr="00AE04F7">
        <w:rPr>
          <w:sz w:val="24"/>
          <w:szCs w:val="24"/>
        </w:rPr>
        <w:t xml:space="preserve">to </w:t>
      </w:r>
      <w:r w:rsidR="00026B71" w:rsidRPr="00AE04F7">
        <w:rPr>
          <w:sz w:val="24"/>
          <w:szCs w:val="24"/>
        </w:rPr>
        <w:t>2.2 ton P and</w:t>
      </w:r>
      <w:r w:rsidR="0024216C" w:rsidRPr="00AE04F7">
        <w:rPr>
          <w:sz w:val="24"/>
          <w:szCs w:val="24"/>
        </w:rPr>
        <w:t xml:space="preserve"> 23 </w:t>
      </w:r>
      <w:r w:rsidR="00026B71" w:rsidRPr="00AE04F7">
        <w:rPr>
          <w:sz w:val="24"/>
          <w:szCs w:val="24"/>
        </w:rPr>
        <w:t>ton N (</w:t>
      </w:r>
      <w:r w:rsidR="00C87FA3" w:rsidRPr="00AE04F7">
        <w:rPr>
          <w:sz w:val="24"/>
          <w:szCs w:val="24"/>
        </w:rPr>
        <w:t>3.5% for TP and 11.7% of former outlets</w:t>
      </w:r>
      <w:r w:rsidR="00026B71" w:rsidRPr="00AE04F7">
        <w:rPr>
          <w:sz w:val="24"/>
          <w:szCs w:val="24"/>
        </w:rPr>
        <w:t>)</w:t>
      </w:r>
      <w:r w:rsidR="00B77C83" w:rsidRPr="00AE04F7">
        <w:rPr>
          <w:sz w:val="24"/>
          <w:szCs w:val="24"/>
        </w:rPr>
        <w:t xml:space="preserve">. This profound </w:t>
      </w:r>
      <w:r w:rsidR="00783D47" w:rsidRPr="00AE04F7">
        <w:rPr>
          <w:sz w:val="24"/>
          <w:szCs w:val="24"/>
        </w:rPr>
        <w:t xml:space="preserve">reduction </w:t>
      </w:r>
      <w:r w:rsidR="007470C1" w:rsidRPr="00AE04F7">
        <w:rPr>
          <w:sz w:val="24"/>
          <w:szCs w:val="24"/>
        </w:rPr>
        <w:t xml:space="preserve">of </w:t>
      </w:r>
      <w:r w:rsidR="0024216C" w:rsidRPr="00AE04F7">
        <w:rPr>
          <w:sz w:val="24"/>
          <w:szCs w:val="24"/>
        </w:rPr>
        <w:t xml:space="preserve">outlets </w:t>
      </w:r>
      <w:r w:rsidR="00B77C83" w:rsidRPr="00AE04F7">
        <w:rPr>
          <w:sz w:val="24"/>
          <w:szCs w:val="24"/>
        </w:rPr>
        <w:t xml:space="preserve">took place </w:t>
      </w:r>
      <w:r w:rsidR="00783D47" w:rsidRPr="00AE04F7">
        <w:rPr>
          <w:sz w:val="24"/>
          <w:szCs w:val="24"/>
        </w:rPr>
        <w:t>despite</w:t>
      </w:r>
      <w:ins w:id="199" w:author="Jonas Stage Sø" w:date="2025-03-17T15:22:00Z" w16du:dateUtc="2025-03-17T14:22:00Z">
        <w:r w:rsidR="005E22F0" w:rsidRPr="00AE04F7">
          <w:rPr>
            <w:sz w:val="24"/>
            <w:szCs w:val="24"/>
          </w:rPr>
          <w:t xml:space="preserve"> rising</w:t>
        </w:r>
      </w:ins>
      <w:r w:rsidR="00783D47" w:rsidRPr="00AE04F7">
        <w:rPr>
          <w:sz w:val="24"/>
          <w:szCs w:val="24"/>
        </w:rPr>
        <w:t xml:space="preserve"> </w:t>
      </w:r>
      <w:r w:rsidR="00D0713B" w:rsidRPr="00AE04F7">
        <w:rPr>
          <w:sz w:val="24"/>
          <w:szCs w:val="24"/>
        </w:rPr>
        <w:t>n</w:t>
      </w:r>
      <w:r w:rsidR="00783D47" w:rsidRPr="00AE04F7">
        <w:rPr>
          <w:sz w:val="24"/>
          <w:szCs w:val="24"/>
        </w:rPr>
        <w:t>umber</w:t>
      </w:r>
      <w:ins w:id="200" w:author="Jonas Stage Sø" w:date="2025-03-17T15:22:00Z" w16du:dateUtc="2025-03-17T14:22:00Z">
        <w:r w:rsidR="005E22F0" w:rsidRPr="00AE04F7">
          <w:rPr>
            <w:sz w:val="24"/>
            <w:szCs w:val="24"/>
          </w:rPr>
          <w:t>s</w:t>
        </w:r>
      </w:ins>
      <w:r w:rsidR="00783D47" w:rsidRPr="00AE04F7">
        <w:rPr>
          <w:sz w:val="24"/>
          <w:szCs w:val="24"/>
        </w:rPr>
        <w:t xml:space="preserve"> of </w:t>
      </w:r>
      <w:r w:rsidR="009454C8" w:rsidRPr="00AE04F7">
        <w:rPr>
          <w:sz w:val="24"/>
          <w:szCs w:val="24"/>
        </w:rPr>
        <w:t>r</w:t>
      </w:r>
      <w:r w:rsidR="00386D0E" w:rsidRPr="00AE04F7">
        <w:rPr>
          <w:sz w:val="24"/>
          <w:szCs w:val="24"/>
        </w:rPr>
        <w:t>esidents and industr</w:t>
      </w:r>
      <w:r w:rsidR="00026B71" w:rsidRPr="00AE04F7">
        <w:rPr>
          <w:sz w:val="24"/>
          <w:szCs w:val="24"/>
        </w:rPr>
        <w:t xml:space="preserve">ial activity </w:t>
      </w:r>
      <w:r w:rsidR="009454C8" w:rsidRPr="00AE04F7">
        <w:rPr>
          <w:sz w:val="24"/>
          <w:szCs w:val="24"/>
        </w:rPr>
        <w:t xml:space="preserve">in </w:t>
      </w:r>
      <w:r w:rsidR="00783D47" w:rsidRPr="00AE04F7">
        <w:rPr>
          <w:sz w:val="24"/>
          <w:szCs w:val="24"/>
        </w:rPr>
        <w:t>the</w:t>
      </w:r>
      <w:ins w:id="201" w:author="Jonas Stage Sø" w:date="2025-03-17T15:22:00Z" w16du:dateUtc="2025-03-17T14:22:00Z">
        <w:r w:rsidR="005E22F0" w:rsidRPr="00AE04F7">
          <w:rPr>
            <w:sz w:val="24"/>
            <w:szCs w:val="24"/>
          </w:rPr>
          <w:t xml:space="preserve"> catchment</w:t>
        </w:r>
      </w:ins>
      <w:r w:rsidR="00783D47" w:rsidRPr="00AE04F7">
        <w:rPr>
          <w:sz w:val="24"/>
          <w:szCs w:val="24"/>
        </w:rPr>
        <w:t xml:space="preserve"> </w:t>
      </w:r>
      <w:r w:rsidR="009454C8" w:rsidRPr="00AE04F7">
        <w:rPr>
          <w:sz w:val="24"/>
          <w:szCs w:val="24"/>
        </w:rPr>
        <w:t>cities</w:t>
      </w:r>
      <w:ins w:id="202" w:author="Jonas Stage Sø" w:date="2025-03-17T15:23:00Z" w16du:dateUtc="2025-03-17T14:23:00Z">
        <w:r w:rsidR="005E22F0" w:rsidRPr="00AE04F7">
          <w:rPr>
            <w:sz w:val="24"/>
            <w:szCs w:val="24"/>
          </w:rPr>
          <w:t>, which</w:t>
        </w:r>
      </w:ins>
      <w:r w:rsidR="009454C8" w:rsidRPr="00AE04F7">
        <w:rPr>
          <w:sz w:val="24"/>
          <w:szCs w:val="24"/>
        </w:rPr>
        <w:t xml:space="preserve"> </w:t>
      </w:r>
      <w:r w:rsidR="0024216C" w:rsidRPr="00AE04F7">
        <w:rPr>
          <w:sz w:val="24"/>
          <w:szCs w:val="24"/>
        </w:rPr>
        <w:t>increas</w:t>
      </w:r>
      <w:r w:rsidR="00D0713B" w:rsidRPr="00AE04F7">
        <w:rPr>
          <w:sz w:val="24"/>
          <w:szCs w:val="24"/>
        </w:rPr>
        <w:t>ed</w:t>
      </w:r>
      <w:r w:rsidR="0024216C" w:rsidRPr="00AE04F7">
        <w:rPr>
          <w:sz w:val="24"/>
          <w:szCs w:val="24"/>
        </w:rPr>
        <w:t xml:space="preserve"> the input </w:t>
      </w:r>
      <w:r w:rsidR="00D0713B" w:rsidRPr="00AE04F7">
        <w:rPr>
          <w:sz w:val="24"/>
          <w:szCs w:val="24"/>
        </w:rPr>
        <w:t xml:space="preserve">to water treatment plants </w:t>
      </w:r>
      <w:r w:rsidR="00783D47" w:rsidRPr="00AE04F7">
        <w:rPr>
          <w:sz w:val="24"/>
          <w:szCs w:val="24"/>
        </w:rPr>
        <w:t xml:space="preserve">by about 30% </w:t>
      </w:r>
      <w:r w:rsidR="0024216C" w:rsidRPr="00AE04F7">
        <w:rPr>
          <w:sz w:val="24"/>
          <w:szCs w:val="24"/>
        </w:rPr>
        <w:t xml:space="preserve">in </w:t>
      </w:r>
      <w:r w:rsidR="00727AAF" w:rsidRPr="00AE04F7">
        <w:rPr>
          <w:sz w:val="24"/>
          <w:szCs w:val="24"/>
        </w:rPr>
        <w:t>person equivalents</w:t>
      </w:r>
      <w:r w:rsidR="0024216C" w:rsidRPr="00AE04F7">
        <w:rPr>
          <w:sz w:val="24"/>
          <w:szCs w:val="24"/>
        </w:rPr>
        <w:t xml:space="preserve">, </w:t>
      </w:r>
      <w:r w:rsidR="00783D47" w:rsidRPr="00AE04F7">
        <w:rPr>
          <w:sz w:val="24"/>
          <w:szCs w:val="24"/>
        </w:rPr>
        <w:t>BI-5</w:t>
      </w:r>
      <w:r w:rsidR="00386D0E" w:rsidRPr="00AE04F7">
        <w:rPr>
          <w:sz w:val="24"/>
          <w:szCs w:val="24"/>
        </w:rPr>
        <w:t xml:space="preserve"> over the period</w:t>
      </w:r>
      <w:r w:rsidR="00FC413F" w:rsidRPr="00AE04F7">
        <w:rPr>
          <w:sz w:val="24"/>
          <w:szCs w:val="24"/>
        </w:rPr>
        <w:t xml:space="preserve"> (</w:t>
      </w:r>
      <w:r w:rsidR="00B77C83" w:rsidRPr="00AE04F7">
        <w:rPr>
          <w:sz w:val="24"/>
          <w:szCs w:val="24"/>
        </w:rPr>
        <w:t>Danmarks Statistik)</w:t>
      </w:r>
      <w:r w:rsidR="00386D0E" w:rsidRPr="00AE04F7">
        <w:rPr>
          <w:sz w:val="24"/>
          <w:szCs w:val="24"/>
        </w:rPr>
        <w:t xml:space="preserve">. </w:t>
      </w:r>
    </w:p>
    <w:p w14:paraId="1FEB6FA5" w14:textId="6E337513" w:rsidR="00C84714" w:rsidRPr="00AE04F7" w:rsidRDefault="00B77C83" w:rsidP="00F76B6C">
      <w:pPr>
        <w:rPr>
          <w:sz w:val="24"/>
          <w:szCs w:val="24"/>
        </w:rPr>
      </w:pPr>
      <w:r w:rsidRPr="00AE04F7">
        <w:rPr>
          <w:sz w:val="24"/>
          <w:szCs w:val="24"/>
        </w:rPr>
        <w:t>N</w:t>
      </w:r>
      <w:r w:rsidR="001715B6" w:rsidRPr="00AE04F7">
        <w:rPr>
          <w:sz w:val="24"/>
          <w:szCs w:val="24"/>
        </w:rPr>
        <w:t>utrient loss</w:t>
      </w:r>
      <w:r w:rsidR="00386D0E" w:rsidRPr="00AE04F7">
        <w:rPr>
          <w:sz w:val="24"/>
          <w:szCs w:val="24"/>
        </w:rPr>
        <w:t>es</w:t>
      </w:r>
      <w:r w:rsidR="001715B6" w:rsidRPr="00AE04F7">
        <w:rPr>
          <w:sz w:val="24"/>
          <w:szCs w:val="24"/>
        </w:rPr>
        <w:t xml:space="preserve"> from cultivated fields has been less</w:t>
      </w:r>
      <w:r w:rsidR="00727AAF" w:rsidRPr="00AE04F7">
        <w:rPr>
          <w:sz w:val="24"/>
          <w:szCs w:val="24"/>
        </w:rPr>
        <w:t xml:space="preserve"> </w:t>
      </w:r>
      <w:r w:rsidR="009454C8" w:rsidRPr="00AE04F7">
        <w:rPr>
          <w:sz w:val="24"/>
          <w:szCs w:val="24"/>
        </w:rPr>
        <w:t xml:space="preserve">firmly </w:t>
      </w:r>
      <w:r w:rsidR="00727AAF" w:rsidRPr="00AE04F7">
        <w:rPr>
          <w:sz w:val="24"/>
          <w:szCs w:val="24"/>
        </w:rPr>
        <w:t>regulated</w:t>
      </w:r>
      <w:r w:rsidR="00386D0E" w:rsidRPr="00AE04F7">
        <w:rPr>
          <w:sz w:val="24"/>
          <w:szCs w:val="24"/>
        </w:rPr>
        <w:t xml:space="preserve">, </w:t>
      </w:r>
      <w:r w:rsidRPr="00AE04F7">
        <w:rPr>
          <w:sz w:val="24"/>
          <w:szCs w:val="24"/>
        </w:rPr>
        <w:t>b</w:t>
      </w:r>
      <w:r w:rsidR="00873CCE" w:rsidRPr="00AE04F7">
        <w:rPr>
          <w:sz w:val="24"/>
          <w:szCs w:val="24"/>
        </w:rPr>
        <w:t xml:space="preserve">ut </w:t>
      </w:r>
      <w:r w:rsidR="0097593D" w:rsidRPr="00AE04F7">
        <w:rPr>
          <w:sz w:val="24"/>
          <w:szCs w:val="24"/>
        </w:rPr>
        <w:t xml:space="preserve">lack of </w:t>
      </w:r>
      <w:r w:rsidR="00873CCE" w:rsidRPr="00AE04F7">
        <w:rPr>
          <w:sz w:val="24"/>
          <w:szCs w:val="24"/>
        </w:rPr>
        <w:t xml:space="preserve">direct measurements </w:t>
      </w:r>
      <w:r w:rsidR="0024216C" w:rsidRPr="00AE04F7">
        <w:rPr>
          <w:sz w:val="24"/>
          <w:szCs w:val="24"/>
        </w:rPr>
        <w:t xml:space="preserve">of the different routes </w:t>
      </w:r>
      <w:r w:rsidR="007470C1" w:rsidRPr="00AE04F7">
        <w:rPr>
          <w:sz w:val="24"/>
          <w:szCs w:val="24"/>
        </w:rPr>
        <w:t xml:space="preserve">of </w:t>
      </w:r>
      <w:r w:rsidR="0024216C" w:rsidRPr="00AE04F7">
        <w:rPr>
          <w:sz w:val="24"/>
          <w:szCs w:val="24"/>
        </w:rPr>
        <w:t xml:space="preserve">losses </w:t>
      </w:r>
      <w:r w:rsidR="00873CCE" w:rsidRPr="00AE04F7">
        <w:rPr>
          <w:sz w:val="24"/>
          <w:szCs w:val="24"/>
        </w:rPr>
        <w:t xml:space="preserve">makes it difficult to </w:t>
      </w:r>
      <w:r w:rsidR="00FC413F" w:rsidRPr="00AE04F7">
        <w:rPr>
          <w:sz w:val="24"/>
          <w:szCs w:val="24"/>
        </w:rPr>
        <w:t xml:space="preserve">quantify </w:t>
      </w:r>
      <w:r w:rsidR="00873CCE" w:rsidRPr="00AE04F7">
        <w:rPr>
          <w:sz w:val="24"/>
          <w:szCs w:val="24"/>
        </w:rPr>
        <w:t xml:space="preserve">the </w:t>
      </w:r>
      <w:r w:rsidR="00D0713B" w:rsidRPr="00AE04F7">
        <w:rPr>
          <w:sz w:val="24"/>
          <w:szCs w:val="24"/>
        </w:rPr>
        <w:t>l</w:t>
      </w:r>
      <w:r w:rsidRPr="00AE04F7">
        <w:rPr>
          <w:sz w:val="24"/>
          <w:szCs w:val="24"/>
        </w:rPr>
        <w:t>osses</w:t>
      </w:r>
      <w:r w:rsidR="007E475E" w:rsidRPr="00AE04F7">
        <w:rPr>
          <w:sz w:val="24"/>
          <w:szCs w:val="24"/>
        </w:rPr>
        <w:t xml:space="preserve">. </w:t>
      </w:r>
      <w:r w:rsidR="0024216C" w:rsidRPr="00AE04F7">
        <w:rPr>
          <w:sz w:val="24"/>
          <w:szCs w:val="24"/>
        </w:rPr>
        <w:t>Nonetheless, it is important to compare losses from urban areas and cultivated fields</w:t>
      </w:r>
      <w:r w:rsidR="00C84714" w:rsidRPr="00AE04F7">
        <w:rPr>
          <w:sz w:val="24"/>
          <w:szCs w:val="24"/>
        </w:rPr>
        <w:t xml:space="preserve"> because </w:t>
      </w:r>
      <w:r w:rsidR="00C84714" w:rsidRPr="00AE04F7">
        <w:rPr>
          <w:sz w:val="24"/>
          <w:szCs w:val="24"/>
        </w:rPr>
        <w:lastRenderedPageBreak/>
        <w:t xml:space="preserve">large sums have been invested to reduce urban losses bringing </w:t>
      </w:r>
      <w:r w:rsidR="00700082" w:rsidRPr="00AE04F7">
        <w:rPr>
          <w:sz w:val="24"/>
          <w:szCs w:val="24"/>
        </w:rPr>
        <w:t xml:space="preserve">the </w:t>
      </w:r>
      <w:r w:rsidR="00FC413F" w:rsidRPr="00AE04F7">
        <w:rPr>
          <w:sz w:val="24"/>
          <w:szCs w:val="24"/>
        </w:rPr>
        <w:t xml:space="preserve">sewage </w:t>
      </w:r>
      <w:r w:rsidR="00700082" w:rsidRPr="00AE04F7">
        <w:rPr>
          <w:sz w:val="24"/>
          <w:szCs w:val="24"/>
        </w:rPr>
        <w:t>outlet</w:t>
      </w:r>
      <w:r w:rsidR="00FC413F" w:rsidRPr="00AE04F7">
        <w:rPr>
          <w:sz w:val="24"/>
          <w:szCs w:val="24"/>
        </w:rPr>
        <w:t>s</w:t>
      </w:r>
      <w:r w:rsidR="00700082" w:rsidRPr="00AE04F7">
        <w:rPr>
          <w:sz w:val="24"/>
          <w:szCs w:val="24"/>
        </w:rPr>
        <w:t xml:space="preserve"> </w:t>
      </w:r>
      <w:r w:rsidR="00C84714" w:rsidRPr="00AE04F7">
        <w:rPr>
          <w:sz w:val="24"/>
          <w:szCs w:val="24"/>
        </w:rPr>
        <w:t>close to the best technical practice</w:t>
      </w:r>
      <w:r w:rsidR="00700082" w:rsidRPr="00AE04F7">
        <w:rPr>
          <w:sz w:val="24"/>
          <w:szCs w:val="24"/>
        </w:rPr>
        <w:t xml:space="preserve"> (</w:t>
      </w:r>
      <w:r w:rsidR="00700082" w:rsidRPr="00AE04F7">
        <w:rPr>
          <w:rFonts w:cstheme="minorHAnsi"/>
          <w:sz w:val="24"/>
          <w:szCs w:val="24"/>
        </w:rPr>
        <w:t>≤</w:t>
      </w:r>
      <w:r w:rsidR="00700082" w:rsidRPr="00AE04F7">
        <w:rPr>
          <w:sz w:val="24"/>
          <w:szCs w:val="24"/>
        </w:rPr>
        <w:t xml:space="preserve"> 0.15 mg TP L</w:t>
      </w:r>
      <w:r w:rsidR="00700082" w:rsidRPr="00AE04F7">
        <w:rPr>
          <w:sz w:val="24"/>
          <w:szCs w:val="24"/>
          <w:vertAlign w:val="superscript"/>
        </w:rPr>
        <w:t>-1</w:t>
      </w:r>
      <w:r w:rsidR="00700082" w:rsidRPr="00AE04F7">
        <w:rPr>
          <w:sz w:val="24"/>
          <w:szCs w:val="24"/>
        </w:rPr>
        <w:t>)</w:t>
      </w:r>
      <w:r w:rsidR="00C84714" w:rsidRPr="00AE04F7">
        <w:rPr>
          <w:sz w:val="24"/>
          <w:szCs w:val="24"/>
        </w:rPr>
        <w:t xml:space="preserve">. </w:t>
      </w:r>
    </w:p>
    <w:p w14:paraId="6B4D5768" w14:textId="4389547D" w:rsidR="00E7783F" w:rsidRPr="00AE04F7" w:rsidRDefault="007E475E" w:rsidP="00727AAF">
      <w:pPr>
        <w:rPr>
          <w:sz w:val="24"/>
          <w:szCs w:val="24"/>
        </w:rPr>
      </w:pPr>
      <w:r w:rsidRPr="00AE04F7">
        <w:rPr>
          <w:sz w:val="24"/>
          <w:szCs w:val="24"/>
        </w:rPr>
        <w:t>The e</w:t>
      </w:r>
      <w:r w:rsidR="001715B6" w:rsidRPr="00AE04F7">
        <w:rPr>
          <w:sz w:val="24"/>
          <w:szCs w:val="24"/>
        </w:rPr>
        <w:t xml:space="preserve">stimated contributions </w:t>
      </w:r>
      <w:r w:rsidRPr="00AE04F7">
        <w:rPr>
          <w:sz w:val="24"/>
          <w:szCs w:val="24"/>
        </w:rPr>
        <w:t>from rural areas (with agriculture as the main land use</w:t>
      </w:r>
      <w:r w:rsidR="0097593D" w:rsidRPr="00AE04F7">
        <w:rPr>
          <w:sz w:val="24"/>
          <w:szCs w:val="24"/>
        </w:rPr>
        <w:t xml:space="preserve"> and </w:t>
      </w:r>
      <w:r w:rsidR="00D0713B" w:rsidRPr="00AE04F7">
        <w:rPr>
          <w:sz w:val="24"/>
          <w:szCs w:val="24"/>
        </w:rPr>
        <w:t xml:space="preserve">by far the main </w:t>
      </w:r>
      <w:r w:rsidR="0097593D" w:rsidRPr="00AE04F7">
        <w:rPr>
          <w:sz w:val="24"/>
          <w:szCs w:val="24"/>
        </w:rPr>
        <w:t>nutrient source</w:t>
      </w:r>
      <w:r w:rsidRPr="00AE04F7">
        <w:rPr>
          <w:sz w:val="24"/>
          <w:szCs w:val="24"/>
        </w:rPr>
        <w:t xml:space="preserve">) </w:t>
      </w:r>
      <w:r w:rsidR="001715B6" w:rsidRPr="00AE04F7">
        <w:rPr>
          <w:sz w:val="24"/>
          <w:szCs w:val="24"/>
        </w:rPr>
        <w:t xml:space="preserve">to </w:t>
      </w:r>
      <w:r w:rsidRPr="00AE04F7">
        <w:rPr>
          <w:sz w:val="24"/>
          <w:szCs w:val="24"/>
        </w:rPr>
        <w:t xml:space="preserve">the </w:t>
      </w:r>
      <w:r w:rsidR="00386D0E" w:rsidRPr="00AE04F7">
        <w:rPr>
          <w:sz w:val="24"/>
          <w:szCs w:val="24"/>
        </w:rPr>
        <w:t xml:space="preserve">total </w:t>
      </w:r>
      <w:r w:rsidRPr="00AE04F7">
        <w:rPr>
          <w:sz w:val="24"/>
          <w:szCs w:val="24"/>
        </w:rPr>
        <w:t>inlet</w:t>
      </w:r>
      <w:r w:rsidR="00EA5321" w:rsidRPr="00AE04F7">
        <w:rPr>
          <w:sz w:val="24"/>
          <w:szCs w:val="24"/>
        </w:rPr>
        <w:t>s</w:t>
      </w:r>
      <w:r w:rsidRPr="00AE04F7">
        <w:rPr>
          <w:sz w:val="24"/>
          <w:szCs w:val="24"/>
        </w:rPr>
        <w:t xml:space="preserve"> </w:t>
      </w:r>
      <w:r w:rsidR="001715B6" w:rsidRPr="00AE04F7">
        <w:rPr>
          <w:sz w:val="24"/>
          <w:szCs w:val="24"/>
        </w:rPr>
        <w:t>to Lake Arresø are presently about 90% for TN and 68% for TP</w:t>
      </w:r>
      <w:r w:rsidR="00727AAF" w:rsidRPr="00AE04F7">
        <w:rPr>
          <w:sz w:val="24"/>
          <w:szCs w:val="24"/>
        </w:rPr>
        <w:t xml:space="preserve"> </w:t>
      </w:r>
      <w:r w:rsidR="009454C8" w:rsidRPr="00AE04F7">
        <w:rPr>
          <w:sz w:val="24"/>
          <w:szCs w:val="24"/>
        </w:rPr>
        <w:t>when</w:t>
      </w:r>
      <w:r w:rsidR="00727AAF" w:rsidRPr="00AE04F7">
        <w:rPr>
          <w:sz w:val="24"/>
          <w:szCs w:val="24"/>
        </w:rPr>
        <w:t xml:space="preserve"> calculated </w:t>
      </w:r>
      <w:r w:rsidR="009454C8" w:rsidRPr="00AE04F7">
        <w:rPr>
          <w:sz w:val="24"/>
          <w:szCs w:val="24"/>
        </w:rPr>
        <w:t xml:space="preserve">as </w:t>
      </w:r>
      <w:r w:rsidR="00B77C83" w:rsidRPr="00AE04F7">
        <w:rPr>
          <w:sz w:val="24"/>
          <w:szCs w:val="24"/>
        </w:rPr>
        <w:t xml:space="preserve">the </w:t>
      </w:r>
      <w:r w:rsidR="00727AAF" w:rsidRPr="00AE04F7">
        <w:rPr>
          <w:sz w:val="24"/>
          <w:szCs w:val="24"/>
        </w:rPr>
        <w:t>difference</w:t>
      </w:r>
      <w:r w:rsidR="00B77C83" w:rsidRPr="00AE04F7">
        <w:rPr>
          <w:sz w:val="24"/>
          <w:szCs w:val="24"/>
        </w:rPr>
        <w:t xml:space="preserve"> between </w:t>
      </w:r>
      <w:r w:rsidR="00873CCE" w:rsidRPr="00AE04F7">
        <w:rPr>
          <w:sz w:val="24"/>
          <w:szCs w:val="24"/>
        </w:rPr>
        <w:t xml:space="preserve">total </w:t>
      </w:r>
      <w:r w:rsidR="00B77C83" w:rsidRPr="00AE04F7">
        <w:rPr>
          <w:sz w:val="24"/>
          <w:szCs w:val="24"/>
        </w:rPr>
        <w:t xml:space="preserve">inlets </w:t>
      </w:r>
      <w:r w:rsidR="00783D47" w:rsidRPr="00AE04F7">
        <w:rPr>
          <w:sz w:val="24"/>
          <w:szCs w:val="24"/>
        </w:rPr>
        <w:t xml:space="preserve">minus </w:t>
      </w:r>
      <w:r w:rsidR="00B77C83" w:rsidRPr="00AE04F7">
        <w:rPr>
          <w:sz w:val="24"/>
          <w:szCs w:val="24"/>
        </w:rPr>
        <w:t>urban outlets</w:t>
      </w:r>
      <w:r w:rsidR="001715B6" w:rsidRPr="00AE04F7">
        <w:rPr>
          <w:sz w:val="24"/>
          <w:szCs w:val="24"/>
        </w:rPr>
        <w:t>.</w:t>
      </w:r>
      <w:r w:rsidR="00386D0E" w:rsidRPr="00AE04F7">
        <w:rPr>
          <w:sz w:val="24"/>
          <w:szCs w:val="24"/>
        </w:rPr>
        <w:t xml:space="preserve"> </w:t>
      </w:r>
      <w:r w:rsidR="0024216C" w:rsidRPr="00AE04F7">
        <w:rPr>
          <w:sz w:val="24"/>
          <w:szCs w:val="24"/>
        </w:rPr>
        <w:t xml:space="preserve">The </w:t>
      </w:r>
      <w:r w:rsidR="00386D0E" w:rsidRPr="00AE04F7">
        <w:rPr>
          <w:sz w:val="24"/>
          <w:szCs w:val="24"/>
        </w:rPr>
        <w:t>estimated annual P loss</w:t>
      </w:r>
      <w:r w:rsidR="00783D47" w:rsidRPr="00AE04F7">
        <w:rPr>
          <w:sz w:val="24"/>
          <w:szCs w:val="24"/>
        </w:rPr>
        <w:t>es</w:t>
      </w:r>
      <w:r w:rsidR="00386D0E" w:rsidRPr="00AE04F7">
        <w:rPr>
          <w:sz w:val="24"/>
          <w:szCs w:val="24"/>
        </w:rPr>
        <w:t xml:space="preserve"> from cultivated areas to Lake Arresø was 5.5 tons</w:t>
      </w:r>
      <w:r w:rsidR="00B77C83" w:rsidRPr="00AE04F7">
        <w:rPr>
          <w:sz w:val="24"/>
          <w:szCs w:val="24"/>
        </w:rPr>
        <w:t xml:space="preserve"> in 198</w:t>
      </w:r>
      <w:r w:rsidR="0097593D" w:rsidRPr="00AE04F7">
        <w:rPr>
          <w:sz w:val="24"/>
          <w:szCs w:val="24"/>
        </w:rPr>
        <w:t>6</w:t>
      </w:r>
      <w:r w:rsidR="00E23DFF" w:rsidRPr="00AE04F7">
        <w:rPr>
          <w:sz w:val="24"/>
          <w:szCs w:val="24"/>
        </w:rPr>
        <w:t xml:space="preserve"> </w:t>
      </w:r>
      <w:r w:rsidR="00727AAF" w:rsidRPr="00AE04F7">
        <w:rPr>
          <w:sz w:val="24"/>
          <w:szCs w:val="24"/>
        </w:rPr>
        <w:t>(C</w:t>
      </w:r>
      <w:r w:rsidR="00873CCE" w:rsidRPr="00AE04F7">
        <w:rPr>
          <w:sz w:val="24"/>
          <w:szCs w:val="24"/>
        </w:rPr>
        <w:t>OWIc</w:t>
      </w:r>
      <w:r w:rsidR="00727AAF" w:rsidRPr="00AE04F7">
        <w:rPr>
          <w:sz w:val="24"/>
          <w:szCs w:val="24"/>
        </w:rPr>
        <w:t>onsult 198</w:t>
      </w:r>
      <w:r w:rsidR="0097593D" w:rsidRPr="00AE04F7">
        <w:rPr>
          <w:sz w:val="24"/>
          <w:szCs w:val="24"/>
        </w:rPr>
        <w:t>9</w:t>
      </w:r>
      <w:r w:rsidR="00727AAF" w:rsidRPr="00AE04F7">
        <w:rPr>
          <w:sz w:val="24"/>
          <w:szCs w:val="24"/>
        </w:rPr>
        <w:t>)</w:t>
      </w:r>
      <w:r w:rsidR="00B77C83" w:rsidRPr="00AE04F7">
        <w:rPr>
          <w:sz w:val="24"/>
          <w:szCs w:val="24"/>
        </w:rPr>
        <w:t>. A</w:t>
      </w:r>
      <w:r w:rsidR="00E10125" w:rsidRPr="00AE04F7">
        <w:rPr>
          <w:sz w:val="24"/>
          <w:szCs w:val="24"/>
        </w:rPr>
        <w:t xml:space="preserve">ssuming that the present loss is of the same order, </w:t>
      </w:r>
      <w:r w:rsidR="00B77C83" w:rsidRPr="00AE04F7">
        <w:rPr>
          <w:sz w:val="24"/>
          <w:szCs w:val="24"/>
        </w:rPr>
        <w:t xml:space="preserve">it exceeds urban losses </w:t>
      </w:r>
      <w:r w:rsidR="00700082" w:rsidRPr="00AE04F7">
        <w:rPr>
          <w:sz w:val="24"/>
          <w:szCs w:val="24"/>
        </w:rPr>
        <w:t>2</w:t>
      </w:r>
      <w:r w:rsidR="00C84714" w:rsidRPr="00AE04F7">
        <w:rPr>
          <w:sz w:val="24"/>
          <w:szCs w:val="24"/>
        </w:rPr>
        <w:t>.5</w:t>
      </w:r>
      <w:r w:rsidR="00B77C83" w:rsidRPr="00AE04F7">
        <w:rPr>
          <w:sz w:val="24"/>
          <w:szCs w:val="24"/>
        </w:rPr>
        <w:t>-fold.</w:t>
      </w:r>
      <w:r w:rsidR="00E10125" w:rsidRPr="00AE04F7">
        <w:rPr>
          <w:sz w:val="24"/>
          <w:szCs w:val="24"/>
        </w:rPr>
        <w:t xml:space="preserve"> </w:t>
      </w:r>
      <w:r w:rsidR="004C1D22" w:rsidRPr="00AE04F7">
        <w:rPr>
          <w:sz w:val="24"/>
          <w:szCs w:val="24"/>
        </w:rPr>
        <w:t>A thir</w:t>
      </w:r>
      <w:r w:rsidR="00153934" w:rsidRPr="00AE04F7">
        <w:rPr>
          <w:sz w:val="24"/>
          <w:szCs w:val="24"/>
        </w:rPr>
        <w:t xml:space="preserve">d estimate using </w:t>
      </w:r>
      <w:r w:rsidR="004C1D22" w:rsidRPr="00AE04F7">
        <w:rPr>
          <w:sz w:val="24"/>
          <w:szCs w:val="24"/>
        </w:rPr>
        <w:t xml:space="preserve">recent </w:t>
      </w:r>
      <w:r w:rsidR="00153934" w:rsidRPr="00AE04F7">
        <w:rPr>
          <w:sz w:val="24"/>
          <w:szCs w:val="24"/>
        </w:rPr>
        <w:t>model</w:t>
      </w:r>
      <w:r w:rsidR="007470C1" w:rsidRPr="00AE04F7">
        <w:rPr>
          <w:sz w:val="24"/>
          <w:szCs w:val="24"/>
        </w:rPr>
        <w:t>s</w:t>
      </w:r>
      <w:r w:rsidR="00153934" w:rsidRPr="00AE04F7">
        <w:rPr>
          <w:sz w:val="24"/>
          <w:szCs w:val="24"/>
        </w:rPr>
        <w:t xml:space="preserve"> </w:t>
      </w:r>
      <w:r w:rsidR="00EA5321" w:rsidRPr="00AE04F7">
        <w:rPr>
          <w:sz w:val="24"/>
          <w:szCs w:val="24"/>
        </w:rPr>
        <w:t xml:space="preserve">of </w:t>
      </w:r>
      <w:r w:rsidR="00503546" w:rsidRPr="00AE04F7">
        <w:rPr>
          <w:sz w:val="24"/>
          <w:szCs w:val="24"/>
        </w:rPr>
        <w:t xml:space="preserve">annual </w:t>
      </w:r>
      <w:r w:rsidR="00700082" w:rsidRPr="00AE04F7">
        <w:rPr>
          <w:sz w:val="24"/>
          <w:szCs w:val="24"/>
        </w:rPr>
        <w:t xml:space="preserve">losses at </w:t>
      </w:r>
      <w:r w:rsidR="00026B71" w:rsidRPr="00AE04F7">
        <w:rPr>
          <w:sz w:val="24"/>
          <w:szCs w:val="24"/>
        </w:rPr>
        <w:t>20</w:t>
      </w:r>
      <w:ins w:id="203" w:author="Jonas Stage Sø" w:date="2025-03-17T15:24:00Z" w16du:dateUtc="2025-03-17T14:24:00Z">
        <w:r w:rsidR="00D3684E" w:rsidRPr="00AE04F7">
          <w:rPr>
            <w:sz w:val="24"/>
            <w:szCs w:val="24"/>
          </w:rPr>
          <w:t>–</w:t>
        </w:r>
      </w:ins>
      <w:del w:id="204" w:author="Jonas Stage Sø" w:date="2025-03-17T15:24:00Z" w16du:dateUtc="2025-03-17T14:24:00Z">
        <w:r w:rsidR="00026B71" w:rsidRPr="00AE04F7" w:rsidDel="00D3684E">
          <w:rPr>
            <w:sz w:val="24"/>
            <w:szCs w:val="24"/>
          </w:rPr>
          <w:delText>-</w:delText>
        </w:r>
      </w:del>
      <w:r w:rsidR="00026B71" w:rsidRPr="00AE04F7">
        <w:rPr>
          <w:sz w:val="24"/>
          <w:szCs w:val="24"/>
        </w:rPr>
        <w:t>30 kg P km</w:t>
      </w:r>
      <w:r w:rsidR="00026B71" w:rsidRPr="00AE04F7">
        <w:rPr>
          <w:sz w:val="24"/>
          <w:szCs w:val="24"/>
          <w:vertAlign w:val="superscript"/>
        </w:rPr>
        <w:t>-2</w:t>
      </w:r>
      <w:r w:rsidR="00026B71" w:rsidRPr="00AE04F7">
        <w:rPr>
          <w:sz w:val="24"/>
          <w:szCs w:val="24"/>
        </w:rPr>
        <w:t xml:space="preserve"> </w:t>
      </w:r>
      <w:r w:rsidR="00700082" w:rsidRPr="00AE04F7">
        <w:rPr>
          <w:sz w:val="24"/>
          <w:szCs w:val="24"/>
        </w:rPr>
        <w:t>from</w:t>
      </w:r>
      <w:r w:rsidR="00EA5321" w:rsidRPr="00AE04F7">
        <w:rPr>
          <w:sz w:val="24"/>
          <w:szCs w:val="24"/>
        </w:rPr>
        <w:t xml:space="preserve"> cultivated field</w:t>
      </w:r>
      <w:r w:rsidR="007470C1" w:rsidRPr="00AE04F7">
        <w:rPr>
          <w:sz w:val="24"/>
          <w:szCs w:val="24"/>
        </w:rPr>
        <w:t>s in the catchment</w:t>
      </w:r>
      <w:r w:rsidR="00EA5321" w:rsidRPr="00AE04F7">
        <w:rPr>
          <w:sz w:val="24"/>
          <w:szCs w:val="24"/>
        </w:rPr>
        <w:t xml:space="preserve"> </w:t>
      </w:r>
      <w:r w:rsidR="00C84714" w:rsidRPr="00AE04F7">
        <w:rPr>
          <w:sz w:val="24"/>
          <w:szCs w:val="24"/>
        </w:rPr>
        <w:t xml:space="preserve">yields </w:t>
      </w:r>
      <w:r w:rsidR="00026B71" w:rsidRPr="00AE04F7">
        <w:rPr>
          <w:sz w:val="24"/>
          <w:szCs w:val="24"/>
        </w:rPr>
        <w:t>2.3</w:t>
      </w:r>
      <w:ins w:id="205" w:author="Jonas Stage Sø" w:date="2025-03-17T15:24:00Z" w16du:dateUtc="2025-03-17T14:24:00Z">
        <w:r w:rsidR="00D3684E" w:rsidRPr="00AE04F7">
          <w:rPr>
            <w:sz w:val="24"/>
            <w:szCs w:val="24"/>
          </w:rPr>
          <w:t>–</w:t>
        </w:r>
      </w:ins>
      <w:del w:id="206" w:author="Jonas Stage Sø" w:date="2025-03-17T15:24:00Z" w16du:dateUtc="2025-03-17T14:24:00Z">
        <w:r w:rsidR="00026B71" w:rsidRPr="00AE04F7" w:rsidDel="00D3684E">
          <w:rPr>
            <w:sz w:val="24"/>
            <w:szCs w:val="24"/>
          </w:rPr>
          <w:delText>-</w:delText>
        </w:r>
      </w:del>
      <w:r w:rsidR="00026B71" w:rsidRPr="00AE04F7">
        <w:rPr>
          <w:sz w:val="24"/>
          <w:szCs w:val="24"/>
        </w:rPr>
        <w:t>3.5 ton P</w:t>
      </w:r>
      <w:r w:rsidR="00EA5321" w:rsidRPr="00AE04F7">
        <w:rPr>
          <w:sz w:val="24"/>
          <w:szCs w:val="24"/>
        </w:rPr>
        <w:t xml:space="preserve"> </w:t>
      </w:r>
      <w:r w:rsidR="00026B71" w:rsidRPr="00AE04F7">
        <w:rPr>
          <w:sz w:val="24"/>
          <w:szCs w:val="24"/>
        </w:rPr>
        <w:t xml:space="preserve">(Heckrath and Andersen, figure 4.9.6 in Andersen and Heckrath 2020). </w:t>
      </w:r>
      <w:r w:rsidR="00C94544" w:rsidRPr="00AE04F7">
        <w:rPr>
          <w:sz w:val="24"/>
          <w:szCs w:val="24"/>
        </w:rPr>
        <w:t>Overall, the data suggest</w:t>
      </w:r>
      <w:r w:rsidR="00503546" w:rsidRPr="00AE04F7">
        <w:rPr>
          <w:sz w:val="24"/>
          <w:szCs w:val="24"/>
        </w:rPr>
        <w:t>s</w:t>
      </w:r>
      <w:r w:rsidR="00C94544" w:rsidRPr="00AE04F7">
        <w:rPr>
          <w:sz w:val="24"/>
          <w:szCs w:val="24"/>
        </w:rPr>
        <w:t xml:space="preserve"> that the most cost effective </w:t>
      </w:r>
      <w:r w:rsidR="007470C1" w:rsidRPr="00AE04F7">
        <w:rPr>
          <w:sz w:val="24"/>
          <w:szCs w:val="24"/>
        </w:rPr>
        <w:t>in</w:t>
      </w:r>
      <w:r w:rsidR="00670BB8" w:rsidRPr="00AE04F7">
        <w:rPr>
          <w:sz w:val="24"/>
          <w:szCs w:val="24"/>
        </w:rPr>
        <w:t xml:space="preserve">vestment </w:t>
      </w:r>
      <w:r w:rsidR="00EA5321" w:rsidRPr="00AE04F7">
        <w:rPr>
          <w:sz w:val="24"/>
          <w:szCs w:val="24"/>
        </w:rPr>
        <w:t xml:space="preserve">to reduce P-inputs to Lake Arresø </w:t>
      </w:r>
      <w:r w:rsidR="00C94544" w:rsidRPr="00AE04F7">
        <w:rPr>
          <w:sz w:val="24"/>
          <w:szCs w:val="24"/>
        </w:rPr>
        <w:t xml:space="preserve">would be to </w:t>
      </w:r>
      <w:r w:rsidR="007470C1" w:rsidRPr="00AE04F7">
        <w:rPr>
          <w:sz w:val="24"/>
          <w:szCs w:val="24"/>
        </w:rPr>
        <w:t xml:space="preserve">cut-down </w:t>
      </w:r>
      <w:r w:rsidR="00EA5321" w:rsidRPr="00AE04F7">
        <w:rPr>
          <w:sz w:val="24"/>
          <w:szCs w:val="24"/>
        </w:rPr>
        <w:t xml:space="preserve">losses </w:t>
      </w:r>
      <w:r w:rsidR="00C94544" w:rsidRPr="00AE04F7">
        <w:rPr>
          <w:sz w:val="24"/>
          <w:szCs w:val="24"/>
        </w:rPr>
        <w:t>from cultivated fields in the catchment.</w:t>
      </w:r>
    </w:p>
    <w:p w14:paraId="33E5D519" w14:textId="51AFC33A" w:rsidR="00503546" w:rsidRPr="00AE04F7" w:rsidRDefault="001637B3" w:rsidP="00727AAF">
      <w:pPr>
        <w:rPr>
          <w:sz w:val="24"/>
          <w:szCs w:val="24"/>
        </w:rPr>
      </w:pPr>
      <w:r w:rsidRPr="00AE04F7">
        <w:rPr>
          <w:sz w:val="24"/>
          <w:szCs w:val="24"/>
        </w:rPr>
        <w:t xml:space="preserve">While urban and rural areas both contribute to external P loading of Lake Arresø, rural areas are by far the main contributor to external N loading. </w:t>
      </w:r>
      <w:r w:rsidR="00E7783F" w:rsidRPr="00AE04F7">
        <w:rPr>
          <w:sz w:val="24"/>
          <w:szCs w:val="24"/>
        </w:rPr>
        <w:t xml:space="preserve">Both </w:t>
      </w:r>
      <w:r w:rsidR="007470C1" w:rsidRPr="00AE04F7">
        <w:rPr>
          <w:sz w:val="24"/>
          <w:szCs w:val="24"/>
        </w:rPr>
        <w:t xml:space="preserve">N and P </w:t>
      </w:r>
      <w:r w:rsidRPr="00AE04F7">
        <w:rPr>
          <w:sz w:val="24"/>
          <w:szCs w:val="24"/>
        </w:rPr>
        <w:t xml:space="preserve">may contribute </w:t>
      </w:r>
      <w:r w:rsidR="00E7783F" w:rsidRPr="00AE04F7">
        <w:rPr>
          <w:sz w:val="24"/>
          <w:szCs w:val="24"/>
        </w:rPr>
        <w:t>to limit</w:t>
      </w:r>
      <w:r w:rsidRPr="00AE04F7">
        <w:rPr>
          <w:sz w:val="24"/>
          <w:szCs w:val="24"/>
        </w:rPr>
        <w:t xml:space="preserve">ation of </w:t>
      </w:r>
      <w:r w:rsidR="00E7783F" w:rsidRPr="00AE04F7">
        <w:rPr>
          <w:sz w:val="24"/>
          <w:szCs w:val="24"/>
        </w:rPr>
        <w:t>the phytoplankton biomass</w:t>
      </w:r>
      <w:r w:rsidR="004E0AA6" w:rsidRPr="00AE04F7">
        <w:rPr>
          <w:sz w:val="24"/>
          <w:szCs w:val="24"/>
        </w:rPr>
        <w:t xml:space="preserve">, </w:t>
      </w:r>
      <w:r w:rsidR="007470C1" w:rsidRPr="00AE04F7">
        <w:rPr>
          <w:sz w:val="24"/>
          <w:szCs w:val="24"/>
        </w:rPr>
        <w:t xml:space="preserve">the </w:t>
      </w:r>
      <w:r w:rsidR="004E0AA6" w:rsidRPr="00AE04F7">
        <w:rPr>
          <w:sz w:val="24"/>
          <w:szCs w:val="24"/>
        </w:rPr>
        <w:t xml:space="preserve">suspended particles </w:t>
      </w:r>
      <w:r w:rsidR="00E7783F" w:rsidRPr="00AE04F7">
        <w:rPr>
          <w:sz w:val="24"/>
          <w:szCs w:val="24"/>
        </w:rPr>
        <w:t>and the water transparency</w:t>
      </w:r>
      <w:r w:rsidR="004E0AA6" w:rsidRPr="00AE04F7">
        <w:rPr>
          <w:sz w:val="24"/>
          <w:szCs w:val="24"/>
        </w:rPr>
        <w:t xml:space="preserve">. </w:t>
      </w:r>
      <w:r w:rsidR="00670BB8" w:rsidRPr="00AE04F7">
        <w:rPr>
          <w:sz w:val="24"/>
          <w:szCs w:val="24"/>
        </w:rPr>
        <w:t>P</w:t>
      </w:r>
      <w:r w:rsidR="00E7783F" w:rsidRPr="00AE04F7">
        <w:rPr>
          <w:sz w:val="24"/>
          <w:szCs w:val="24"/>
        </w:rPr>
        <w:t>hosphate</w:t>
      </w:r>
      <w:r w:rsidRPr="00AE04F7">
        <w:rPr>
          <w:sz w:val="24"/>
          <w:szCs w:val="24"/>
        </w:rPr>
        <w:t xml:space="preserve">, nitrate and ammonium </w:t>
      </w:r>
      <w:r w:rsidR="004E0AA6" w:rsidRPr="00AE04F7">
        <w:rPr>
          <w:sz w:val="24"/>
          <w:szCs w:val="24"/>
        </w:rPr>
        <w:t xml:space="preserve">all </w:t>
      </w:r>
      <w:r w:rsidRPr="00AE04F7">
        <w:rPr>
          <w:sz w:val="24"/>
          <w:szCs w:val="24"/>
        </w:rPr>
        <w:t xml:space="preserve">decrease during summer </w:t>
      </w:r>
      <w:r w:rsidR="00E7783F" w:rsidRPr="00AE04F7">
        <w:rPr>
          <w:sz w:val="24"/>
          <w:szCs w:val="24"/>
        </w:rPr>
        <w:t xml:space="preserve">below </w:t>
      </w:r>
      <w:r w:rsidR="003D31C9" w:rsidRPr="00AE04F7">
        <w:rPr>
          <w:sz w:val="24"/>
          <w:szCs w:val="24"/>
        </w:rPr>
        <w:t xml:space="preserve">limiting </w:t>
      </w:r>
      <w:r w:rsidR="007470C1" w:rsidRPr="00AE04F7">
        <w:rPr>
          <w:sz w:val="24"/>
          <w:szCs w:val="24"/>
        </w:rPr>
        <w:t>thresholds</w:t>
      </w:r>
      <w:r w:rsidR="00E7783F" w:rsidRPr="00AE04F7">
        <w:rPr>
          <w:sz w:val="24"/>
          <w:szCs w:val="24"/>
        </w:rPr>
        <w:t xml:space="preserve"> (i.e. 5 </w:t>
      </w:r>
      <w:r w:rsidR="00E7783F" w:rsidRPr="00AE04F7">
        <w:rPr>
          <w:rFonts w:cstheme="minorHAnsi"/>
          <w:sz w:val="24"/>
          <w:szCs w:val="24"/>
        </w:rPr>
        <w:t>µ</w:t>
      </w:r>
      <w:r w:rsidR="00E7783F" w:rsidRPr="00AE04F7">
        <w:rPr>
          <w:sz w:val="24"/>
          <w:szCs w:val="24"/>
        </w:rPr>
        <w:t>g P L</w:t>
      </w:r>
      <w:r w:rsidR="00E7783F" w:rsidRPr="00AE04F7">
        <w:rPr>
          <w:sz w:val="24"/>
          <w:szCs w:val="24"/>
          <w:vertAlign w:val="superscript"/>
        </w:rPr>
        <w:t>-1</w:t>
      </w:r>
      <w:r w:rsidR="00E7783F" w:rsidRPr="00AE04F7">
        <w:rPr>
          <w:sz w:val="24"/>
          <w:szCs w:val="24"/>
        </w:rPr>
        <w:t xml:space="preserve"> and 50 </w:t>
      </w:r>
      <w:r w:rsidR="00E7783F" w:rsidRPr="00AE04F7">
        <w:rPr>
          <w:rFonts w:cstheme="minorHAnsi"/>
          <w:sz w:val="24"/>
          <w:szCs w:val="24"/>
        </w:rPr>
        <w:t>µ</w:t>
      </w:r>
      <w:r w:rsidR="007470C1" w:rsidRPr="00AE04F7">
        <w:rPr>
          <w:rFonts w:cstheme="minorHAnsi"/>
          <w:sz w:val="24"/>
          <w:szCs w:val="24"/>
        </w:rPr>
        <w:t xml:space="preserve">g </w:t>
      </w:r>
      <w:r w:rsidR="00E7783F" w:rsidRPr="00AE04F7">
        <w:rPr>
          <w:sz w:val="24"/>
          <w:szCs w:val="24"/>
        </w:rPr>
        <w:t>N L</w:t>
      </w:r>
      <w:r w:rsidR="00E7783F" w:rsidRPr="00AE04F7">
        <w:rPr>
          <w:sz w:val="24"/>
          <w:szCs w:val="24"/>
          <w:vertAlign w:val="superscript"/>
        </w:rPr>
        <w:t>-1</w:t>
      </w:r>
      <w:r w:rsidR="00E7783F" w:rsidRPr="00AE04F7">
        <w:rPr>
          <w:sz w:val="24"/>
          <w:szCs w:val="24"/>
        </w:rPr>
        <w:t>)</w:t>
      </w:r>
      <w:r w:rsidR="00FC413F" w:rsidRPr="00AE04F7">
        <w:rPr>
          <w:sz w:val="24"/>
          <w:szCs w:val="24"/>
        </w:rPr>
        <w:t xml:space="preserve"> </w:t>
      </w:r>
      <w:r w:rsidR="003D31C9" w:rsidRPr="00AE04F7">
        <w:rPr>
          <w:sz w:val="24"/>
          <w:szCs w:val="24"/>
        </w:rPr>
        <w:t xml:space="preserve">for the </w:t>
      </w:r>
      <w:r w:rsidR="00FC413F" w:rsidRPr="00AE04F7">
        <w:rPr>
          <w:sz w:val="24"/>
          <w:szCs w:val="24"/>
        </w:rPr>
        <w:t xml:space="preserve">phytoplankton </w:t>
      </w:r>
      <w:r w:rsidR="003D31C9" w:rsidRPr="00AE04F7">
        <w:rPr>
          <w:sz w:val="24"/>
          <w:szCs w:val="24"/>
        </w:rPr>
        <w:t xml:space="preserve">biomass </w:t>
      </w:r>
      <w:r w:rsidR="007470C1" w:rsidRPr="00AE04F7">
        <w:rPr>
          <w:sz w:val="24"/>
          <w:szCs w:val="24"/>
        </w:rPr>
        <w:t xml:space="preserve">and </w:t>
      </w:r>
      <w:r w:rsidR="00F47B24" w:rsidRPr="00AE04F7">
        <w:rPr>
          <w:sz w:val="24"/>
          <w:szCs w:val="24"/>
        </w:rPr>
        <w:t xml:space="preserve">those </w:t>
      </w:r>
      <w:r w:rsidR="00FC413F" w:rsidRPr="00AE04F7">
        <w:rPr>
          <w:sz w:val="24"/>
          <w:szCs w:val="24"/>
        </w:rPr>
        <w:t xml:space="preserve">low nutrient levels have become </w:t>
      </w:r>
      <w:r w:rsidR="007470C1" w:rsidRPr="00AE04F7">
        <w:rPr>
          <w:sz w:val="24"/>
          <w:szCs w:val="24"/>
        </w:rPr>
        <w:t xml:space="preserve">more frequent </w:t>
      </w:r>
      <w:r w:rsidR="004E0AA6" w:rsidRPr="00AE04F7">
        <w:rPr>
          <w:sz w:val="24"/>
          <w:szCs w:val="24"/>
        </w:rPr>
        <w:t xml:space="preserve">during the last </w:t>
      </w:r>
      <w:r w:rsidR="00F47B24" w:rsidRPr="00AE04F7">
        <w:rPr>
          <w:sz w:val="24"/>
          <w:szCs w:val="24"/>
        </w:rPr>
        <w:t xml:space="preserve">30 </w:t>
      </w:r>
      <w:r w:rsidR="004E0AA6" w:rsidRPr="00AE04F7">
        <w:rPr>
          <w:sz w:val="24"/>
          <w:szCs w:val="24"/>
        </w:rPr>
        <w:t>years</w:t>
      </w:r>
      <w:r w:rsidR="007470C1" w:rsidRPr="00AE04F7">
        <w:rPr>
          <w:sz w:val="24"/>
          <w:szCs w:val="24"/>
        </w:rPr>
        <w:t xml:space="preserve"> (Sand-Jensen et al. 2025)</w:t>
      </w:r>
      <w:r w:rsidR="004E0AA6" w:rsidRPr="00AE04F7">
        <w:rPr>
          <w:sz w:val="24"/>
          <w:szCs w:val="24"/>
        </w:rPr>
        <w:t xml:space="preserve">. </w:t>
      </w:r>
      <w:r w:rsidR="007470C1" w:rsidRPr="00AE04F7">
        <w:rPr>
          <w:sz w:val="24"/>
          <w:szCs w:val="24"/>
        </w:rPr>
        <w:t>However, t</w:t>
      </w:r>
      <w:r w:rsidR="004E0AA6" w:rsidRPr="00AE04F7">
        <w:rPr>
          <w:sz w:val="24"/>
          <w:szCs w:val="24"/>
        </w:rPr>
        <w:t xml:space="preserve">he </w:t>
      </w:r>
      <w:r w:rsidR="001E7905" w:rsidRPr="00AE04F7">
        <w:rPr>
          <w:sz w:val="24"/>
          <w:szCs w:val="24"/>
        </w:rPr>
        <w:t xml:space="preserve">uncertainty </w:t>
      </w:r>
      <w:r w:rsidR="004E0AA6" w:rsidRPr="00AE04F7">
        <w:rPr>
          <w:sz w:val="24"/>
          <w:szCs w:val="24"/>
        </w:rPr>
        <w:t>of re</w:t>
      </w:r>
      <w:r w:rsidR="00FC413F" w:rsidRPr="00AE04F7">
        <w:rPr>
          <w:sz w:val="24"/>
          <w:szCs w:val="24"/>
        </w:rPr>
        <w:t xml:space="preserve">sponses </w:t>
      </w:r>
      <w:r w:rsidR="004E0AA6" w:rsidRPr="00AE04F7">
        <w:rPr>
          <w:sz w:val="24"/>
          <w:szCs w:val="24"/>
        </w:rPr>
        <w:t xml:space="preserve">of </w:t>
      </w:r>
      <w:r w:rsidR="001E7905" w:rsidRPr="00AE04F7">
        <w:rPr>
          <w:sz w:val="24"/>
          <w:szCs w:val="24"/>
        </w:rPr>
        <w:t>light attenuation to lower in-lake TN and TP concentrations makes it difficult to come up with the</w:t>
      </w:r>
      <w:r w:rsidR="003D31C9" w:rsidRPr="00AE04F7">
        <w:rPr>
          <w:sz w:val="24"/>
          <w:szCs w:val="24"/>
        </w:rPr>
        <w:t xml:space="preserve"> exact </w:t>
      </w:r>
      <w:r w:rsidR="00FC413F" w:rsidRPr="00AE04F7">
        <w:rPr>
          <w:sz w:val="24"/>
          <w:szCs w:val="24"/>
        </w:rPr>
        <w:t xml:space="preserve">external </w:t>
      </w:r>
      <w:r w:rsidR="001E7905" w:rsidRPr="00AE04F7">
        <w:rPr>
          <w:sz w:val="24"/>
          <w:szCs w:val="24"/>
        </w:rPr>
        <w:t xml:space="preserve">nutrient inputs that may lead to sufficient improvement of the light climate to reach good ecological quality in Lake Arresø. </w:t>
      </w:r>
      <w:r w:rsidR="003D31C9" w:rsidRPr="00AE04F7">
        <w:rPr>
          <w:sz w:val="24"/>
          <w:szCs w:val="24"/>
        </w:rPr>
        <w:t xml:space="preserve">The calculations suggests that the annual TP input must be reduced to 3.7 tons, half the present level, to obtain a summer mean in-lake concentration of 75 </w:t>
      </w:r>
      <w:r w:rsidR="003D31C9" w:rsidRPr="00AE04F7">
        <w:rPr>
          <w:rFonts w:cstheme="minorHAnsi"/>
          <w:sz w:val="24"/>
          <w:szCs w:val="24"/>
        </w:rPr>
        <w:t>µ</w:t>
      </w:r>
      <w:r w:rsidR="003D31C9" w:rsidRPr="00AE04F7">
        <w:rPr>
          <w:sz w:val="24"/>
          <w:szCs w:val="24"/>
        </w:rPr>
        <w:t>g org P L</w:t>
      </w:r>
      <w:r w:rsidR="003D31C9" w:rsidRPr="00AE04F7">
        <w:rPr>
          <w:sz w:val="24"/>
          <w:szCs w:val="24"/>
          <w:vertAlign w:val="superscript"/>
        </w:rPr>
        <w:t>-1</w:t>
      </w:r>
      <w:r w:rsidR="003D31C9" w:rsidRPr="00AE04F7">
        <w:rPr>
          <w:sz w:val="24"/>
          <w:szCs w:val="24"/>
        </w:rPr>
        <w:t xml:space="preserve"> and a Secchi-depth of 1 m, which may facilitate the dispersal of submerged macrophytes, increase sediment stability and reduce sediment resuspension.</w:t>
      </w:r>
      <w:r w:rsidR="00E6535F" w:rsidRPr="00AE04F7">
        <w:rPr>
          <w:sz w:val="24"/>
          <w:szCs w:val="24"/>
        </w:rPr>
        <w:t xml:space="preserve"> </w:t>
      </w:r>
      <w:r w:rsidR="003B1662" w:rsidRPr="00AE04F7">
        <w:rPr>
          <w:sz w:val="24"/>
          <w:szCs w:val="24"/>
        </w:rPr>
        <w:t xml:space="preserve">To reach this improvement, P-losses from fields must be reduced by more than 50% and even urban losses further reduced. </w:t>
      </w:r>
      <w:r w:rsidR="007B008E" w:rsidRPr="00AE04F7">
        <w:rPr>
          <w:sz w:val="24"/>
          <w:szCs w:val="24"/>
        </w:rPr>
        <w:t xml:space="preserve">The relationships between annual TN input and in-lake N concentrations could not </w:t>
      </w:r>
      <w:del w:id="207" w:author="Jonas Stage Sø" w:date="2025-03-17T15:26:00Z" w16du:dateUtc="2025-03-17T14:26:00Z">
        <w:r w:rsidR="007B008E" w:rsidRPr="00AE04F7" w:rsidDel="009A5C42">
          <w:rPr>
            <w:sz w:val="24"/>
            <w:szCs w:val="24"/>
          </w:rPr>
          <w:delText xml:space="preserve">no </w:delText>
        </w:r>
      </w:del>
      <w:ins w:id="208" w:author="Jonas Stage Sø" w:date="2025-03-17T15:26:00Z" w16du:dateUtc="2025-03-17T14:26:00Z">
        <w:r w:rsidR="009A5C42" w:rsidRPr="00AE04F7">
          <w:rPr>
            <w:sz w:val="24"/>
            <w:szCs w:val="24"/>
          </w:rPr>
          <w:t>be</w:t>
        </w:r>
        <w:r w:rsidR="009A5C42" w:rsidRPr="00AE04F7">
          <w:rPr>
            <w:sz w:val="24"/>
            <w:szCs w:val="24"/>
          </w:rPr>
          <w:t xml:space="preserve"> </w:t>
        </w:r>
      </w:ins>
      <w:r w:rsidR="007B008E" w:rsidRPr="00AE04F7">
        <w:rPr>
          <w:sz w:val="24"/>
          <w:szCs w:val="24"/>
        </w:rPr>
        <w:t xml:space="preserve">interpolated </w:t>
      </w:r>
      <w:r w:rsidR="00C34A37" w:rsidRPr="00AE04F7">
        <w:rPr>
          <w:sz w:val="24"/>
          <w:szCs w:val="24"/>
        </w:rPr>
        <w:t>to a Secchi-depth of 1 m. However, phytoplankton biomass limitation does exist and the possibility of enforcing this effect by reducing losses from cultivated fields is possible, though prediction to a certain figure is not possible.</w:t>
      </w:r>
      <w:r w:rsidR="007B008E" w:rsidRPr="00AE04F7">
        <w:rPr>
          <w:sz w:val="24"/>
          <w:szCs w:val="24"/>
        </w:rPr>
        <w:t xml:space="preserve">  </w:t>
      </w:r>
      <w:r w:rsidR="00F278BE" w:rsidRPr="00AE04F7">
        <w:rPr>
          <w:sz w:val="24"/>
          <w:szCs w:val="24"/>
        </w:rPr>
        <w:t xml:space="preserve"> </w:t>
      </w:r>
      <w:r w:rsidR="001E7905" w:rsidRPr="00AE04F7">
        <w:rPr>
          <w:sz w:val="24"/>
          <w:szCs w:val="24"/>
        </w:rPr>
        <w:t xml:space="preserve"> </w:t>
      </w:r>
    </w:p>
    <w:p w14:paraId="56AA4D0B" w14:textId="53FADDD2" w:rsidR="00727AAF" w:rsidRPr="00AE04F7" w:rsidDel="006C525D" w:rsidRDefault="00EB37F5" w:rsidP="00727AAF">
      <w:pPr>
        <w:rPr>
          <w:del w:id="209" w:author="Jonas Stage Sø" w:date="2025-03-17T15:42:00Z" w16du:dateUtc="2025-03-17T14:42:00Z"/>
          <w:sz w:val="24"/>
          <w:szCs w:val="24"/>
        </w:rPr>
      </w:pPr>
      <w:r w:rsidRPr="00AE04F7">
        <w:rPr>
          <w:sz w:val="24"/>
          <w:szCs w:val="24"/>
        </w:rPr>
        <w:t>Since 2016, t</w:t>
      </w:r>
      <w:r w:rsidR="00E23DFF" w:rsidRPr="00AE04F7">
        <w:rPr>
          <w:sz w:val="24"/>
          <w:szCs w:val="24"/>
        </w:rPr>
        <w:t xml:space="preserve">he permissible nutrient application of TP and TN from inorganic fertilizers and liquid manure </w:t>
      </w:r>
      <w:r w:rsidRPr="00AE04F7">
        <w:rPr>
          <w:sz w:val="24"/>
          <w:szCs w:val="24"/>
        </w:rPr>
        <w:t xml:space="preserve">on the fields has been </w:t>
      </w:r>
      <w:r w:rsidR="00B77C83" w:rsidRPr="00AE04F7">
        <w:rPr>
          <w:sz w:val="24"/>
          <w:szCs w:val="24"/>
        </w:rPr>
        <w:t xml:space="preserve">allowed to </w:t>
      </w:r>
      <w:r w:rsidRPr="00AE04F7">
        <w:rPr>
          <w:sz w:val="24"/>
          <w:szCs w:val="24"/>
        </w:rPr>
        <w:t>increase</w:t>
      </w:r>
      <w:r w:rsidR="00B77C83" w:rsidRPr="00AE04F7">
        <w:rPr>
          <w:sz w:val="24"/>
          <w:szCs w:val="24"/>
        </w:rPr>
        <w:t xml:space="preserve"> by </w:t>
      </w:r>
      <w:r w:rsidR="00873CCE" w:rsidRPr="00AE04F7">
        <w:rPr>
          <w:sz w:val="24"/>
          <w:szCs w:val="24"/>
        </w:rPr>
        <w:t xml:space="preserve">20% </w:t>
      </w:r>
      <w:r w:rsidR="008A3312" w:rsidRPr="00AE04F7">
        <w:rPr>
          <w:sz w:val="24"/>
          <w:szCs w:val="24"/>
        </w:rPr>
        <w:t xml:space="preserve">following less restrict </w:t>
      </w:r>
      <w:r w:rsidR="00B77C83" w:rsidRPr="00AE04F7">
        <w:rPr>
          <w:sz w:val="24"/>
          <w:szCs w:val="24"/>
        </w:rPr>
        <w:t>regulation and t</w:t>
      </w:r>
      <w:r w:rsidRPr="00AE04F7">
        <w:rPr>
          <w:sz w:val="24"/>
          <w:szCs w:val="24"/>
        </w:rPr>
        <w:t xml:space="preserve">he </w:t>
      </w:r>
      <w:r w:rsidR="00F47B24" w:rsidRPr="00AE04F7">
        <w:rPr>
          <w:sz w:val="24"/>
          <w:szCs w:val="24"/>
        </w:rPr>
        <w:t xml:space="preserve">reduction of </w:t>
      </w:r>
      <w:r w:rsidR="00B77C83" w:rsidRPr="00AE04F7">
        <w:rPr>
          <w:sz w:val="24"/>
          <w:szCs w:val="24"/>
        </w:rPr>
        <w:t xml:space="preserve">10 m wide </w:t>
      </w:r>
      <w:r w:rsidR="00503546" w:rsidRPr="00AE04F7">
        <w:rPr>
          <w:sz w:val="24"/>
          <w:szCs w:val="24"/>
        </w:rPr>
        <w:t xml:space="preserve">uncultivated </w:t>
      </w:r>
      <w:r w:rsidRPr="00AE04F7">
        <w:rPr>
          <w:sz w:val="24"/>
          <w:szCs w:val="24"/>
        </w:rPr>
        <w:t xml:space="preserve">buffer zones along streams </w:t>
      </w:r>
      <w:r w:rsidR="00081A99" w:rsidRPr="00AE04F7">
        <w:rPr>
          <w:sz w:val="24"/>
          <w:szCs w:val="24"/>
        </w:rPr>
        <w:t xml:space="preserve">to </w:t>
      </w:r>
      <w:r w:rsidR="00F47B24" w:rsidRPr="00AE04F7">
        <w:rPr>
          <w:sz w:val="24"/>
          <w:szCs w:val="24"/>
        </w:rPr>
        <w:t xml:space="preserve">just </w:t>
      </w:r>
      <w:r w:rsidR="008A3312" w:rsidRPr="00AE04F7">
        <w:rPr>
          <w:sz w:val="24"/>
          <w:szCs w:val="24"/>
        </w:rPr>
        <w:t>2 m</w:t>
      </w:r>
      <w:r w:rsidR="00081A99" w:rsidRPr="00AE04F7">
        <w:rPr>
          <w:sz w:val="24"/>
          <w:szCs w:val="24"/>
        </w:rPr>
        <w:t xml:space="preserve"> (Landbrugspakken 2016)</w:t>
      </w:r>
      <w:r w:rsidR="00E10125" w:rsidRPr="00AE04F7">
        <w:rPr>
          <w:sz w:val="24"/>
          <w:szCs w:val="24"/>
        </w:rPr>
        <w:t xml:space="preserve">. Accordingly, </w:t>
      </w:r>
      <w:r w:rsidR="00081A99" w:rsidRPr="00AE04F7">
        <w:rPr>
          <w:sz w:val="24"/>
          <w:szCs w:val="24"/>
        </w:rPr>
        <w:t xml:space="preserve">higher losses of dissolved nutrients and soil particles </w:t>
      </w:r>
      <w:r w:rsidR="00700082" w:rsidRPr="00AE04F7">
        <w:rPr>
          <w:sz w:val="24"/>
          <w:szCs w:val="24"/>
        </w:rPr>
        <w:t xml:space="preserve">from </w:t>
      </w:r>
      <w:r w:rsidR="00081A99" w:rsidRPr="00AE04F7">
        <w:rPr>
          <w:sz w:val="24"/>
          <w:szCs w:val="24"/>
        </w:rPr>
        <w:t>f</w:t>
      </w:r>
      <w:r w:rsidRPr="00AE04F7">
        <w:rPr>
          <w:sz w:val="24"/>
          <w:szCs w:val="24"/>
        </w:rPr>
        <w:t>ield</w:t>
      </w:r>
      <w:r w:rsidR="00503546" w:rsidRPr="00AE04F7">
        <w:rPr>
          <w:sz w:val="24"/>
          <w:szCs w:val="24"/>
        </w:rPr>
        <w:t>s</w:t>
      </w:r>
      <w:r w:rsidRPr="00AE04F7">
        <w:rPr>
          <w:sz w:val="24"/>
          <w:szCs w:val="24"/>
        </w:rPr>
        <w:t xml:space="preserve"> </w:t>
      </w:r>
      <w:r w:rsidR="007E475E" w:rsidRPr="00AE04F7">
        <w:rPr>
          <w:sz w:val="24"/>
          <w:szCs w:val="24"/>
        </w:rPr>
        <w:t xml:space="preserve">and stream banks </w:t>
      </w:r>
      <w:r w:rsidR="00700082" w:rsidRPr="00AE04F7">
        <w:rPr>
          <w:sz w:val="24"/>
          <w:szCs w:val="24"/>
        </w:rPr>
        <w:t xml:space="preserve">next </w:t>
      </w:r>
      <w:r w:rsidR="00CD1D9B" w:rsidRPr="00AE04F7">
        <w:rPr>
          <w:sz w:val="24"/>
          <w:szCs w:val="24"/>
        </w:rPr>
        <w:t>to the fields</w:t>
      </w:r>
      <w:r w:rsidR="003B1662" w:rsidRPr="00AE04F7">
        <w:rPr>
          <w:sz w:val="24"/>
          <w:szCs w:val="24"/>
        </w:rPr>
        <w:t xml:space="preserve"> are </w:t>
      </w:r>
      <w:r w:rsidR="00CD1D9B" w:rsidRPr="00AE04F7">
        <w:rPr>
          <w:sz w:val="24"/>
          <w:szCs w:val="24"/>
        </w:rPr>
        <w:t xml:space="preserve">made </w:t>
      </w:r>
      <w:r w:rsidR="008773E8" w:rsidRPr="00AE04F7">
        <w:rPr>
          <w:sz w:val="24"/>
          <w:szCs w:val="24"/>
        </w:rPr>
        <w:t>possible (</w:t>
      </w:r>
      <w:r w:rsidR="007B5868" w:rsidRPr="00AE04F7">
        <w:rPr>
          <w:sz w:val="24"/>
          <w:szCs w:val="24"/>
        </w:rPr>
        <w:t xml:space="preserve">Fraser et al. 1994, </w:t>
      </w:r>
      <w:r w:rsidR="00D00AAD" w:rsidRPr="00AE04F7">
        <w:rPr>
          <w:sz w:val="24"/>
          <w:szCs w:val="24"/>
        </w:rPr>
        <w:t xml:space="preserve">Kronvang et al. 2014, </w:t>
      </w:r>
      <w:r w:rsidR="008773E8" w:rsidRPr="00AE04F7">
        <w:rPr>
          <w:sz w:val="24"/>
          <w:szCs w:val="24"/>
        </w:rPr>
        <w:t>Sand-Jensen et al. 2025)</w:t>
      </w:r>
      <w:r w:rsidRPr="00AE04F7">
        <w:rPr>
          <w:sz w:val="24"/>
          <w:szCs w:val="24"/>
        </w:rPr>
        <w:t xml:space="preserve">. </w:t>
      </w:r>
      <w:r w:rsidR="005E701A" w:rsidRPr="00AE04F7">
        <w:rPr>
          <w:sz w:val="24"/>
          <w:szCs w:val="24"/>
        </w:rPr>
        <w:t xml:space="preserve">This </w:t>
      </w:r>
      <w:r w:rsidR="00CD1D9B" w:rsidRPr="00AE04F7">
        <w:rPr>
          <w:sz w:val="24"/>
          <w:szCs w:val="24"/>
        </w:rPr>
        <w:t xml:space="preserve">has </w:t>
      </w:r>
      <w:r w:rsidR="005E701A" w:rsidRPr="00AE04F7">
        <w:rPr>
          <w:sz w:val="24"/>
          <w:szCs w:val="24"/>
        </w:rPr>
        <w:t xml:space="preserve">contributed to the </w:t>
      </w:r>
      <w:r w:rsidR="00CD1D9B" w:rsidRPr="00AE04F7">
        <w:rPr>
          <w:sz w:val="24"/>
          <w:szCs w:val="24"/>
        </w:rPr>
        <w:t>increase</w:t>
      </w:r>
      <w:r w:rsidR="005E701A" w:rsidRPr="00AE04F7">
        <w:rPr>
          <w:sz w:val="24"/>
          <w:szCs w:val="24"/>
        </w:rPr>
        <w:t xml:space="preserve"> of </w:t>
      </w:r>
      <w:r w:rsidR="003B1662" w:rsidRPr="00AE04F7">
        <w:rPr>
          <w:sz w:val="24"/>
          <w:szCs w:val="24"/>
        </w:rPr>
        <w:t xml:space="preserve">in-lake TP, TN, Chl </w:t>
      </w:r>
      <w:r w:rsidR="005E701A" w:rsidRPr="00AE04F7">
        <w:rPr>
          <w:sz w:val="24"/>
          <w:szCs w:val="24"/>
        </w:rPr>
        <w:t>and K</w:t>
      </w:r>
      <w:r w:rsidR="005E701A" w:rsidRPr="00AE04F7">
        <w:rPr>
          <w:sz w:val="24"/>
          <w:szCs w:val="24"/>
          <w:vertAlign w:val="subscript"/>
        </w:rPr>
        <w:t>d</w:t>
      </w:r>
      <w:r w:rsidR="005E701A" w:rsidRPr="00AE04F7">
        <w:rPr>
          <w:sz w:val="24"/>
          <w:szCs w:val="24"/>
        </w:rPr>
        <w:t xml:space="preserve"> </w:t>
      </w:r>
      <w:r w:rsidR="003B1662" w:rsidRPr="00AE04F7">
        <w:rPr>
          <w:sz w:val="24"/>
          <w:szCs w:val="24"/>
        </w:rPr>
        <w:t xml:space="preserve">over the period from 2010 to 2022 by </w:t>
      </w:r>
      <w:commentRangeStart w:id="210"/>
      <w:r w:rsidR="00BC39F5" w:rsidRPr="00AE04F7">
        <w:rPr>
          <w:sz w:val="24"/>
          <w:szCs w:val="24"/>
        </w:rPr>
        <w:t>17</w:t>
      </w:r>
      <w:ins w:id="211" w:author="Jonas Stage Sø" w:date="2025-03-17T15:26:00Z" w16du:dateUtc="2025-03-17T14:26:00Z">
        <w:r w:rsidR="009A5C42" w:rsidRPr="00AE04F7">
          <w:rPr>
            <w:sz w:val="24"/>
            <w:szCs w:val="24"/>
          </w:rPr>
          <w:t>–</w:t>
        </w:r>
      </w:ins>
      <w:ins w:id="212" w:author="Jonas Stage Sø" w:date="2025-03-17T15:41:00Z" w16du:dateUtc="2025-03-17T14:41:00Z">
        <w:r w:rsidR="00451978" w:rsidRPr="00AE04F7">
          <w:rPr>
            <w:sz w:val="24"/>
            <w:szCs w:val="24"/>
          </w:rPr>
          <w:t>55</w:t>
        </w:r>
        <w:commentRangeEnd w:id="210"/>
        <w:r w:rsidR="00451978" w:rsidRPr="00AE04F7">
          <w:rPr>
            <w:rStyle w:val="CommentReference"/>
            <w:sz w:val="24"/>
            <w:szCs w:val="24"/>
          </w:rPr>
          <w:commentReference w:id="210"/>
        </w:r>
      </w:ins>
      <w:del w:id="213" w:author="Jonas Stage Sø" w:date="2025-03-17T15:26:00Z" w16du:dateUtc="2025-03-17T14:26:00Z">
        <w:r w:rsidR="00BC39F5" w:rsidRPr="00AE04F7" w:rsidDel="009A5C42">
          <w:rPr>
            <w:sz w:val="24"/>
            <w:szCs w:val="24"/>
          </w:rPr>
          <w:delText>-</w:delText>
        </w:r>
      </w:del>
      <w:commentRangeStart w:id="214"/>
      <w:del w:id="215" w:author="Jonas Stage Sø" w:date="2025-03-17T15:41:00Z" w16du:dateUtc="2025-03-17T14:41:00Z">
        <w:r w:rsidR="00BC39F5" w:rsidRPr="00AE04F7" w:rsidDel="00451978">
          <w:rPr>
            <w:sz w:val="24"/>
            <w:szCs w:val="24"/>
          </w:rPr>
          <w:delText>43</w:delText>
        </w:r>
      </w:del>
      <w:commentRangeEnd w:id="214"/>
      <w:r w:rsidR="00D00AAD" w:rsidRPr="00AE04F7">
        <w:rPr>
          <w:rStyle w:val="CommentReference"/>
          <w:sz w:val="24"/>
          <w:szCs w:val="24"/>
        </w:rPr>
        <w:commentReference w:id="214"/>
      </w:r>
      <w:r w:rsidR="00BC39F5" w:rsidRPr="00AE04F7">
        <w:rPr>
          <w:sz w:val="24"/>
          <w:szCs w:val="24"/>
        </w:rPr>
        <w:t>%</w:t>
      </w:r>
      <w:r w:rsidR="00D36774" w:rsidRPr="00AE04F7">
        <w:rPr>
          <w:sz w:val="24"/>
          <w:szCs w:val="24"/>
        </w:rPr>
        <w:t>, while urban outlets have declined</w:t>
      </w:r>
      <w:r w:rsidR="003B1662" w:rsidRPr="00AE04F7">
        <w:rPr>
          <w:sz w:val="24"/>
          <w:szCs w:val="24"/>
        </w:rPr>
        <w:t xml:space="preserve">. </w:t>
      </w:r>
      <w:r w:rsidR="00081A99" w:rsidRPr="00AE04F7">
        <w:rPr>
          <w:sz w:val="24"/>
          <w:szCs w:val="24"/>
        </w:rPr>
        <w:t xml:space="preserve">Still, debate in </w:t>
      </w:r>
      <w:r w:rsidRPr="00AE04F7">
        <w:rPr>
          <w:sz w:val="24"/>
          <w:szCs w:val="24"/>
        </w:rPr>
        <w:t xml:space="preserve">local media </w:t>
      </w:r>
      <w:r w:rsidR="003B1662" w:rsidRPr="00AE04F7">
        <w:rPr>
          <w:sz w:val="24"/>
          <w:szCs w:val="24"/>
        </w:rPr>
        <w:t xml:space="preserve">continue to focus </w:t>
      </w:r>
      <w:r w:rsidRPr="00AE04F7">
        <w:rPr>
          <w:sz w:val="24"/>
          <w:szCs w:val="24"/>
        </w:rPr>
        <w:t xml:space="preserve">on </w:t>
      </w:r>
      <w:r w:rsidR="008773E8" w:rsidRPr="00AE04F7">
        <w:rPr>
          <w:sz w:val="24"/>
          <w:szCs w:val="24"/>
        </w:rPr>
        <w:t xml:space="preserve">improving water quality in Lake Arresø </w:t>
      </w:r>
      <w:r w:rsidR="00081A99" w:rsidRPr="00AE04F7">
        <w:rPr>
          <w:sz w:val="24"/>
          <w:szCs w:val="24"/>
        </w:rPr>
        <w:t xml:space="preserve">by cutting down </w:t>
      </w:r>
      <w:r w:rsidR="00727AAF" w:rsidRPr="00AE04F7">
        <w:rPr>
          <w:sz w:val="24"/>
          <w:szCs w:val="24"/>
        </w:rPr>
        <w:t>urban TP loss</w:t>
      </w:r>
      <w:r w:rsidR="00873CCE" w:rsidRPr="00AE04F7">
        <w:rPr>
          <w:sz w:val="24"/>
          <w:szCs w:val="24"/>
        </w:rPr>
        <w:t>es</w:t>
      </w:r>
      <w:r w:rsidR="00727AAF" w:rsidRPr="00AE04F7">
        <w:rPr>
          <w:sz w:val="24"/>
          <w:szCs w:val="24"/>
        </w:rPr>
        <w:t xml:space="preserve"> even further</w:t>
      </w:r>
      <w:r w:rsidR="00873CCE" w:rsidRPr="00AE04F7">
        <w:rPr>
          <w:sz w:val="24"/>
          <w:szCs w:val="24"/>
        </w:rPr>
        <w:t>,</w:t>
      </w:r>
      <w:r w:rsidR="00E10125" w:rsidRPr="00AE04F7">
        <w:rPr>
          <w:sz w:val="24"/>
          <w:szCs w:val="24"/>
        </w:rPr>
        <w:t xml:space="preserve"> </w:t>
      </w:r>
      <w:r w:rsidR="00727AAF" w:rsidRPr="00AE04F7">
        <w:rPr>
          <w:sz w:val="24"/>
          <w:szCs w:val="24"/>
        </w:rPr>
        <w:t xml:space="preserve">while ignoring the </w:t>
      </w:r>
      <w:r w:rsidR="008773E8" w:rsidRPr="00AE04F7">
        <w:rPr>
          <w:sz w:val="24"/>
          <w:szCs w:val="24"/>
        </w:rPr>
        <w:t xml:space="preserve">substantial </w:t>
      </w:r>
      <w:r w:rsidR="00D36774" w:rsidRPr="00AE04F7">
        <w:rPr>
          <w:sz w:val="24"/>
          <w:szCs w:val="24"/>
        </w:rPr>
        <w:t xml:space="preserve">and increasing </w:t>
      </w:r>
      <w:r w:rsidR="00727AAF" w:rsidRPr="00AE04F7">
        <w:rPr>
          <w:sz w:val="24"/>
          <w:szCs w:val="24"/>
        </w:rPr>
        <w:t>nutrient loss</w:t>
      </w:r>
      <w:r w:rsidR="008773E8" w:rsidRPr="00AE04F7">
        <w:rPr>
          <w:sz w:val="24"/>
          <w:szCs w:val="24"/>
        </w:rPr>
        <w:t>es</w:t>
      </w:r>
      <w:r w:rsidR="00727AAF" w:rsidRPr="00AE04F7">
        <w:rPr>
          <w:sz w:val="24"/>
          <w:szCs w:val="24"/>
        </w:rPr>
        <w:t xml:space="preserve"> </w:t>
      </w:r>
      <w:r w:rsidR="00727AAF" w:rsidRPr="00AE04F7">
        <w:rPr>
          <w:sz w:val="24"/>
          <w:szCs w:val="24"/>
        </w:rPr>
        <w:lastRenderedPageBreak/>
        <w:t>from cultivated fields</w:t>
      </w:r>
      <w:r w:rsidR="005F3CD2" w:rsidRPr="00AE04F7">
        <w:rPr>
          <w:sz w:val="24"/>
          <w:szCs w:val="24"/>
        </w:rPr>
        <w:t xml:space="preserve"> which </w:t>
      </w:r>
      <w:r w:rsidR="00D00AAD" w:rsidRPr="00AE04F7">
        <w:rPr>
          <w:sz w:val="24"/>
          <w:szCs w:val="24"/>
        </w:rPr>
        <w:t xml:space="preserve">must be </w:t>
      </w:r>
      <w:r w:rsidR="005F3CD2" w:rsidRPr="00AE04F7">
        <w:rPr>
          <w:sz w:val="24"/>
          <w:szCs w:val="24"/>
        </w:rPr>
        <w:t>regulated at the national political level</w:t>
      </w:r>
      <w:r w:rsidR="00727AAF" w:rsidRPr="00AE04F7">
        <w:rPr>
          <w:sz w:val="24"/>
          <w:szCs w:val="24"/>
        </w:rPr>
        <w:t>.</w:t>
      </w:r>
      <w:r w:rsidR="003B1662" w:rsidRPr="00AE04F7">
        <w:rPr>
          <w:sz w:val="24"/>
          <w:szCs w:val="24"/>
        </w:rPr>
        <w:t xml:space="preserve"> However, </w:t>
      </w:r>
      <w:r w:rsidR="005F3CD2" w:rsidRPr="00AE04F7">
        <w:rPr>
          <w:sz w:val="24"/>
          <w:szCs w:val="24"/>
        </w:rPr>
        <w:t xml:space="preserve">if agricultural nutrients losses are not reduced substantially there is no scope for fulfilling the requirements of EU’s Water Frame Directive and achieving a good ecological status in Lake Arresø. </w:t>
      </w:r>
      <w:r w:rsidR="003B1662" w:rsidRPr="00AE04F7">
        <w:rPr>
          <w:sz w:val="24"/>
          <w:szCs w:val="24"/>
        </w:rPr>
        <w:t xml:space="preserve"> </w:t>
      </w:r>
      <w:r w:rsidR="00727AAF" w:rsidRPr="00AE04F7">
        <w:rPr>
          <w:sz w:val="24"/>
          <w:szCs w:val="24"/>
        </w:rPr>
        <w:t xml:space="preserve"> </w:t>
      </w:r>
    </w:p>
    <w:p w14:paraId="4E87DB87" w14:textId="55C76E3A" w:rsidR="00BC39F5" w:rsidRPr="00AE04F7" w:rsidRDefault="00116760" w:rsidP="00727AAF">
      <w:pPr>
        <w:rPr>
          <w:sz w:val="24"/>
          <w:szCs w:val="24"/>
        </w:rPr>
      </w:pPr>
      <w:del w:id="216" w:author="Jonas Stage Sø" w:date="2025-03-17T15:42:00Z" w16du:dateUtc="2025-03-17T14:42:00Z">
        <w:r w:rsidRPr="00AE04F7" w:rsidDel="006C525D">
          <w:rPr>
            <w:sz w:val="24"/>
            <w:szCs w:val="24"/>
          </w:rPr>
          <w:delText xml:space="preserve"> </w:delText>
        </w:r>
        <w:r w:rsidR="00081F05" w:rsidRPr="00AE04F7" w:rsidDel="006C525D">
          <w:rPr>
            <w:sz w:val="24"/>
            <w:szCs w:val="24"/>
          </w:rPr>
          <w:delText xml:space="preserve">  </w:delText>
        </w:r>
      </w:del>
      <w:r w:rsidR="007619CF" w:rsidRPr="00AE04F7">
        <w:rPr>
          <w:sz w:val="24"/>
          <w:szCs w:val="24"/>
        </w:rPr>
        <w:t xml:space="preserve"> </w:t>
      </w:r>
    </w:p>
    <w:p w14:paraId="1C5A4FA2" w14:textId="09B33194" w:rsidR="008A3312" w:rsidRPr="00AE04F7" w:rsidRDefault="00621C98" w:rsidP="00727AAF">
      <w:pPr>
        <w:rPr>
          <w:sz w:val="24"/>
          <w:szCs w:val="24"/>
        </w:rPr>
      </w:pPr>
      <w:r w:rsidRPr="00AE04F7">
        <w:rPr>
          <w:i/>
          <w:sz w:val="24"/>
          <w:szCs w:val="24"/>
        </w:rPr>
        <w:t xml:space="preserve">Nitrogen reduction and </w:t>
      </w:r>
      <w:r w:rsidR="002335C1" w:rsidRPr="00AE04F7">
        <w:rPr>
          <w:i/>
          <w:sz w:val="24"/>
          <w:szCs w:val="24"/>
        </w:rPr>
        <w:t xml:space="preserve">downstream </w:t>
      </w:r>
      <w:r w:rsidRPr="00AE04F7">
        <w:rPr>
          <w:i/>
          <w:sz w:val="24"/>
          <w:szCs w:val="24"/>
        </w:rPr>
        <w:t>losses</w:t>
      </w:r>
      <w:r w:rsidRPr="00AE04F7">
        <w:rPr>
          <w:sz w:val="24"/>
          <w:szCs w:val="24"/>
        </w:rPr>
        <w:t xml:space="preserve"> - </w:t>
      </w:r>
      <w:r w:rsidR="00E4250A" w:rsidRPr="00AE04F7">
        <w:rPr>
          <w:sz w:val="24"/>
          <w:szCs w:val="24"/>
        </w:rPr>
        <w:t>Annual nitrogen l</w:t>
      </w:r>
      <w:r w:rsidR="008A3312" w:rsidRPr="00AE04F7">
        <w:rPr>
          <w:sz w:val="24"/>
          <w:szCs w:val="24"/>
        </w:rPr>
        <w:t xml:space="preserve">osses to the downstream N-limited estuary </w:t>
      </w:r>
      <w:r w:rsidR="00E4250A" w:rsidRPr="00AE04F7">
        <w:rPr>
          <w:sz w:val="24"/>
          <w:szCs w:val="24"/>
        </w:rPr>
        <w:t xml:space="preserve">via the outlet from </w:t>
      </w:r>
      <w:r w:rsidR="008A3312" w:rsidRPr="00AE04F7">
        <w:rPr>
          <w:sz w:val="24"/>
          <w:szCs w:val="24"/>
        </w:rPr>
        <w:t>Lake Arresø</w:t>
      </w:r>
      <w:del w:id="217" w:author="Jonas Stage Sø" w:date="2025-03-17T15:42:00Z" w16du:dateUtc="2025-03-17T14:42:00Z">
        <w:r w:rsidR="008A3312" w:rsidRPr="00AE04F7" w:rsidDel="006B59D0">
          <w:rPr>
            <w:sz w:val="24"/>
            <w:szCs w:val="24"/>
          </w:rPr>
          <w:delText>’s</w:delText>
        </w:r>
      </w:del>
      <w:r w:rsidR="008A3312" w:rsidRPr="00AE04F7">
        <w:rPr>
          <w:sz w:val="24"/>
          <w:szCs w:val="24"/>
        </w:rPr>
        <w:t xml:space="preserve"> have been reduced about 3-fold </w:t>
      </w:r>
      <w:r w:rsidR="00E4250A" w:rsidRPr="00AE04F7">
        <w:rPr>
          <w:sz w:val="24"/>
          <w:szCs w:val="24"/>
        </w:rPr>
        <w:t>over the period f</w:t>
      </w:r>
      <w:r w:rsidR="008A3312" w:rsidRPr="00AE04F7">
        <w:rPr>
          <w:sz w:val="24"/>
          <w:szCs w:val="24"/>
        </w:rPr>
        <w:t xml:space="preserve">rom the </w:t>
      </w:r>
      <w:r w:rsidR="00E4250A" w:rsidRPr="00AE04F7">
        <w:rPr>
          <w:sz w:val="24"/>
          <w:szCs w:val="24"/>
        </w:rPr>
        <w:t xml:space="preserve">1970s (about </w:t>
      </w:r>
      <w:r w:rsidR="008A3312" w:rsidRPr="00AE04F7">
        <w:rPr>
          <w:sz w:val="24"/>
          <w:szCs w:val="24"/>
        </w:rPr>
        <w:t>230 tons N</w:t>
      </w:r>
      <w:r w:rsidR="00E4250A" w:rsidRPr="00AE04F7">
        <w:rPr>
          <w:sz w:val="24"/>
          <w:szCs w:val="24"/>
        </w:rPr>
        <w:t xml:space="preserve">) to the recent </w:t>
      </w:r>
      <w:r w:rsidR="008A3312" w:rsidRPr="00AE04F7">
        <w:rPr>
          <w:sz w:val="24"/>
          <w:szCs w:val="24"/>
        </w:rPr>
        <w:t>2011</w:t>
      </w:r>
      <w:ins w:id="218" w:author="Jonas Stage Sø" w:date="2025-03-17T15:42:00Z" w16du:dateUtc="2025-03-17T14:42:00Z">
        <w:r w:rsidR="006B59D0" w:rsidRPr="00AE04F7">
          <w:rPr>
            <w:sz w:val="24"/>
            <w:szCs w:val="24"/>
          </w:rPr>
          <w:t>–</w:t>
        </w:r>
      </w:ins>
      <w:del w:id="219" w:author="Jonas Stage Sø" w:date="2025-03-17T15:42:00Z" w16du:dateUtc="2025-03-17T14:42:00Z">
        <w:r w:rsidR="008A3312" w:rsidRPr="00AE04F7" w:rsidDel="006B59D0">
          <w:rPr>
            <w:sz w:val="24"/>
            <w:szCs w:val="24"/>
          </w:rPr>
          <w:delText>-</w:delText>
        </w:r>
      </w:del>
      <w:r w:rsidR="008A3312" w:rsidRPr="00AE04F7">
        <w:rPr>
          <w:sz w:val="24"/>
          <w:szCs w:val="24"/>
        </w:rPr>
        <w:t xml:space="preserve">2021 </w:t>
      </w:r>
      <w:r w:rsidR="00E4250A" w:rsidRPr="00AE04F7">
        <w:rPr>
          <w:sz w:val="24"/>
          <w:szCs w:val="24"/>
        </w:rPr>
        <w:t xml:space="preserve">(85 tons N) </w:t>
      </w:r>
      <w:r w:rsidR="008A3312" w:rsidRPr="00AE04F7">
        <w:rPr>
          <w:sz w:val="24"/>
          <w:szCs w:val="24"/>
        </w:rPr>
        <w:t xml:space="preserve">due </w:t>
      </w:r>
      <w:r w:rsidR="00E4250A" w:rsidRPr="00AE04F7">
        <w:rPr>
          <w:sz w:val="24"/>
          <w:szCs w:val="24"/>
        </w:rPr>
        <w:t xml:space="preserve">to </w:t>
      </w:r>
      <w:r w:rsidR="008A3312" w:rsidRPr="00AE04F7">
        <w:rPr>
          <w:sz w:val="24"/>
          <w:szCs w:val="24"/>
        </w:rPr>
        <w:t xml:space="preserve">improved sewage treatment, construction of four new lakes in the catchment (removing N by denitrification) and </w:t>
      </w:r>
      <w:r w:rsidR="002335C1" w:rsidRPr="00AE04F7">
        <w:rPr>
          <w:sz w:val="24"/>
          <w:szCs w:val="24"/>
        </w:rPr>
        <w:t xml:space="preserve">perhaps </w:t>
      </w:r>
      <w:r w:rsidR="008A3312" w:rsidRPr="00AE04F7">
        <w:rPr>
          <w:sz w:val="24"/>
          <w:szCs w:val="24"/>
        </w:rPr>
        <w:t xml:space="preserve">lower N losses from cultivated fields. </w:t>
      </w:r>
      <w:r w:rsidR="000A6BB1" w:rsidRPr="00AE04F7">
        <w:rPr>
          <w:sz w:val="24"/>
          <w:szCs w:val="24"/>
        </w:rPr>
        <w:t>In retrospect, t</w:t>
      </w:r>
      <w:r w:rsidR="00081A99" w:rsidRPr="00AE04F7">
        <w:rPr>
          <w:sz w:val="24"/>
          <w:szCs w:val="24"/>
        </w:rPr>
        <w:t xml:space="preserve">he main goal </w:t>
      </w:r>
      <w:r w:rsidR="000A6BB1" w:rsidRPr="00AE04F7">
        <w:rPr>
          <w:sz w:val="24"/>
          <w:szCs w:val="24"/>
        </w:rPr>
        <w:t xml:space="preserve">of </w:t>
      </w:r>
      <w:r w:rsidR="00E4250A" w:rsidRPr="00AE04F7">
        <w:rPr>
          <w:sz w:val="24"/>
          <w:szCs w:val="24"/>
        </w:rPr>
        <w:t>constructi</w:t>
      </w:r>
      <w:r w:rsidR="00081A99" w:rsidRPr="00AE04F7">
        <w:rPr>
          <w:sz w:val="24"/>
          <w:szCs w:val="24"/>
        </w:rPr>
        <w:t xml:space="preserve">ng </w:t>
      </w:r>
      <w:r w:rsidR="00784CB3" w:rsidRPr="00AE04F7">
        <w:rPr>
          <w:sz w:val="24"/>
          <w:szCs w:val="24"/>
        </w:rPr>
        <w:t xml:space="preserve">the </w:t>
      </w:r>
      <w:r w:rsidR="00E4250A" w:rsidRPr="00AE04F7">
        <w:rPr>
          <w:sz w:val="24"/>
          <w:szCs w:val="24"/>
        </w:rPr>
        <w:t xml:space="preserve">four new shallow lakes </w:t>
      </w:r>
      <w:r w:rsidR="00081A99" w:rsidRPr="00AE04F7">
        <w:rPr>
          <w:sz w:val="24"/>
          <w:szCs w:val="24"/>
        </w:rPr>
        <w:t xml:space="preserve">in the catchment was to </w:t>
      </w:r>
      <w:r w:rsidR="007B5868" w:rsidRPr="00AE04F7">
        <w:rPr>
          <w:sz w:val="24"/>
          <w:szCs w:val="24"/>
        </w:rPr>
        <w:t>reduc</w:t>
      </w:r>
      <w:r w:rsidR="00336DD3" w:rsidRPr="00AE04F7">
        <w:rPr>
          <w:sz w:val="24"/>
          <w:szCs w:val="24"/>
        </w:rPr>
        <w:t>e</w:t>
      </w:r>
      <w:r w:rsidR="007B5868" w:rsidRPr="00AE04F7">
        <w:rPr>
          <w:sz w:val="24"/>
          <w:szCs w:val="24"/>
        </w:rPr>
        <w:t xml:space="preserve"> </w:t>
      </w:r>
      <w:r w:rsidR="00E4250A" w:rsidRPr="00AE04F7">
        <w:rPr>
          <w:sz w:val="24"/>
          <w:szCs w:val="24"/>
        </w:rPr>
        <w:t>P-inlets to Lake Arresø</w:t>
      </w:r>
      <w:r w:rsidR="005F23F0" w:rsidRPr="00AE04F7">
        <w:rPr>
          <w:sz w:val="24"/>
          <w:szCs w:val="24"/>
        </w:rPr>
        <w:t xml:space="preserve">, but </w:t>
      </w:r>
      <w:r w:rsidR="002335C1" w:rsidRPr="00AE04F7">
        <w:rPr>
          <w:sz w:val="24"/>
          <w:szCs w:val="24"/>
        </w:rPr>
        <w:t xml:space="preserve">the new lakes </w:t>
      </w:r>
      <w:r w:rsidR="00784CB3" w:rsidRPr="00AE04F7">
        <w:rPr>
          <w:sz w:val="24"/>
          <w:szCs w:val="24"/>
        </w:rPr>
        <w:t xml:space="preserve">turned out to </w:t>
      </w:r>
      <w:r w:rsidR="005F23F0" w:rsidRPr="00AE04F7">
        <w:rPr>
          <w:sz w:val="24"/>
          <w:szCs w:val="24"/>
        </w:rPr>
        <w:t>have no</w:t>
      </w:r>
      <w:r w:rsidR="00784CB3" w:rsidRPr="00AE04F7">
        <w:rPr>
          <w:sz w:val="24"/>
          <w:szCs w:val="24"/>
        </w:rPr>
        <w:t xml:space="preserve"> </w:t>
      </w:r>
      <w:r w:rsidR="005F23F0" w:rsidRPr="00AE04F7">
        <w:rPr>
          <w:sz w:val="24"/>
          <w:szCs w:val="24"/>
        </w:rPr>
        <w:t xml:space="preserve">lasting </w:t>
      </w:r>
      <w:r w:rsidR="00784CB3" w:rsidRPr="00AE04F7">
        <w:rPr>
          <w:sz w:val="24"/>
          <w:szCs w:val="24"/>
        </w:rPr>
        <w:t xml:space="preserve">effect </w:t>
      </w:r>
      <w:r w:rsidR="000A6BB1" w:rsidRPr="00AE04F7">
        <w:rPr>
          <w:sz w:val="24"/>
          <w:szCs w:val="24"/>
        </w:rPr>
        <w:t xml:space="preserve">on P-retention </w:t>
      </w:r>
      <w:r w:rsidR="00E4250A" w:rsidRPr="00AE04F7">
        <w:rPr>
          <w:sz w:val="24"/>
          <w:szCs w:val="24"/>
        </w:rPr>
        <w:t xml:space="preserve">as </w:t>
      </w:r>
      <w:r w:rsidR="002335C1" w:rsidRPr="00AE04F7">
        <w:rPr>
          <w:sz w:val="24"/>
          <w:szCs w:val="24"/>
        </w:rPr>
        <w:t xml:space="preserve">they </w:t>
      </w:r>
      <w:r w:rsidR="00F80291" w:rsidRPr="00AE04F7">
        <w:rPr>
          <w:sz w:val="24"/>
          <w:szCs w:val="24"/>
        </w:rPr>
        <w:t xml:space="preserve">had no </w:t>
      </w:r>
      <w:r w:rsidR="00336DD3" w:rsidRPr="00AE04F7">
        <w:rPr>
          <w:sz w:val="24"/>
          <w:szCs w:val="24"/>
        </w:rPr>
        <w:t xml:space="preserve">deep </w:t>
      </w:r>
      <w:r w:rsidR="00E4250A" w:rsidRPr="00AE04F7">
        <w:rPr>
          <w:sz w:val="24"/>
          <w:szCs w:val="24"/>
        </w:rPr>
        <w:t>permanent sedimentation basin</w:t>
      </w:r>
      <w:r w:rsidR="00784CB3" w:rsidRPr="00AE04F7">
        <w:rPr>
          <w:sz w:val="24"/>
          <w:szCs w:val="24"/>
        </w:rPr>
        <w:t>s</w:t>
      </w:r>
      <w:r w:rsidR="00E4250A" w:rsidRPr="00AE04F7">
        <w:rPr>
          <w:sz w:val="24"/>
          <w:szCs w:val="24"/>
        </w:rPr>
        <w:t xml:space="preserve">. Instead, denitrification </w:t>
      </w:r>
      <w:r w:rsidR="007B5868" w:rsidRPr="00AE04F7">
        <w:rPr>
          <w:sz w:val="24"/>
          <w:szCs w:val="24"/>
        </w:rPr>
        <w:t xml:space="preserve">in the new lakes </w:t>
      </w:r>
      <w:r w:rsidR="00336DD3" w:rsidRPr="00AE04F7">
        <w:rPr>
          <w:sz w:val="24"/>
          <w:szCs w:val="24"/>
        </w:rPr>
        <w:t xml:space="preserve">has </w:t>
      </w:r>
      <w:r w:rsidR="007B5868" w:rsidRPr="00AE04F7">
        <w:rPr>
          <w:sz w:val="24"/>
          <w:szCs w:val="24"/>
        </w:rPr>
        <w:t>contrib</w:t>
      </w:r>
      <w:r w:rsidR="00E4250A" w:rsidRPr="00AE04F7">
        <w:rPr>
          <w:sz w:val="24"/>
          <w:szCs w:val="24"/>
        </w:rPr>
        <w:t xml:space="preserve">uted to lower N loading </w:t>
      </w:r>
      <w:r w:rsidR="000A6BB1" w:rsidRPr="00AE04F7">
        <w:rPr>
          <w:sz w:val="24"/>
          <w:szCs w:val="24"/>
        </w:rPr>
        <w:t xml:space="preserve">to </w:t>
      </w:r>
      <w:r w:rsidR="00F80291" w:rsidRPr="00AE04F7">
        <w:rPr>
          <w:sz w:val="24"/>
          <w:szCs w:val="24"/>
        </w:rPr>
        <w:t xml:space="preserve">Lake Arresø and to </w:t>
      </w:r>
      <w:r w:rsidR="00E4250A" w:rsidRPr="00AE04F7">
        <w:rPr>
          <w:sz w:val="24"/>
          <w:szCs w:val="24"/>
        </w:rPr>
        <w:t xml:space="preserve">the estuary which is threatened by </w:t>
      </w:r>
      <w:r w:rsidR="007B5868" w:rsidRPr="00AE04F7">
        <w:rPr>
          <w:sz w:val="24"/>
          <w:szCs w:val="24"/>
        </w:rPr>
        <w:t xml:space="preserve">N </w:t>
      </w:r>
      <w:r w:rsidR="00E4250A" w:rsidRPr="00AE04F7">
        <w:rPr>
          <w:sz w:val="24"/>
          <w:szCs w:val="24"/>
        </w:rPr>
        <w:t xml:space="preserve">eutrophication </w:t>
      </w:r>
      <w:r w:rsidR="000A6BB1" w:rsidRPr="00AE04F7">
        <w:rPr>
          <w:sz w:val="24"/>
          <w:szCs w:val="24"/>
        </w:rPr>
        <w:t xml:space="preserve">due to </w:t>
      </w:r>
      <w:r w:rsidR="005F23F0" w:rsidRPr="00AE04F7">
        <w:rPr>
          <w:sz w:val="24"/>
          <w:szCs w:val="24"/>
        </w:rPr>
        <w:t xml:space="preserve">periods of </w:t>
      </w:r>
      <w:r w:rsidR="000A6BB1" w:rsidRPr="00AE04F7">
        <w:rPr>
          <w:sz w:val="24"/>
          <w:szCs w:val="24"/>
        </w:rPr>
        <w:t xml:space="preserve">detrimental </w:t>
      </w:r>
      <w:r w:rsidR="00336DD3" w:rsidRPr="00AE04F7">
        <w:rPr>
          <w:sz w:val="24"/>
          <w:szCs w:val="24"/>
        </w:rPr>
        <w:t xml:space="preserve">oxygen depletion and growth of nuisance filamentous macroalgae </w:t>
      </w:r>
      <w:r w:rsidR="00E4250A" w:rsidRPr="00AE04F7">
        <w:rPr>
          <w:sz w:val="24"/>
          <w:szCs w:val="24"/>
        </w:rPr>
        <w:t xml:space="preserve">(Geertz-Hansen et al. 1993, Pedersen and Borum 1996).  </w:t>
      </w:r>
    </w:p>
    <w:p w14:paraId="32680BE5" w14:textId="5A1EFEF7" w:rsidR="005F23F0" w:rsidRPr="00AE04F7" w:rsidRDefault="00AA3998" w:rsidP="00727AAF">
      <w:pPr>
        <w:rPr>
          <w:sz w:val="24"/>
          <w:szCs w:val="24"/>
        </w:rPr>
      </w:pPr>
      <w:r w:rsidRPr="00AE04F7">
        <w:rPr>
          <w:sz w:val="24"/>
          <w:szCs w:val="24"/>
        </w:rPr>
        <w:t>D</w:t>
      </w:r>
      <w:r w:rsidR="00406780" w:rsidRPr="00AE04F7">
        <w:rPr>
          <w:sz w:val="24"/>
          <w:szCs w:val="24"/>
        </w:rPr>
        <w:t xml:space="preserve">enitrification </w:t>
      </w:r>
      <w:r w:rsidR="00DE1BAD" w:rsidRPr="00AE04F7">
        <w:rPr>
          <w:sz w:val="24"/>
          <w:szCs w:val="24"/>
        </w:rPr>
        <w:t xml:space="preserve">rates estimated </w:t>
      </w:r>
      <w:r w:rsidR="00406780" w:rsidRPr="00AE04F7">
        <w:rPr>
          <w:sz w:val="24"/>
          <w:szCs w:val="24"/>
        </w:rPr>
        <w:t xml:space="preserve">in the shallow Lake Solbjerg </w:t>
      </w:r>
      <w:r w:rsidR="007259BD" w:rsidRPr="00AE04F7">
        <w:rPr>
          <w:sz w:val="24"/>
          <w:szCs w:val="24"/>
        </w:rPr>
        <w:t>(14.6 g N m</w:t>
      </w:r>
      <w:r w:rsidR="007259BD" w:rsidRPr="00AE04F7">
        <w:rPr>
          <w:sz w:val="24"/>
          <w:szCs w:val="24"/>
          <w:vertAlign w:val="superscript"/>
        </w:rPr>
        <w:t>-2</w:t>
      </w:r>
      <w:r w:rsidR="007259BD" w:rsidRPr="00AE04F7">
        <w:rPr>
          <w:sz w:val="24"/>
          <w:szCs w:val="24"/>
        </w:rPr>
        <w:t xml:space="preserve"> year</w:t>
      </w:r>
      <w:r w:rsidR="007259BD" w:rsidRPr="00AE04F7">
        <w:rPr>
          <w:sz w:val="24"/>
          <w:szCs w:val="24"/>
          <w:vertAlign w:val="superscript"/>
        </w:rPr>
        <w:t>-1</w:t>
      </w:r>
      <w:r w:rsidR="007259BD" w:rsidRPr="00AE04F7">
        <w:rPr>
          <w:sz w:val="24"/>
          <w:szCs w:val="24"/>
        </w:rPr>
        <w:t>) a</w:t>
      </w:r>
      <w:r w:rsidR="00406780" w:rsidRPr="00AE04F7">
        <w:rPr>
          <w:sz w:val="24"/>
          <w:szCs w:val="24"/>
        </w:rPr>
        <w:t xml:space="preserve">nd </w:t>
      </w:r>
      <w:r w:rsidR="00D36774" w:rsidRPr="00AE04F7">
        <w:rPr>
          <w:sz w:val="24"/>
          <w:szCs w:val="24"/>
        </w:rPr>
        <w:t xml:space="preserve">in </w:t>
      </w:r>
      <w:r w:rsidR="00406780" w:rsidRPr="00AE04F7">
        <w:rPr>
          <w:sz w:val="24"/>
          <w:szCs w:val="24"/>
        </w:rPr>
        <w:t xml:space="preserve">Lake Arresø </w:t>
      </w:r>
      <w:r w:rsidR="007259BD" w:rsidRPr="00AE04F7">
        <w:rPr>
          <w:sz w:val="24"/>
          <w:szCs w:val="24"/>
        </w:rPr>
        <w:t>(</w:t>
      </w:r>
      <w:r w:rsidRPr="00AE04F7">
        <w:rPr>
          <w:sz w:val="24"/>
          <w:szCs w:val="24"/>
        </w:rPr>
        <w:t>2.4</w:t>
      </w:r>
      <w:ins w:id="220" w:author="Jonas Stage Sø" w:date="2025-03-17T15:43:00Z" w16du:dateUtc="2025-03-17T14:43:00Z">
        <w:r w:rsidR="001802E0" w:rsidRPr="00AE04F7">
          <w:rPr>
            <w:sz w:val="24"/>
            <w:szCs w:val="24"/>
          </w:rPr>
          <w:t>–</w:t>
        </w:r>
      </w:ins>
      <w:del w:id="221" w:author="Jonas Stage Sø" w:date="2025-03-17T15:43:00Z" w16du:dateUtc="2025-03-17T14:43:00Z">
        <w:r w:rsidRPr="00AE04F7" w:rsidDel="001802E0">
          <w:rPr>
            <w:sz w:val="24"/>
            <w:szCs w:val="24"/>
          </w:rPr>
          <w:delText>-</w:delText>
        </w:r>
      </w:del>
      <w:r w:rsidRPr="00AE04F7">
        <w:rPr>
          <w:sz w:val="24"/>
          <w:szCs w:val="24"/>
        </w:rPr>
        <w:t>8.7</w:t>
      </w:r>
      <w:r w:rsidR="007259BD" w:rsidRPr="00AE04F7">
        <w:rPr>
          <w:sz w:val="24"/>
          <w:szCs w:val="24"/>
        </w:rPr>
        <w:t xml:space="preserve"> </w:t>
      </w:r>
      <w:r w:rsidR="00406780" w:rsidRPr="00AE04F7">
        <w:rPr>
          <w:sz w:val="24"/>
          <w:szCs w:val="24"/>
        </w:rPr>
        <w:t>g N m</w:t>
      </w:r>
      <w:r w:rsidR="00406780" w:rsidRPr="00AE04F7">
        <w:rPr>
          <w:sz w:val="24"/>
          <w:szCs w:val="24"/>
          <w:vertAlign w:val="superscript"/>
        </w:rPr>
        <w:t>-2</w:t>
      </w:r>
      <w:r w:rsidR="00406780" w:rsidRPr="00AE04F7">
        <w:rPr>
          <w:sz w:val="24"/>
          <w:szCs w:val="24"/>
        </w:rPr>
        <w:t xml:space="preserve"> year</w:t>
      </w:r>
      <w:r w:rsidR="00406780" w:rsidRPr="00AE04F7">
        <w:rPr>
          <w:sz w:val="24"/>
          <w:szCs w:val="24"/>
          <w:vertAlign w:val="superscript"/>
        </w:rPr>
        <w:t>-1</w:t>
      </w:r>
      <w:r w:rsidR="00406780" w:rsidRPr="00AE04F7">
        <w:rPr>
          <w:sz w:val="24"/>
          <w:szCs w:val="24"/>
        </w:rPr>
        <w:t xml:space="preserve">) </w:t>
      </w:r>
      <w:r w:rsidR="00DE1BAD" w:rsidRPr="00AE04F7">
        <w:rPr>
          <w:sz w:val="24"/>
          <w:szCs w:val="24"/>
        </w:rPr>
        <w:t xml:space="preserve">were positively related to </w:t>
      </w:r>
      <w:r w:rsidR="00406780" w:rsidRPr="00AE04F7">
        <w:rPr>
          <w:sz w:val="24"/>
          <w:szCs w:val="24"/>
        </w:rPr>
        <w:t>N-inputs and in-lake concentrations</w:t>
      </w:r>
      <w:r w:rsidR="00DE1BAD" w:rsidRPr="00AE04F7">
        <w:rPr>
          <w:sz w:val="24"/>
          <w:szCs w:val="24"/>
        </w:rPr>
        <w:t xml:space="preserve">. The magnitudes in Lake Arresø are supported by direct measurements applying </w:t>
      </w:r>
      <w:r w:rsidR="00DE1BAD" w:rsidRPr="00AE04F7">
        <w:rPr>
          <w:sz w:val="24"/>
          <w:szCs w:val="24"/>
          <w:vertAlign w:val="superscript"/>
        </w:rPr>
        <w:t>15</w:t>
      </w:r>
      <w:r w:rsidR="005F3CD2" w:rsidRPr="00AE04F7">
        <w:rPr>
          <w:sz w:val="24"/>
          <w:szCs w:val="24"/>
        </w:rPr>
        <w:t>N</w:t>
      </w:r>
      <w:r w:rsidR="002335C1" w:rsidRPr="00AE04F7">
        <w:rPr>
          <w:sz w:val="24"/>
          <w:szCs w:val="24"/>
        </w:rPr>
        <w:t>-nitrate</w:t>
      </w:r>
      <w:r w:rsidR="005F3CD2" w:rsidRPr="00AE04F7">
        <w:rPr>
          <w:sz w:val="24"/>
          <w:szCs w:val="24"/>
        </w:rPr>
        <w:t xml:space="preserve"> </w:t>
      </w:r>
      <w:r w:rsidR="00DE1BAD" w:rsidRPr="00AE04F7">
        <w:rPr>
          <w:sz w:val="24"/>
          <w:szCs w:val="24"/>
        </w:rPr>
        <w:t xml:space="preserve">(Madsen 1977). </w:t>
      </w:r>
      <w:r w:rsidR="007D69CF" w:rsidRPr="00AE04F7">
        <w:rPr>
          <w:sz w:val="24"/>
          <w:szCs w:val="24"/>
        </w:rPr>
        <w:t xml:space="preserve">The calculated rates of denitrification </w:t>
      </w:r>
      <w:r w:rsidRPr="00AE04F7">
        <w:rPr>
          <w:sz w:val="24"/>
          <w:szCs w:val="24"/>
        </w:rPr>
        <w:t xml:space="preserve">in Lake Arresø </w:t>
      </w:r>
      <w:r w:rsidR="007D69CF" w:rsidRPr="00AE04F7">
        <w:rPr>
          <w:sz w:val="24"/>
          <w:szCs w:val="24"/>
        </w:rPr>
        <w:t xml:space="preserve">are </w:t>
      </w:r>
      <w:r w:rsidRPr="00AE04F7">
        <w:rPr>
          <w:sz w:val="24"/>
          <w:szCs w:val="24"/>
        </w:rPr>
        <w:t xml:space="preserve">lower </w:t>
      </w:r>
      <w:r w:rsidR="007D69CF" w:rsidRPr="00AE04F7">
        <w:rPr>
          <w:sz w:val="24"/>
          <w:szCs w:val="24"/>
        </w:rPr>
        <w:t xml:space="preserve">compared to other hypertrophic shallow </w:t>
      </w:r>
      <w:r w:rsidR="00DE1BAD" w:rsidRPr="00AE04F7">
        <w:rPr>
          <w:sz w:val="24"/>
          <w:szCs w:val="24"/>
        </w:rPr>
        <w:t xml:space="preserve">Danish </w:t>
      </w:r>
      <w:r w:rsidR="007D69CF" w:rsidRPr="00AE04F7">
        <w:rPr>
          <w:sz w:val="24"/>
          <w:szCs w:val="24"/>
        </w:rPr>
        <w:t xml:space="preserve">lakes </w:t>
      </w:r>
      <w:r w:rsidRPr="00AE04F7">
        <w:rPr>
          <w:sz w:val="24"/>
          <w:szCs w:val="24"/>
        </w:rPr>
        <w:t xml:space="preserve">receiving higher N-input relative to lake </w:t>
      </w:r>
      <w:r w:rsidR="005F3CD2" w:rsidRPr="00AE04F7">
        <w:rPr>
          <w:sz w:val="24"/>
          <w:szCs w:val="24"/>
        </w:rPr>
        <w:t xml:space="preserve">surface </w:t>
      </w:r>
      <w:r w:rsidRPr="00AE04F7">
        <w:rPr>
          <w:sz w:val="24"/>
          <w:szCs w:val="24"/>
        </w:rPr>
        <w:t xml:space="preserve">area. Thus, </w:t>
      </w:r>
      <w:r w:rsidR="00D36774" w:rsidRPr="00AE04F7">
        <w:rPr>
          <w:sz w:val="24"/>
          <w:szCs w:val="24"/>
        </w:rPr>
        <w:t xml:space="preserve">a </w:t>
      </w:r>
      <w:r w:rsidRPr="00AE04F7">
        <w:rPr>
          <w:sz w:val="24"/>
          <w:szCs w:val="24"/>
        </w:rPr>
        <w:t xml:space="preserve">series of shallow hypereutrophic </w:t>
      </w:r>
      <w:r w:rsidR="002335C1" w:rsidRPr="00AE04F7">
        <w:rPr>
          <w:sz w:val="24"/>
          <w:szCs w:val="24"/>
        </w:rPr>
        <w:t xml:space="preserve">Danish </w:t>
      </w:r>
      <w:r w:rsidRPr="00AE04F7">
        <w:rPr>
          <w:sz w:val="24"/>
          <w:szCs w:val="24"/>
        </w:rPr>
        <w:t xml:space="preserve">lakes </w:t>
      </w:r>
      <w:r w:rsidR="00D36774" w:rsidRPr="00AE04F7">
        <w:rPr>
          <w:sz w:val="24"/>
          <w:szCs w:val="24"/>
        </w:rPr>
        <w:t xml:space="preserve">had </w:t>
      </w:r>
      <w:r w:rsidRPr="00AE04F7">
        <w:rPr>
          <w:sz w:val="24"/>
          <w:szCs w:val="24"/>
        </w:rPr>
        <w:t>denitrification rates typically 10-fold higher</w:t>
      </w:r>
      <w:r w:rsidR="00DE1BAD" w:rsidRPr="00AE04F7">
        <w:rPr>
          <w:sz w:val="24"/>
          <w:szCs w:val="24"/>
        </w:rPr>
        <w:t xml:space="preserve"> (</w:t>
      </w:r>
      <w:r w:rsidRPr="00AE04F7">
        <w:rPr>
          <w:sz w:val="24"/>
          <w:szCs w:val="24"/>
        </w:rPr>
        <w:t xml:space="preserve">i.e. </w:t>
      </w:r>
      <w:r w:rsidR="007D69CF" w:rsidRPr="00AE04F7">
        <w:rPr>
          <w:sz w:val="24"/>
          <w:szCs w:val="24"/>
        </w:rPr>
        <w:t>44</w:t>
      </w:r>
      <w:ins w:id="222" w:author="Jonas Stage Sø" w:date="2025-03-17T15:44:00Z" w16du:dateUtc="2025-03-17T14:44:00Z">
        <w:r w:rsidR="005C5B14" w:rsidRPr="00AE04F7">
          <w:rPr>
            <w:sz w:val="24"/>
            <w:szCs w:val="24"/>
          </w:rPr>
          <w:t>–</w:t>
        </w:r>
      </w:ins>
      <w:del w:id="223" w:author="Jonas Stage Sø" w:date="2025-03-17T15:44:00Z" w16du:dateUtc="2025-03-17T14:44:00Z">
        <w:r w:rsidR="007D69CF" w:rsidRPr="00AE04F7" w:rsidDel="005C5B14">
          <w:rPr>
            <w:sz w:val="24"/>
            <w:szCs w:val="24"/>
          </w:rPr>
          <w:delText>-</w:delText>
        </w:r>
      </w:del>
      <w:r w:rsidR="007D69CF" w:rsidRPr="00AE04F7">
        <w:rPr>
          <w:sz w:val="24"/>
          <w:szCs w:val="24"/>
        </w:rPr>
        <w:t>76 g N m</w:t>
      </w:r>
      <w:r w:rsidR="007D69CF" w:rsidRPr="00AE04F7">
        <w:rPr>
          <w:sz w:val="24"/>
          <w:szCs w:val="24"/>
          <w:vertAlign w:val="superscript"/>
        </w:rPr>
        <w:t>-2</w:t>
      </w:r>
      <w:r w:rsidR="007D69CF" w:rsidRPr="00AE04F7">
        <w:rPr>
          <w:sz w:val="24"/>
          <w:szCs w:val="24"/>
        </w:rPr>
        <w:t xml:space="preserve"> year</w:t>
      </w:r>
      <w:r w:rsidR="007D69CF" w:rsidRPr="00AE04F7">
        <w:rPr>
          <w:sz w:val="24"/>
          <w:szCs w:val="24"/>
          <w:vertAlign w:val="superscript"/>
        </w:rPr>
        <w:t>-1</w:t>
      </w:r>
      <w:r w:rsidR="007D69CF" w:rsidRPr="00AE04F7">
        <w:rPr>
          <w:sz w:val="24"/>
          <w:szCs w:val="24"/>
        </w:rPr>
        <w:t xml:space="preserve"> in Lake Søbygaard</w:t>
      </w:r>
      <w:r w:rsidR="00DE1BAD" w:rsidRPr="00AE04F7">
        <w:rPr>
          <w:sz w:val="24"/>
          <w:szCs w:val="24"/>
        </w:rPr>
        <w:t xml:space="preserve">, </w:t>
      </w:r>
      <w:r w:rsidRPr="00AE04F7">
        <w:rPr>
          <w:sz w:val="24"/>
          <w:szCs w:val="24"/>
        </w:rPr>
        <w:t xml:space="preserve">Jensen et al. </w:t>
      </w:r>
      <w:r w:rsidR="00DE1BAD" w:rsidRPr="00AE04F7">
        <w:rPr>
          <w:sz w:val="24"/>
          <w:szCs w:val="24"/>
        </w:rPr>
        <w:t>(</w:t>
      </w:r>
      <w:r w:rsidRPr="00AE04F7">
        <w:rPr>
          <w:sz w:val="24"/>
          <w:szCs w:val="24"/>
        </w:rPr>
        <w:t>1992) and 13</w:t>
      </w:r>
      <w:ins w:id="224" w:author="Jonas Stage Sø" w:date="2025-03-17T15:44:00Z" w16du:dateUtc="2025-03-17T14:44:00Z">
        <w:r w:rsidR="005C5B14" w:rsidRPr="00AE04F7">
          <w:rPr>
            <w:sz w:val="24"/>
            <w:szCs w:val="24"/>
          </w:rPr>
          <w:t>–</w:t>
        </w:r>
      </w:ins>
      <w:del w:id="225" w:author="Jonas Stage Sø" w:date="2025-03-17T15:44:00Z" w16du:dateUtc="2025-03-17T14:44:00Z">
        <w:r w:rsidRPr="00AE04F7" w:rsidDel="005C5B14">
          <w:rPr>
            <w:sz w:val="24"/>
            <w:szCs w:val="24"/>
          </w:rPr>
          <w:delText>-</w:delText>
        </w:r>
      </w:del>
      <w:r w:rsidRPr="00AE04F7">
        <w:rPr>
          <w:sz w:val="24"/>
          <w:szCs w:val="24"/>
        </w:rPr>
        <w:t>48 g N m</w:t>
      </w:r>
      <w:r w:rsidRPr="00AE04F7">
        <w:rPr>
          <w:sz w:val="24"/>
          <w:szCs w:val="24"/>
          <w:vertAlign w:val="superscript"/>
        </w:rPr>
        <w:t>-2</w:t>
      </w:r>
      <w:r w:rsidRPr="00AE04F7">
        <w:rPr>
          <w:sz w:val="24"/>
          <w:szCs w:val="24"/>
        </w:rPr>
        <w:t xml:space="preserve"> year</w:t>
      </w:r>
      <w:r w:rsidRPr="00AE04F7">
        <w:rPr>
          <w:sz w:val="24"/>
          <w:szCs w:val="24"/>
          <w:vertAlign w:val="superscript"/>
        </w:rPr>
        <w:t>-1</w:t>
      </w:r>
      <w:r w:rsidRPr="00AE04F7">
        <w:rPr>
          <w:sz w:val="24"/>
          <w:szCs w:val="24"/>
        </w:rPr>
        <w:t xml:space="preserve"> in </w:t>
      </w:r>
      <w:r w:rsidR="00DE1BAD" w:rsidRPr="00AE04F7">
        <w:rPr>
          <w:sz w:val="24"/>
          <w:szCs w:val="24"/>
        </w:rPr>
        <w:t>five other lakes, Andersen (1971, 1977)).</w:t>
      </w:r>
      <w:r w:rsidR="000E26F7" w:rsidRPr="00AE04F7">
        <w:rPr>
          <w:sz w:val="24"/>
          <w:szCs w:val="24"/>
        </w:rPr>
        <w:t xml:space="preserve"> Denitrification is enhanced by coupled nitrification-denitrification in the shallow lakes by shifting sediment particle resuspension in the oxic water column producing nitrate as the essential element for denitrification when particles resettle </w:t>
      </w:r>
      <w:r w:rsidR="00F80291" w:rsidRPr="00AE04F7">
        <w:rPr>
          <w:sz w:val="24"/>
          <w:szCs w:val="24"/>
        </w:rPr>
        <w:t xml:space="preserve">and </w:t>
      </w:r>
      <w:r w:rsidR="000E26F7" w:rsidRPr="00AE04F7">
        <w:rPr>
          <w:sz w:val="24"/>
          <w:szCs w:val="24"/>
        </w:rPr>
        <w:t xml:space="preserve">sediment anoxia </w:t>
      </w:r>
      <w:r w:rsidR="002335C1" w:rsidRPr="00AE04F7">
        <w:rPr>
          <w:sz w:val="24"/>
          <w:szCs w:val="24"/>
        </w:rPr>
        <w:t>develops</w:t>
      </w:r>
      <w:r w:rsidR="000E26F7" w:rsidRPr="00AE04F7">
        <w:rPr>
          <w:sz w:val="24"/>
          <w:szCs w:val="24"/>
        </w:rPr>
        <w:t xml:space="preserve"> (Andersen 1977, </w:t>
      </w:r>
      <w:r w:rsidR="002712CF" w:rsidRPr="00AE04F7">
        <w:rPr>
          <w:sz w:val="24"/>
          <w:szCs w:val="24"/>
        </w:rPr>
        <w:t xml:space="preserve">Søndergaard et al. 1992, </w:t>
      </w:r>
      <w:r w:rsidR="000E26F7" w:rsidRPr="00AE04F7">
        <w:rPr>
          <w:sz w:val="24"/>
          <w:szCs w:val="24"/>
        </w:rPr>
        <w:t>Zhu et al. 2021).</w:t>
      </w:r>
      <w:r w:rsidR="00DE1BAD" w:rsidRPr="00AE04F7">
        <w:rPr>
          <w:sz w:val="24"/>
          <w:szCs w:val="24"/>
        </w:rPr>
        <w:t xml:space="preserve"> </w:t>
      </w:r>
    </w:p>
    <w:p w14:paraId="3AB5905A" w14:textId="34DF506B" w:rsidR="0064666C" w:rsidRPr="00AE04F7" w:rsidRDefault="0064666C" w:rsidP="001F5311">
      <w:pPr>
        <w:rPr>
          <w:sz w:val="24"/>
          <w:szCs w:val="24"/>
        </w:rPr>
      </w:pPr>
      <w:r w:rsidRPr="00AE04F7">
        <w:rPr>
          <w:i/>
          <w:sz w:val="24"/>
          <w:szCs w:val="24"/>
        </w:rPr>
        <w:t xml:space="preserve">Sediment-water dynamics over time – </w:t>
      </w:r>
      <w:r w:rsidRPr="00AE04F7">
        <w:rPr>
          <w:sz w:val="24"/>
          <w:szCs w:val="24"/>
        </w:rPr>
        <w:t xml:space="preserve">Surface sediment and water were in close contact and </w:t>
      </w:r>
      <w:r w:rsidR="000E26F7" w:rsidRPr="00AE04F7">
        <w:rPr>
          <w:sz w:val="24"/>
          <w:szCs w:val="24"/>
        </w:rPr>
        <w:t xml:space="preserve">they </w:t>
      </w:r>
      <w:r w:rsidRPr="00AE04F7">
        <w:rPr>
          <w:sz w:val="24"/>
          <w:szCs w:val="24"/>
        </w:rPr>
        <w:t xml:space="preserve">decreased </w:t>
      </w:r>
      <w:r w:rsidR="003A4831" w:rsidRPr="00AE04F7">
        <w:rPr>
          <w:sz w:val="24"/>
          <w:szCs w:val="24"/>
        </w:rPr>
        <w:t xml:space="preserve">in concert </w:t>
      </w:r>
      <w:r w:rsidRPr="00AE04F7">
        <w:rPr>
          <w:sz w:val="24"/>
          <w:szCs w:val="24"/>
        </w:rPr>
        <w:t xml:space="preserve">over time with </w:t>
      </w:r>
      <w:r w:rsidR="002335C1" w:rsidRPr="00AE04F7">
        <w:rPr>
          <w:sz w:val="24"/>
          <w:szCs w:val="24"/>
        </w:rPr>
        <w:t xml:space="preserve">the </w:t>
      </w:r>
      <w:r w:rsidRPr="00AE04F7">
        <w:rPr>
          <w:sz w:val="24"/>
          <w:szCs w:val="24"/>
        </w:rPr>
        <w:t xml:space="preserve">reduced nutrient input to Lake Arresø. </w:t>
      </w:r>
      <w:r w:rsidR="0007712A" w:rsidRPr="00AE04F7">
        <w:rPr>
          <w:sz w:val="24"/>
          <w:szCs w:val="24"/>
        </w:rPr>
        <w:t xml:space="preserve">The P concentrations in the upper 5 cm of surface sediments </w:t>
      </w:r>
      <w:r w:rsidR="00D711F7" w:rsidRPr="00AE04F7">
        <w:rPr>
          <w:sz w:val="24"/>
          <w:szCs w:val="24"/>
        </w:rPr>
        <w:t xml:space="preserve">decreased </w:t>
      </w:r>
      <w:r w:rsidR="0007712A" w:rsidRPr="00AE04F7">
        <w:rPr>
          <w:sz w:val="24"/>
          <w:szCs w:val="24"/>
        </w:rPr>
        <w:t>significantly from 198</w:t>
      </w:r>
      <w:r w:rsidR="000E26F7" w:rsidRPr="00AE04F7">
        <w:rPr>
          <w:sz w:val="24"/>
          <w:szCs w:val="24"/>
        </w:rPr>
        <w:t>8</w:t>
      </w:r>
      <w:r w:rsidR="0007712A" w:rsidRPr="00AE04F7">
        <w:rPr>
          <w:sz w:val="24"/>
          <w:szCs w:val="24"/>
        </w:rPr>
        <w:t xml:space="preserve"> to </w:t>
      </w:r>
      <w:r w:rsidR="000E26F7" w:rsidRPr="00AE04F7">
        <w:rPr>
          <w:sz w:val="24"/>
          <w:szCs w:val="24"/>
        </w:rPr>
        <w:t>2014</w:t>
      </w:r>
      <w:ins w:id="226" w:author="Jonas Stage Sø" w:date="2025-03-17T15:44:00Z" w16du:dateUtc="2025-03-17T14:44:00Z">
        <w:r w:rsidR="00DB1377" w:rsidRPr="00AE04F7">
          <w:rPr>
            <w:sz w:val="24"/>
            <w:szCs w:val="24"/>
          </w:rPr>
          <w:t>–</w:t>
        </w:r>
      </w:ins>
      <w:del w:id="227" w:author="Jonas Stage Sø" w:date="2025-03-17T15:44:00Z" w16du:dateUtc="2025-03-17T14:44:00Z">
        <w:r w:rsidR="000E26F7" w:rsidRPr="00AE04F7" w:rsidDel="00DB1377">
          <w:rPr>
            <w:sz w:val="24"/>
            <w:szCs w:val="24"/>
          </w:rPr>
          <w:delText>-</w:delText>
        </w:r>
      </w:del>
      <w:r w:rsidR="0007712A" w:rsidRPr="00AE04F7">
        <w:rPr>
          <w:sz w:val="24"/>
          <w:szCs w:val="24"/>
        </w:rPr>
        <w:t xml:space="preserve">2018 by </w:t>
      </w:r>
      <w:r w:rsidR="002712CF" w:rsidRPr="00AE04F7">
        <w:rPr>
          <w:sz w:val="24"/>
          <w:szCs w:val="24"/>
        </w:rPr>
        <w:t xml:space="preserve">about </w:t>
      </w:r>
      <w:r w:rsidR="000E26F7" w:rsidRPr="00AE04F7">
        <w:rPr>
          <w:sz w:val="24"/>
          <w:szCs w:val="24"/>
        </w:rPr>
        <w:t>15</w:t>
      </w:r>
      <w:ins w:id="228" w:author="Jonas Stage Sø" w:date="2025-03-17T15:45:00Z" w16du:dateUtc="2025-03-17T14:45:00Z">
        <w:r w:rsidR="00DB1377" w:rsidRPr="00AE04F7">
          <w:rPr>
            <w:sz w:val="24"/>
            <w:szCs w:val="24"/>
          </w:rPr>
          <w:t>–</w:t>
        </w:r>
      </w:ins>
      <w:del w:id="229" w:author="Jonas Stage Sø" w:date="2025-03-17T15:45:00Z" w16du:dateUtc="2025-03-17T14:45:00Z">
        <w:r w:rsidR="000E26F7" w:rsidRPr="00AE04F7" w:rsidDel="00DB1377">
          <w:rPr>
            <w:sz w:val="24"/>
            <w:szCs w:val="24"/>
          </w:rPr>
          <w:delText>-</w:delText>
        </w:r>
      </w:del>
      <w:r w:rsidR="0007712A" w:rsidRPr="00AE04F7">
        <w:rPr>
          <w:sz w:val="24"/>
          <w:szCs w:val="24"/>
        </w:rPr>
        <w:t>45 ton P</w:t>
      </w:r>
      <w:r w:rsidR="00BF580E" w:rsidRPr="00AE04F7">
        <w:rPr>
          <w:sz w:val="24"/>
          <w:szCs w:val="24"/>
        </w:rPr>
        <w:t xml:space="preserve"> corresponding to </w:t>
      </w:r>
      <w:r w:rsidR="000E26F7" w:rsidRPr="00AE04F7">
        <w:rPr>
          <w:sz w:val="24"/>
          <w:szCs w:val="24"/>
        </w:rPr>
        <w:t>11</w:t>
      </w:r>
      <w:ins w:id="230" w:author="Jonas Stage Sø" w:date="2025-03-17T15:45:00Z" w16du:dateUtc="2025-03-17T14:45:00Z">
        <w:r w:rsidR="00DB1377" w:rsidRPr="00AE04F7">
          <w:rPr>
            <w:sz w:val="24"/>
            <w:szCs w:val="24"/>
          </w:rPr>
          <w:t>–</w:t>
        </w:r>
      </w:ins>
      <w:del w:id="231" w:author="Jonas Stage Sø" w:date="2025-03-17T15:45:00Z" w16du:dateUtc="2025-03-17T14:45:00Z">
        <w:r w:rsidR="000E26F7" w:rsidRPr="00AE04F7" w:rsidDel="00DB1377">
          <w:rPr>
            <w:sz w:val="24"/>
            <w:szCs w:val="24"/>
          </w:rPr>
          <w:delText>-</w:delText>
        </w:r>
      </w:del>
      <w:r w:rsidR="00BF580E" w:rsidRPr="00AE04F7">
        <w:rPr>
          <w:sz w:val="24"/>
          <w:szCs w:val="24"/>
        </w:rPr>
        <w:t xml:space="preserve">32% of the surface pool </w:t>
      </w:r>
      <w:r w:rsidR="0007712A" w:rsidRPr="00AE04F7">
        <w:rPr>
          <w:sz w:val="24"/>
          <w:szCs w:val="24"/>
        </w:rPr>
        <w:t xml:space="preserve">in 1988. </w:t>
      </w:r>
      <w:r w:rsidR="001C7FEB" w:rsidRPr="00AE04F7">
        <w:rPr>
          <w:sz w:val="24"/>
          <w:szCs w:val="24"/>
        </w:rPr>
        <w:t xml:space="preserve">These values </w:t>
      </w:r>
      <w:r w:rsidR="0007712A" w:rsidRPr="00AE04F7">
        <w:rPr>
          <w:sz w:val="24"/>
          <w:szCs w:val="24"/>
        </w:rPr>
        <w:t>are subject to considerable uncertainty</w:t>
      </w:r>
      <w:r w:rsidR="00D711F7" w:rsidRPr="00AE04F7">
        <w:rPr>
          <w:sz w:val="24"/>
          <w:szCs w:val="24"/>
        </w:rPr>
        <w:t xml:space="preserve"> due to sampling and measuring error, </w:t>
      </w:r>
      <w:r w:rsidR="00F80291" w:rsidRPr="00AE04F7">
        <w:rPr>
          <w:sz w:val="24"/>
          <w:szCs w:val="24"/>
        </w:rPr>
        <w:t xml:space="preserve">but magnitudes </w:t>
      </w:r>
      <w:r w:rsidR="00D711F7" w:rsidRPr="00AE04F7">
        <w:rPr>
          <w:sz w:val="24"/>
          <w:szCs w:val="24"/>
        </w:rPr>
        <w:t xml:space="preserve">are </w:t>
      </w:r>
      <w:r w:rsidR="005F3CD2" w:rsidRPr="00AE04F7">
        <w:rPr>
          <w:sz w:val="24"/>
          <w:szCs w:val="24"/>
        </w:rPr>
        <w:t xml:space="preserve">definitely </w:t>
      </w:r>
      <w:r w:rsidR="00D711F7" w:rsidRPr="00AE04F7">
        <w:rPr>
          <w:sz w:val="24"/>
          <w:szCs w:val="24"/>
        </w:rPr>
        <w:t xml:space="preserve">within </w:t>
      </w:r>
      <w:r w:rsidR="002335C1" w:rsidRPr="00AE04F7">
        <w:rPr>
          <w:sz w:val="24"/>
          <w:szCs w:val="24"/>
        </w:rPr>
        <w:t xml:space="preserve">these </w:t>
      </w:r>
      <w:r w:rsidR="00D711F7" w:rsidRPr="00AE04F7">
        <w:rPr>
          <w:sz w:val="24"/>
          <w:szCs w:val="24"/>
        </w:rPr>
        <w:t xml:space="preserve">narrow </w:t>
      </w:r>
      <w:r w:rsidR="002335C1" w:rsidRPr="00AE04F7">
        <w:rPr>
          <w:sz w:val="24"/>
          <w:szCs w:val="24"/>
        </w:rPr>
        <w:t xml:space="preserve">and limited </w:t>
      </w:r>
      <w:r w:rsidR="00D711F7" w:rsidRPr="00AE04F7">
        <w:rPr>
          <w:sz w:val="24"/>
          <w:szCs w:val="24"/>
        </w:rPr>
        <w:t>ranges</w:t>
      </w:r>
      <w:r w:rsidR="001E285D" w:rsidRPr="00AE04F7">
        <w:rPr>
          <w:sz w:val="24"/>
          <w:szCs w:val="24"/>
        </w:rPr>
        <w:t xml:space="preserve">. </w:t>
      </w:r>
      <w:r w:rsidR="00D711F7" w:rsidRPr="00AE04F7">
        <w:rPr>
          <w:sz w:val="24"/>
          <w:szCs w:val="24"/>
        </w:rPr>
        <w:t>Thus, r</w:t>
      </w:r>
      <w:r w:rsidR="001E285D" w:rsidRPr="00AE04F7">
        <w:rPr>
          <w:sz w:val="24"/>
          <w:szCs w:val="24"/>
        </w:rPr>
        <w:t xml:space="preserve">eductions of sediment pools in Lake Arresø </w:t>
      </w:r>
      <w:r w:rsidR="002712CF" w:rsidRPr="00AE04F7">
        <w:rPr>
          <w:sz w:val="24"/>
          <w:szCs w:val="24"/>
        </w:rPr>
        <w:t xml:space="preserve">by </w:t>
      </w:r>
      <w:r w:rsidR="001E285D" w:rsidRPr="00AE04F7">
        <w:rPr>
          <w:sz w:val="24"/>
          <w:szCs w:val="24"/>
        </w:rPr>
        <w:t>15</w:t>
      </w:r>
      <w:ins w:id="232" w:author="Jonas Stage Sø" w:date="2025-03-17T15:45:00Z" w16du:dateUtc="2025-03-17T14:45:00Z">
        <w:r w:rsidR="00DB1377" w:rsidRPr="00AE04F7">
          <w:rPr>
            <w:sz w:val="24"/>
            <w:szCs w:val="24"/>
          </w:rPr>
          <w:t>–</w:t>
        </w:r>
      </w:ins>
      <w:del w:id="233" w:author="Jonas Stage Sø" w:date="2025-03-17T15:45:00Z" w16du:dateUtc="2025-03-17T14:45:00Z">
        <w:r w:rsidR="001E285D" w:rsidRPr="00AE04F7" w:rsidDel="00DB1377">
          <w:rPr>
            <w:sz w:val="24"/>
            <w:szCs w:val="24"/>
          </w:rPr>
          <w:delText>-</w:delText>
        </w:r>
      </w:del>
      <w:r w:rsidR="001E285D" w:rsidRPr="00AE04F7">
        <w:rPr>
          <w:sz w:val="24"/>
          <w:szCs w:val="24"/>
        </w:rPr>
        <w:t xml:space="preserve">45 tons over 30 years are </w:t>
      </w:r>
      <w:r w:rsidR="007A746A" w:rsidRPr="00AE04F7">
        <w:rPr>
          <w:sz w:val="24"/>
          <w:szCs w:val="24"/>
        </w:rPr>
        <w:t xml:space="preserve">very </w:t>
      </w:r>
      <w:r w:rsidR="001E285D" w:rsidRPr="00AE04F7">
        <w:rPr>
          <w:sz w:val="24"/>
          <w:szCs w:val="24"/>
        </w:rPr>
        <w:t xml:space="preserve">small compared to the total input </w:t>
      </w:r>
      <w:r w:rsidR="003F78EE" w:rsidRPr="00AE04F7">
        <w:rPr>
          <w:sz w:val="24"/>
          <w:szCs w:val="24"/>
        </w:rPr>
        <w:t>over the period, and an</w:t>
      </w:r>
      <w:r w:rsidR="001E285D" w:rsidRPr="00AE04F7">
        <w:rPr>
          <w:sz w:val="24"/>
          <w:szCs w:val="24"/>
        </w:rPr>
        <w:t xml:space="preserve"> annual mean decline of 0.5</w:t>
      </w:r>
      <w:ins w:id="234" w:author="Jonas Stage Sø" w:date="2025-03-17T15:45:00Z" w16du:dateUtc="2025-03-17T14:45:00Z">
        <w:r w:rsidR="00DB1377" w:rsidRPr="00AE04F7">
          <w:rPr>
            <w:sz w:val="24"/>
            <w:szCs w:val="24"/>
          </w:rPr>
          <w:t>–</w:t>
        </w:r>
      </w:ins>
      <w:del w:id="235" w:author="Jonas Stage Sø" w:date="2025-03-17T15:45:00Z" w16du:dateUtc="2025-03-17T14:45:00Z">
        <w:r w:rsidR="001E285D" w:rsidRPr="00AE04F7" w:rsidDel="00DB1377">
          <w:rPr>
            <w:sz w:val="24"/>
            <w:szCs w:val="24"/>
          </w:rPr>
          <w:delText>-</w:delText>
        </w:r>
      </w:del>
      <w:r w:rsidR="001E285D" w:rsidRPr="00AE04F7">
        <w:rPr>
          <w:sz w:val="24"/>
          <w:szCs w:val="24"/>
        </w:rPr>
        <w:t xml:space="preserve">1.5 tons P would be </w:t>
      </w:r>
      <w:r w:rsidR="002968FD" w:rsidRPr="00AE04F7">
        <w:rPr>
          <w:sz w:val="24"/>
          <w:szCs w:val="24"/>
        </w:rPr>
        <w:t xml:space="preserve">difficult to catch by mass balances </w:t>
      </w:r>
      <w:r w:rsidR="003F78EE" w:rsidRPr="00AE04F7">
        <w:rPr>
          <w:sz w:val="24"/>
          <w:szCs w:val="24"/>
        </w:rPr>
        <w:t>being with</w:t>
      </w:r>
      <w:r w:rsidR="002335C1" w:rsidRPr="00AE04F7">
        <w:rPr>
          <w:sz w:val="24"/>
          <w:szCs w:val="24"/>
        </w:rPr>
        <w:t>in</w:t>
      </w:r>
      <w:r w:rsidR="003F78EE" w:rsidRPr="00AE04F7">
        <w:rPr>
          <w:sz w:val="24"/>
          <w:szCs w:val="24"/>
        </w:rPr>
        <w:t xml:space="preserve"> </w:t>
      </w:r>
      <w:r w:rsidR="001E285D" w:rsidRPr="00AE04F7">
        <w:rPr>
          <w:sz w:val="24"/>
          <w:szCs w:val="24"/>
        </w:rPr>
        <w:t>the uncertainty of</w:t>
      </w:r>
      <w:r w:rsidR="002968FD" w:rsidRPr="00AE04F7">
        <w:rPr>
          <w:sz w:val="24"/>
          <w:szCs w:val="24"/>
        </w:rPr>
        <w:t xml:space="preserve"> </w:t>
      </w:r>
      <w:r w:rsidR="001E285D" w:rsidRPr="00AE04F7">
        <w:rPr>
          <w:sz w:val="24"/>
          <w:szCs w:val="24"/>
        </w:rPr>
        <w:t>input</w:t>
      </w:r>
      <w:r w:rsidR="002968FD" w:rsidRPr="00AE04F7">
        <w:rPr>
          <w:sz w:val="24"/>
          <w:szCs w:val="24"/>
        </w:rPr>
        <w:t>-</w:t>
      </w:r>
      <w:r w:rsidR="001E285D" w:rsidRPr="00AE04F7">
        <w:rPr>
          <w:sz w:val="24"/>
          <w:szCs w:val="24"/>
        </w:rPr>
        <w:t>output</w:t>
      </w:r>
      <w:r w:rsidR="002968FD" w:rsidRPr="00AE04F7">
        <w:rPr>
          <w:sz w:val="24"/>
          <w:szCs w:val="24"/>
        </w:rPr>
        <w:t xml:space="preserve"> calculations</w:t>
      </w:r>
      <w:r w:rsidR="001E285D" w:rsidRPr="00AE04F7">
        <w:rPr>
          <w:sz w:val="24"/>
          <w:szCs w:val="24"/>
        </w:rPr>
        <w:t xml:space="preserve">. </w:t>
      </w:r>
    </w:p>
    <w:p w14:paraId="2EFA41A6" w14:textId="0C9ABD4B" w:rsidR="003A4831" w:rsidRPr="00AE04F7" w:rsidRDefault="001E285D" w:rsidP="001F5311">
      <w:pPr>
        <w:rPr>
          <w:sz w:val="24"/>
          <w:szCs w:val="24"/>
        </w:rPr>
      </w:pPr>
      <w:r w:rsidRPr="00AE04F7">
        <w:rPr>
          <w:sz w:val="24"/>
          <w:szCs w:val="24"/>
        </w:rPr>
        <w:t xml:space="preserve">The </w:t>
      </w:r>
      <w:r w:rsidR="001C7FEB" w:rsidRPr="00AE04F7">
        <w:rPr>
          <w:sz w:val="24"/>
          <w:szCs w:val="24"/>
        </w:rPr>
        <w:t xml:space="preserve">decline of </w:t>
      </w:r>
      <w:r w:rsidRPr="00AE04F7">
        <w:rPr>
          <w:sz w:val="24"/>
          <w:szCs w:val="24"/>
        </w:rPr>
        <w:t xml:space="preserve">mobile sediment pool of TP and organic matter from the </w:t>
      </w:r>
      <w:r w:rsidR="005A66D0" w:rsidRPr="00AE04F7">
        <w:rPr>
          <w:sz w:val="24"/>
          <w:szCs w:val="24"/>
        </w:rPr>
        <w:t>1970s</w:t>
      </w:r>
      <w:r w:rsidRPr="00AE04F7">
        <w:rPr>
          <w:sz w:val="24"/>
          <w:szCs w:val="24"/>
        </w:rPr>
        <w:t xml:space="preserve"> to 2018</w:t>
      </w:r>
      <w:ins w:id="236" w:author="Jonas Stage Sø" w:date="2025-03-17T15:45:00Z" w16du:dateUtc="2025-03-17T14:45:00Z">
        <w:r w:rsidR="00AD721B" w:rsidRPr="00AE04F7">
          <w:rPr>
            <w:sz w:val="24"/>
            <w:szCs w:val="24"/>
          </w:rPr>
          <w:t>–</w:t>
        </w:r>
      </w:ins>
      <w:del w:id="237" w:author="Jonas Stage Sø" w:date="2025-03-17T15:45:00Z" w16du:dateUtc="2025-03-17T14:45:00Z">
        <w:r w:rsidRPr="00AE04F7" w:rsidDel="00AD721B">
          <w:rPr>
            <w:sz w:val="24"/>
            <w:szCs w:val="24"/>
          </w:rPr>
          <w:delText>-</w:delText>
        </w:r>
      </w:del>
      <w:r w:rsidRPr="00AE04F7">
        <w:rPr>
          <w:sz w:val="24"/>
          <w:szCs w:val="24"/>
        </w:rPr>
        <w:t>2021 accord</w:t>
      </w:r>
      <w:r w:rsidR="001C7FEB" w:rsidRPr="00AE04F7">
        <w:rPr>
          <w:sz w:val="24"/>
          <w:szCs w:val="24"/>
        </w:rPr>
        <w:t xml:space="preserve">s with </w:t>
      </w:r>
      <w:r w:rsidR="002968FD" w:rsidRPr="00AE04F7">
        <w:rPr>
          <w:sz w:val="24"/>
          <w:szCs w:val="24"/>
        </w:rPr>
        <w:t xml:space="preserve">the </w:t>
      </w:r>
      <w:r w:rsidR="00D835F3" w:rsidRPr="00AE04F7">
        <w:rPr>
          <w:sz w:val="24"/>
          <w:szCs w:val="24"/>
        </w:rPr>
        <w:t xml:space="preserve">gradually </w:t>
      </w:r>
      <w:r w:rsidR="002968FD" w:rsidRPr="00AE04F7">
        <w:rPr>
          <w:sz w:val="24"/>
          <w:szCs w:val="24"/>
        </w:rPr>
        <w:t xml:space="preserve">smaller </w:t>
      </w:r>
      <w:r w:rsidR="001C7FEB" w:rsidRPr="00AE04F7">
        <w:rPr>
          <w:sz w:val="24"/>
          <w:szCs w:val="24"/>
        </w:rPr>
        <w:t xml:space="preserve">summer </w:t>
      </w:r>
      <w:r w:rsidR="003F78EE" w:rsidRPr="00AE04F7">
        <w:rPr>
          <w:sz w:val="24"/>
          <w:szCs w:val="24"/>
        </w:rPr>
        <w:t xml:space="preserve">TP </w:t>
      </w:r>
      <w:r w:rsidR="002968FD" w:rsidRPr="00AE04F7">
        <w:rPr>
          <w:sz w:val="24"/>
          <w:szCs w:val="24"/>
        </w:rPr>
        <w:t xml:space="preserve">increase in the water column </w:t>
      </w:r>
      <w:r w:rsidR="007A746A" w:rsidRPr="00AE04F7">
        <w:rPr>
          <w:sz w:val="24"/>
          <w:szCs w:val="24"/>
        </w:rPr>
        <w:t xml:space="preserve">in </w:t>
      </w:r>
      <w:r w:rsidR="001C7FEB" w:rsidRPr="00AE04F7">
        <w:rPr>
          <w:sz w:val="24"/>
          <w:szCs w:val="24"/>
        </w:rPr>
        <w:t>late</w:t>
      </w:r>
      <w:r w:rsidR="003F78EE" w:rsidRPr="00AE04F7">
        <w:rPr>
          <w:sz w:val="24"/>
          <w:szCs w:val="24"/>
        </w:rPr>
        <w:t>r</w:t>
      </w:r>
      <w:r w:rsidR="00F80291" w:rsidRPr="00AE04F7">
        <w:rPr>
          <w:sz w:val="24"/>
          <w:szCs w:val="24"/>
        </w:rPr>
        <w:t xml:space="preserve"> </w:t>
      </w:r>
      <w:r w:rsidR="002335C1" w:rsidRPr="00AE04F7">
        <w:rPr>
          <w:sz w:val="24"/>
          <w:szCs w:val="24"/>
        </w:rPr>
        <w:t xml:space="preserve">years </w:t>
      </w:r>
      <w:r w:rsidR="00F80291" w:rsidRPr="00AE04F7">
        <w:rPr>
          <w:sz w:val="24"/>
          <w:szCs w:val="24"/>
        </w:rPr>
        <w:t xml:space="preserve">compared to </w:t>
      </w:r>
      <w:r w:rsidR="001C7FEB" w:rsidRPr="00AE04F7">
        <w:rPr>
          <w:sz w:val="24"/>
          <w:szCs w:val="24"/>
        </w:rPr>
        <w:t>early years</w:t>
      </w:r>
      <w:r w:rsidR="002968FD" w:rsidRPr="00AE04F7">
        <w:rPr>
          <w:sz w:val="24"/>
          <w:szCs w:val="24"/>
        </w:rPr>
        <w:t>. T</w:t>
      </w:r>
      <w:r w:rsidR="001C7FEB" w:rsidRPr="00AE04F7">
        <w:rPr>
          <w:sz w:val="24"/>
          <w:szCs w:val="24"/>
        </w:rPr>
        <w:t>he magnitude</w:t>
      </w:r>
      <w:ins w:id="238" w:author="Jonas Stage Sø" w:date="2025-03-17T15:46:00Z" w16du:dateUtc="2025-03-17T14:46:00Z">
        <w:r w:rsidR="00AD721B" w:rsidRPr="00AE04F7">
          <w:rPr>
            <w:sz w:val="24"/>
            <w:szCs w:val="24"/>
          </w:rPr>
          <w:t>s</w:t>
        </w:r>
      </w:ins>
      <w:del w:id="239" w:author="Jonas Stage Sø" w:date="2025-03-17T15:45:00Z" w16du:dateUtc="2025-03-17T14:45:00Z">
        <w:r w:rsidR="001C7FEB" w:rsidRPr="00AE04F7" w:rsidDel="00AD721B">
          <w:rPr>
            <w:sz w:val="24"/>
            <w:szCs w:val="24"/>
          </w:rPr>
          <w:delText>s</w:delText>
        </w:r>
      </w:del>
      <w:r w:rsidR="001C7FEB" w:rsidRPr="00AE04F7">
        <w:rPr>
          <w:sz w:val="24"/>
          <w:szCs w:val="24"/>
        </w:rPr>
        <w:t xml:space="preserve"> of reductions of sediment surface p</w:t>
      </w:r>
      <w:r w:rsidR="00DB74C3" w:rsidRPr="00AE04F7">
        <w:rPr>
          <w:sz w:val="24"/>
          <w:szCs w:val="24"/>
        </w:rPr>
        <w:t xml:space="preserve">ools, increase of TP pools in the lake water during summer and the annual TP input are all within the same </w:t>
      </w:r>
      <w:r w:rsidR="00DB74C3" w:rsidRPr="00AE04F7">
        <w:rPr>
          <w:sz w:val="24"/>
          <w:szCs w:val="24"/>
        </w:rPr>
        <w:lastRenderedPageBreak/>
        <w:t>range. Thus, i</w:t>
      </w:r>
      <w:r w:rsidR="002968FD" w:rsidRPr="00AE04F7">
        <w:rPr>
          <w:sz w:val="24"/>
          <w:szCs w:val="24"/>
        </w:rPr>
        <w:t xml:space="preserve">nternal </w:t>
      </w:r>
      <w:r w:rsidR="00F26E8A" w:rsidRPr="00AE04F7">
        <w:rPr>
          <w:sz w:val="24"/>
          <w:szCs w:val="24"/>
        </w:rPr>
        <w:t xml:space="preserve">P </w:t>
      </w:r>
      <w:r w:rsidR="002968FD" w:rsidRPr="00AE04F7">
        <w:rPr>
          <w:sz w:val="24"/>
          <w:szCs w:val="24"/>
        </w:rPr>
        <w:t>loading</w:t>
      </w:r>
      <w:r w:rsidR="00F26E8A" w:rsidRPr="00AE04F7">
        <w:rPr>
          <w:sz w:val="24"/>
          <w:szCs w:val="24"/>
        </w:rPr>
        <w:t xml:space="preserve"> has declined over the long-term period</w:t>
      </w:r>
      <w:r w:rsidR="00DB74C3" w:rsidRPr="00AE04F7">
        <w:rPr>
          <w:sz w:val="24"/>
          <w:szCs w:val="24"/>
        </w:rPr>
        <w:t xml:space="preserve"> and m</w:t>
      </w:r>
      <w:r w:rsidR="00F26E8A" w:rsidRPr="00AE04F7">
        <w:rPr>
          <w:sz w:val="24"/>
          <w:szCs w:val="24"/>
        </w:rPr>
        <w:t xml:space="preserve">obile sediment pools are </w:t>
      </w:r>
      <w:r w:rsidR="005A66D0" w:rsidRPr="00AE04F7">
        <w:rPr>
          <w:sz w:val="24"/>
          <w:szCs w:val="24"/>
        </w:rPr>
        <w:t xml:space="preserve">so </w:t>
      </w:r>
      <w:r w:rsidR="00F26E8A" w:rsidRPr="00AE04F7">
        <w:rPr>
          <w:sz w:val="24"/>
          <w:szCs w:val="24"/>
        </w:rPr>
        <w:t xml:space="preserve">small compared to the input </w:t>
      </w:r>
      <w:r w:rsidR="005A66D0" w:rsidRPr="00AE04F7">
        <w:rPr>
          <w:sz w:val="24"/>
          <w:szCs w:val="24"/>
        </w:rPr>
        <w:t xml:space="preserve">to Lake Arresø that </w:t>
      </w:r>
      <w:r w:rsidR="00F26E8A" w:rsidRPr="00AE04F7">
        <w:rPr>
          <w:sz w:val="24"/>
          <w:szCs w:val="24"/>
        </w:rPr>
        <w:t xml:space="preserve">they do not represent a prominent delay to </w:t>
      </w:r>
      <w:r w:rsidR="003F78EE" w:rsidRPr="00AE04F7">
        <w:rPr>
          <w:sz w:val="24"/>
          <w:szCs w:val="24"/>
        </w:rPr>
        <w:t xml:space="preserve">the </w:t>
      </w:r>
      <w:r w:rsidR="00F26E8A" w:rsidRPr="00AE04F7">
        <w:rPr>
          <w:sz w:val="24"/>
          <w:szCs w:val="24"/>
        </w:rPr>
        <w:t xml:space="preserve">reduction of in-lake P concentrations </w:t>
      </w:r>
      <w:r w:rsidR="003F78EE" w:rsidRPr="00AE04F7">
        <w:rPr>
          <w:sz w:val="24"/>
          <w:szCs w:val="24"/>
        </w:rPr>
        <w:t xml:space="preserve">after a cut down of external loading </w:t>
      </w:r>
      <w:r w:rsidR="005D3FF5" w:rsidRPr="00AE04F7">
        <w:rPr>
          <w:sz w:val="24"/>
          <w:szCs w:val="24"/>
        </w:rPr>
        <w:t xml:space="preserve">due to the frequent sediment resuspension </w:t>
      </w:r>
      <w:r w:rsidR="003F78EE" w:rsidRPr="00AE04F7">
        <w:rPr>
          <w:sz w:val="24"/>
          <w:szCs w:val="24"/>
        </w:rPr>
        <w:t xml:space="preserve">and P mobilization </w:t>
      </w:r>
      <w:r w:rsidR="005D3FF5" w:rsidRPr="00AE04F7">
        <w:rPr>
          <w:sz w:val="24"/>
          <w:szCs w:val="24"/>
        </w:rPr>
        <w:t>across the lake</w:t>
      </w:r>
      <w:r w:rsidR="00F26E8A" w:rsidRPr="00AE04F7">
        <w:rPr>
          <w:sz w:val="24"/>
          <w:szCs w:val="24"/>
        </w:rPr>
        <w:t>.</w:t>
      </w:r>
      <w:r w:rsidR="00DB74C3" w:rsidRPr="00AE04F7">
        <w:rPr>
          <w:sz w:val="24"/>
          <w:szCs w:val="24"/>
        </w:rPr>
        <w:t xml:space="preserve"> This </w:t>
      </w:r>
      <w:r w:rsidR="005D3FF5" w:rsidRPr="00AE04F7">
        <w:rPr>
          <w:sz w:val="24"/>
          <w:szCs w:val="24"/>
        </w:rPr>
        <w:t xml:space="preserve">situation </w:t>
      </w:r>
      <w:r w:rsidR="00DB74C3" w:rsidRPr="00AE04F7">
        <w:rPr>
          <w:sz w:val="24"/>
          <w:szCs w:val="24"/>
        </w:rPr>
        <w:t xml:space="preserve">is in contrast to the prominent delay </w:t>
      </w:r>
      <w:r w:rsidR="0006201C" w:rsidRPr="00AE04F7">
        <w:rPr>
          <w:sz w:val="24"/>
          <w:szCs w:val="24"/>
        </w:rPr>
        <w:t xml:space="preserve">to reduction </w:t>
      </w:r>
      <w:r w:rsidR="00DB74C3" w:rsidRPr="00AE04F7">
        <w:rPr>
          <w:sz w:val="24"/>
          <w:szCs w:val="24"/>
        </w:rPr>
        <w:t xml:space="preserve">of </w:t>
      </w:r>
      <w:r w:rsidR="00CC614F" w:rsidRPr="00AE04F7">
        <w:rPr>
          <w:sz w:val="24"/>
          <w:szCs w:val="24"/>
        </w:rPr>
        <w:t xml:space="preserve">in-lake </w:t>
      </w:r>
      <w:r w:rsidR="00DB74C3" w:rsidRPr="00AE04F7">
        <w:rPr>
          <w:sz w:val="24"/>
          <w:szCs w:val="24"/>
        </w:rPr>
        <w:t>nutrient concentration</w:t>
      </w:r>
      <w:r w:rsidR="0006201C" w:rsidRPr="00AE04F7">
        <w:rPr>
          <w:sz w:val="24"/>
          <w:szCs w:val="24"/>
        </w:rPr>
        <w:t xml:space="preserve">s </w:t>
      </w:r>
      <w:r w:rsidR="00CC614F" w:rsidRPr="00AE04F7">
        <w:rPr>
          <w:sz w:val="24"/>
          <w:szCs w:val="24"/>
        </w:rPr>
        <w:t xml:space="preserve">accompanying </w:t>
      </w:r>
      <w:r w:rsidR="0006201C" w:rsidRPr="00AE04F7">
        <w:rPr>
          <w:sz w:val="24"/>
          <w:szCs w:val="24"/>
        </w:rPr>
        <w:t xml:space="preserve">lowered </w:t>
      </w:r>
      <w:r w:rsidR="00CC614F" w:rsidRPr="00AE04F7">
        <w:rPr>
          <w:sz w:val="24"/>
          <w:szCs w:val="24"/>
        </w:rPr>
        <w:t xml:space="preserve">loading of many deep as well as shallow lakes </w:t>
      </w:r>
      <w:r w:rsidR="003F78EE" w:rsidRPr="00AE04F7">
        <w:rPr>
          <w:sz w:val="24"/>
          <w:szCs w:val="24"/>
        </w:rPr>
        <w:t xml:space="preserve">after several decades of excessive loading </w:t>
      </w:r>
      <w:r w:rsidR="00CC614F" w:rsidRPr="00AE04F7">
        <w:rPr>
          <w:sz w:val="24"/>
          <w:szCs w:val="24"/>
        </w:rPr>
        <w:t xml:space="preserve">(Björk 1985, Kalff </w:t>
      </w:r>
      <w:r w:rsidR="00CE5C3A" w:rsidRPr="00AE04F7">
        <w:rPr>
          <w:sz w:val="24"/>
          <w:szCs w:val="24"/>
        </w:rPr>
        <w:t>2002</w:t>
      </w:r>
      <w:r w:rsidR="00CC614F" w:rsidRPr="00AE04F7">
        <w:rPr>
          <w:sz w:val="24"/>
          <w:szCs w:val="24"/>
        </w:rPr>
        <w:t xml:space="preserve">, Søndergaard et al. 2003, Immers et al. 2015, Sand-Jensen et al. </w:t>
      </w:r>
      <w:r w:rsidR="00DB28C5" w:rsidRPr="00AE04F7">
        <w:rPr>
          <w:sz w:val="24"/>
          <w:szCs w:val="24"/>
        </w:rPr>
        <w:t>2017</w:t>
      </w:r>
      <w:r w:rsidR="00CC614F" w:rsidRPr="00AE04F7">
        <w:rPr>
          <w:sz w:val="24"/>
          <w:szCs w:val="24"/>
        </w:rPr>
        <w:t xml:space="preserve">). </w:t>
      </w:r>
      <w:r w:rsidR="005A66D0" w:rsidRPr="00AE04F7">
        <w:rPr>
          <w:sz w:val="24"/>
          <w:szCs w:val="24"/>
        </w:rPr>
        <w:t xml:space="preserve">Earlier proposals to spend </w:t>
      </w:r>
      <w:del w:id="240" w:author="Jonas Stage Sø" w:date="2025-03-17T15:47:00Z" w16du:dateUtc="2025-03-17T14:47:00Z">
        <w:r w:rsidR="0055161C" w:rsidRPr="00AE04F7" w:rsidDel="00AC6E6E">
          <w:rPr>
            <w:sz w:val="24"/>
            <w:szCs w:val="24"/>
          </w:rPr>
          <w:delText xml:space="preserve">many </w:delText>
        </w:r>
      </w:del>
      <w:ins w:id="241" w:author="Jonas Stage Sø" w:date="2025-03-17T15:47:00Z" w16du:dateUtc="2025-03-17T14:47:00Z">
        <w:r w:rsidR="00AC6E6E" w:rsidRPr="00AE04F7">
          <w:rPr>
            <w:sz w:val="24"/>
            <w:szCs w:val="24"/>
          </w:rPr>
          <w:t>several</w:t>
        </w:r>
        <w:r w:rsidR="00AC6E6E" w:rsidRPr="00AE04F7">
          <w:rPr>
            <w:sz w:val="24"/>
            <w:szCs w:val="24"/>
          </w:rPr>
          <w:t xml:space="preserve"> </w:t>
        </w:r>
      </w:ins>
      <w:r w:rsidR="0055161C" w:rsidRPr="00AE04F7">
        <w:rPr>
          <w:sz w:val="24"/>
          <w:szCs w:val="24"/>
        </w:rPr>
        <w:t xml:space="preserve">million Euros to </w:t>
      </w:r>
      <w:r w:rsidR="005A66D0" w:rsidRPr="00AE04F7">
        <w:rPr>
          <w:sz w:val="24"/>
          <w:szCs w:val="24"/>
        </w:rPr>
        <w:t>remove</w:t>
      </w:r>
      <w:r w:rsidR="0055161C" w:rsidRPr="00AE04F7">
        <w:rPr>
          <w:sz w:val="24"/>
          <w:szCs w:val="24"/>
        </w:rPr>
        <w:t xml:space="preserve"> surface </w:t>
      </w:r>
      <w:r w:rsidR="00A90742" w:rsidRPr="00AE04F7">
        <w:rPr>
          <w:sz w:val="24"/>
          <w:szCs w:val="24"/>
        </w:rPr>
        <w:t xml:space="preserve">sediments </w:t>
      </w:r>
      <w:r w:rsidR="005A66D0" w:rsidRPr="00AE04F7">
        <w:rPr>
          <w:sz w:val="24"/>
          <w:szCs w:val="24"/>
        </w:rPr>
        <w:t xml:space="preserve">across </w:t>
      </w:r>
      <w:r w:rsidR="003A4831" w:rsidRPr="00AE04F7">
        <w:rPr>
          <w:sz w:val="24"/>
          <w:szCs w:val="24"/>
        </w:rPr>
        <w:t xml:space="preserve">the </w:t>
      </w:r>
      <w:r w:rsidR="00CC614F" w:rsidRPr="00AE04F7">
        <w:rPr>
          <w:sz w:val="24"/>
          <w:szCs w:val="24"/>
        </w:rPr>
        <w:t>m</w:t>
      </w:r>
      <w:r w:rsidR="003A4831" w:rsidRPr="00AE04F7">
        <w:rPr>
          <w:sz w:val="24"/>
          <w:szCs w:val="24"/>
        </w:rPr>
        <w:t xml:space="preserve">ost nutrient-rich </w:t>
      </w:r>
      <w:del w:id="242" w:author="Jonas Stage Sø" w:date="2025-03-17T15:47:00Z" w16du:dateUtc="2025-03-17T14:47:00Z">
        <w:r w:rsidR="003A4831" w:rsidRPr="00AE04F7" w:rsidDel="00AC6E6E">
          <w:rPr>
            <w:sz w:val="24"/>
            <w:szCs w:val="24"/>
          </w:rPr>
          <w:delText>l</w:delText>
        </w:r>
        <w:r w:rsidR="005A66D0" w:rsidRPr="00AE04F7" w:rsidDel="00AC6E6E">
          <w:rPr>
            <w:sz w:val="24"/>
            <w:szCs w:val="24"/>
          </w:rPr>
          <w:delText>ake bed</w:delText>
        </w:r>
      </w:del>
      <w:ins w:id="243" w:author="Jonas Stage Sø" w:date="2025-03-17T15:47:00Z" w16du:dateUtc="2025-03-17T14:47:00Z">
        <w:r w:rsidR="00AC6E6E" w:rsidRPr="00AE04F7">
          <w:rPr>
            <w:sz w:val="24"/>
            <w:szCs w:val="24"/>
          </w:rPr>
          <w:t>lakebed</w:t>
        </w:r>
      </w:ins>
      <w:r w:rsidR="005A66D0" w:rsidRPr="00AE04F7">
        <w:rPr>
          <w:sz w:val="24"/>
          <w:szCs w:val="24"/>
        </w:rPr>
        <w:t xml:space="preserve"> </w:t>
      </w:r>
      <w:r w:rsidR="003F78EE" w:rsidRPr="00AE04F7">
        <w:rPr>
          <w:sz w:val="24"/>
          <w:szCs w:val="24"/>
        </w:rPr>
        <w:t>(C</w:t>
      </w:r>
      <w:r w:rsidR="00DB74C3" w:rsidRPr="00AE04F7">
        <w:rPr>
          <w:sz w:val="24"/>
          <w:szCs w:val="24"/>
        </w:rPr>
        <w:t xml:space="preserve">OWIconsult 1989) </w:t>
      </w:r>
      <w:r w:rsidR="005A66D0" w:rsidRPr="00AE04F7">
        <w:rPr>
          <w:sz w:val="24"/>
          <w:szCs w:val="24"/>
        </w:rPr>
        <w:t xml:space="preserve">and recent proposals to treat Lake Arresø with </w:t>
      </w:r>
      <w:r w:rsidR="002335C1" w:rsidRPr="00AE04F7">
        <w:rPr>
          <w:sz w:val="24"/>
          <w:szCs w:val="24"/>
        </w:rPr>
        <w:t xml:space="preserve">expensive </w:t>
      </w:r>
      <w:r w:rsidR="005A66D0" w:rsidRPr="00AE04F7">
        <w:rPr>
          <w:sz w:val="24"/>
          <w:szCs w:val="24"/>
        </w:rPr>
        <w:t>Phoslock to bind mobile P</w:t>
      </w:r>
      <w:r w:rsidR="003A4831" w:rsidRPr="00AE04F7">
        <w:rPr>
          <w:sz w:val="24"/>
          <w:szCs w:val="24"/>
        </w:rPr>
        <w:t xml:space="preserve"> </w:t>
      </w:r>
      <w:r w:rsidR="00DB74C3" w:rsidRPr="00AE04F7">
        <w:rPr>
          <w:sz w:val="24"/>
          <w:szCs w:val="24"/>
        </w:rPr>
        <w:t xml:space="preserve">(Sand-Jensen et al. 2025) </w:t>
      </w:r>
      <w:r w:rsidR="003F78EE" w:rsidRPr="00AE04F7">
        <w:rPr>
          <w:sz w:val="24"/>
          <w:szCs w:val="24"/>
        </w:rPr>
        <w:t xml:space="preserve">cannot be recommended in Lake Arresø </w:t>
      </w:r>
      <w:r w:rsidR="00A90742" w:rsidRPr="00AE04F7">
        <w:rPr>
          <w:sz w:val="24"/>
          <w:szCs w:val="24"/>
        </w:rPr>
        <w:t xml:space="preserve">as external loading was and still remains the main regulator </w:t>
      </w:r>
      <w:r w:rsidR="005D3FF5" w:rsidRPr="00AE04F7">
        <w:rPr>
          <w:sz w:val="24"/>
          <w:szCs w:val="24"/>
        </w:rPr>
        <w:t xml:space="preserve">of </w:t>
      </w:r>
      <w:r w:rsidR="003F78EE" w:rsidRPr="00AE04F7">
        <w:rPr>
          <w:sz w:val="24"/>
          <w:szCs w:val="24"/>
        </w:rPr>
        <w:t>its water and ecological quality</w:t>
      </w:r>
      <w:r w:rsidR="00A90742" w:rsidRPr="00AE04F7">
        <w:rPr>
          <w:sz w:val="24"/>
          <w:szCs w:val="24"/>
        </w:rPr>
        <w:t xml:space="preserve">. </w:t>
      </w:r>
    </w:p>
    <w:p w14:paraId="0F604E50" w14:textId="48536F1C" w:rsidR="00100F0D" w:rsidRPr="00AE04F7" w:rsidRDefault="00BD16F4" w:rsidP="001F5311">
      <w:pPr>
        <w:rPr>
          <w:sz w:val="24"/>
          <w:szCs w:val="24"/>
        </w:rPr>
      </w:pPr>
      <w:r w:rsidRPr="00AE04F7">
        <w:rPr>
          <w:i/>
          <w:sz w:val="24"/>
          <w:szCs w:val="24"/>
        </w:rPr>
        <w:t>Sediment stability and vegetation</w:t>
      </w:r>
      <w:r w:rsidRPr="00AE04F7">
        <w:rPr>
          <w:sz w:val="24"/>
          <w:szCs w:val="24"/>
        </w:rPr>
        <w:t xml:space="preserve"> - </w:t>
      </w:r>
      <w:r w:rsidR="00116760" w:rsidRPr="00AE04F7">
        <w:rPr>
          <w:sz w:val="24"/>
          <w:szCs w:val="24"/>
        </w:rPr>
        <w:t>At present, th</w:t>
      </w:r>
      <w:r w:rsidR="00AB637B" w:rsidRPr="00AE04F7">
        <w:rPr>
          <w:sz w:val="24"/>
          <w:szCs w:val="24"/>
        </w:rPr>
        <w:t xml:space="preserve">e frequent resuspension </w:t>
      </w:r>
      <w:r w:rsidR="005D3FF5" w:rsidRPr="00AE04F7">
        <w:rPr>
          <w:sz w:val="24"/>
          <w:szCs w:val="24"/>
        </w:rPr>
        <w:t xml:space="preserve">of sediment particles reducing water transparency and inhibiting rooting of submerged plants </w:t>
      </w:r>
      <w:r w:rsidRPr="00AE04F7">
        <w:rPr>
          <w:sz w:val="24"/>
          <w:szCs w:val="24"/>
        </w:rPr>
        <w:t xml:space="preserve">may </w:t>
      </w:r>
      <w:r w:rsidR="00AB637B" w:rsidRPr="00AE04F7">
        <w:rPr>
          <w:sz w:val="24"/>
          <w:szCs w:val="24"/>
        </w:rPr>
        <w:t xml:space="preserve">be countered by building barriers in </w:t>
      </w:r>
      <w:r w:rsidRPr="00AE04F7">
        <w:rPr>
          <w:sz w:val="24"/>
          <w:szCs w:val="24"/>
        </w:rPr>
        <w:t xml:space="preserve">restricted near-shore areas </w:t>
      </w:r>
      <w:r w:rsidR="003A4831" w:rsidRPr="00AE04F7">
        <w:rPr>
          <w:sz w:val="24"/>
          <w:szCs w:val="24"/>
        </w:rPr>
        <w:t xml:space="preserve">to dampen waves </w:t>
      </w:r>
      <w:r w:rsidR="00AB637B" w:rsidRPr="00AE04F7">
        <w:rPr>
          <w:sz w:val="24"/>
          <w:szCs w:val="24"/>
        </w:rPr>
        <w:t>and stimulat</w:t>
      </w:r>
      <w:r w:rsidRPr="00AE04F7">
        <w:rPr>
          <w:sz w:val="24"/>
          <w:szCs w:val="24"/>
        </w:rPr>
        <w:t xml:space="preserve">e </w:t>
      </w:r>
      <w:r w:rsidR="00AB637B" w:rsidRPr="00AE04F7">
        <w:rPr>
          <w:sz w:val="24"/>
          <w:szCs w:val="24"/>
        </w:rPr>
        <w:t xml:space="preserve">the dispersal and consolidation of submerged vegetation that previously dominated the lake </w:t>
      </w:r>
      <w:r w:rsidR="005D3FF5" w:rsidRPr="00AE04F7">
        <w:rPr>
          <w:sz w:val="24"/>
          <w:szCs w:val="24"/>
        </w:rPr>
        <w:t>(Klein 1989)</w:t>
      </w:r>
      <w:r w:rsidR="00AB637B" w:rsidRPr="00AE04F7">
        <w:rPr>
          <w:sz w:val="24"/>
          <w:szCs w:val="24"/>
        </w:rPr>
        <w:t xml:space="preserve">. Realistically, it </w:t>
      </w:r>
      <w:r w:rsidRPr="00AE04F7">
        <w:rPr>
          <w:sz w:val="24"/>
          <w:szCs w:val="24"/>
        </w:rPr>
        <w:t xml:space="preserve">may be </w:t>
      </w:r>
      <w:r w:rsidR="00116760" w:rsidRPr="00AE04F7">
        <w:rPr>
          <w:sz w:val="24"/>
          <w:szCs w:val="24"/>
        </w:rPr>
        <w:t xml:space="preserve">difficult </w:t>
      </w:r>
      <w:r w:rsidR="00AB637B" w:rsidRPr="00AE04F7">
        <w:rPr>
          <w:sz w:val="24"/>
          <w:szCs w:val="24"/>
        </w:rPr>
        <w:t xml:space="preserve">to </w:t>
      </w:r>
      <w:r w:rsidR="00A90742" w:rsidRPr="00AE04F7">
        <w:rPr>
          <w:sz w:val="24"/>
          <w:szCs w:val="24"/>
        </w:rPr>
        <w:t xml:space="preserve">diminish </w:t>
      </w:r>
      <w:r w:rsidR="00100F0D" w:rsidRPr="00AE04F7">
        <w:rPr>
          <w:sz w:val="24"/>
          <w:szCs w:val="24"/>
        </w:rPr>
        <w:t>nutrient i</w:t>
      </w:r>
      <w:r w:rsidR="00AB637B" w:rsidRPr="00AE04F7">
        <w:rPr>
          <w:sz w:val="24"/>
          <w:szCs w:val="24"/>
        </w:rPr>
        <w:t xml:space="preserve">nput </w:t>
      </w:r>
      <w:r w:rsidR="00A90742" w:rsidRPr="00AE04F7">
        <w:rPr>
          <w:sz w:val="24"/>
          <w:szCs w:val="24"/>
        </w:rPr>
        <w:t xml:space="preserve">to the lake </w:t>
      </w:r>
      <w:r w:rsidR="00100F0D" w:rsidRPr="00AE04F7">
        <w:rPr>
          <w:sz w:val="24"/>
          <w:szCs w:val="24"/>
        </w:rPr>
        <w:t xml:space="preserve">sufficiently </w:t>
      </w:r>
      <w:r w:rsidR="00AB637B" w:rsidRPr="00AE04F7">
        <w:rPr>
          <w:sz w:val="24"/>
          <w:szCs w:val="24"/>
        </w:rPr>
        <w:t xml:space="preserve">as </w:t>
      </w:r>
      <w:r w:rsidR="005D3FF5" w:rsidRPr="00AE04F7">
        <w:rPr>
          <w:sz w:val="24"/>
          <w:szCs w:val="24"/>
        </w:rPr>
        <w:t xml:space="preserve">the </w:t>
      </w:r>
      <w:r w:rsidR="007B008E" w:rsidRPr="00AE04F7">
        <w:rPr>
          <w:sz w:val="24"/>
          <w:szCs w:val="24"/>
        </w:rPr>
        <w:t xml:space="preserve">national </w:t>
      </w:r>
      <w:r w:rsidR="005D3FF5" w:rsidRPr="00AE04F7">
        <w:rPr>
          <w:sz w:val="24"/>
          <w:szCs w:val="24"/>
        </w:rPr>
        <w:t>political</w:t>
      </w:r>
      <w:r w:rsidR="00DB28C5" w:rsidRPr="00AE04F7">
        <w:rPr>
          <w:sz w:val="24"/>
          <w:szCs w:val="24"/>
        </w:rPr>
        <w:t xml:space="preserve"> w</w:t>
      </w:r>
      <w:r w:rsidR="005D3FF5" w:rsidRPr="00AE04F7">
        <w:rPr>
          <w:sz w:val="24"/>
          <w:szCs w:val="24"/>
        </w:rPr>
        <w:t>ill</w:t>
      </w:r>
      <w:r w:rsidR="007B008E" w:rsidRPr="00AE04F7">
        <w:rPr>
          <w:sz w:val="24"/>
          <w:szCs w:val="24"/>
        </w:rPr>
        <w:t>ingness</w:t>
      </w:r>
      <w:r w:rsidR="005D3FF5" w:rsidRPr="00AE04F7">
        <w:rPr>
          <w:sz w:val="24"/>
          <w:szCs w:val="24"/>
        </w:rPr>
        <w:t xml:space="preserve"> </w:t>
      </w:r>
      <w:r w:rsidR="00AB637B" w:rsidRPr="00AE04F7">
        <w:rPr>
          <w:sz w:val="24"/>
          <w:szCs w:val="24"/>
        </w:rPr>
        <w:t xml:space="preserve">to effectively regulate </w:t>
      </w:r>
      <w:r w:rsidRPr="00AE04F7">
        <w:rPr>
          <w:sz w:val="24"/>
          <w:szCs w:val="24"/>
        </w:rPr>
        <w:t xml:space="preserve">the agricultural sector and reduce </w:t>
      </w:r>
      <w:r w:rsidR="007B008E" w:rsidRPr="00AE04F7">
        <w:rPr>
          <w:sz w:val="24"/>
          <w:szCs w:val="24"/>
        </w:rPr>
        <w:t xml:space="preserve">nutrient </w:t>
      </w:r>
      <w:r w:rsidR="00AB637B" w:rsidRPr="00AE04F7">
        <w:rPr>
          <w:sz w:val="24"/>
          <w:szCs w:val="24"/>
        </w:rPr>
        <w:t>losses from cultivated areas</w:t>
      </w:r>
      <w:r w:rsidR="005D3FF5" w:rsidRPr="00AE04F7">
        <w:rPr>
          <w:sz w:val="24"/>
          <w:szCs w:val="24"/>
        </w:rPr>
        <w:t xml:space="preserve"> </w:t>
      </w:r>
      <w:r w:rsidRPr="00AE04F7">
        <w:rPr>
          <w:sz w:val="24"/>
          <w:szCs w:val="24"/>
        </w:rPr>
        <w:t>do</w:t>
      </w:r>
      <w:r w:rsidR="007B008E" w:rsidRPr="00AE04F7">
        <w:rPr>
          <w:sz w:val="24"/>
          <w:szCs w:val="24"/>
        </w:rPr>
        <w:t>es</w:t>
      </w:r>
      <w:r w:rsidRPr="00AE04F7">
        <w:rPr>
          <w:sz w:val="24"/>
          <w:szCs w:val="24"/>
        </w:rPr>
        <w:t xml:space="preserve"> not exist</w:t>
      </w:r>
      <w:r w:rsidR="005D3FF5" w:rsidRPr="00AE04F7">
        <w:rPr>
          <w:sz w:val="24"/>
          <w:szCs w:val="24"/>
        </w:rPr>
        <w:t xml:space="preserve">. However, there may be </w:t>
      </w:r>
      <w:r w:rsidRPr="00AE04F7">
        <w:rPr>
          <w:sz w:val="24"/>
          <w:szCs w:val="24"/>
        </w:rPr>
        <w:t xml:space="preserve">some </w:t>
      </w:r>
      <w:r w:rsidR="005D3FF5" w:rsidRPr="00AE04F7">
        <w:rPr>
          <w:sz w:val="24"/>
          <w:szCs w:val="24"/>
        </w:rPr>
        <w:t xml:space="preserve">support </w:t>
      </w:r>
      <w:r w:rsidRPr="00AE04F7">
        <w:rPr>
          <w:sz w:val="24"/>
          <w:szCs w:val="24"/>
        </w:rPr>
        <w:t xml:space="preserve">to </w:t>
      </w:r>
      <w:r w:rsidR="006E327A" w:rsidRPr="00AE04F7">
        <w:rPr>
          <w:sz w:val="24"/>
          <w:szCs w:val="24"/>
        </w:rPr>
        <w:t>experiment</w:t>
      </w:r>
      <w:r w:rsidR="007B008E" w:rsidRPr="00AE04F7">
        <w:rPr>
          <w:sz w:val="24"/>
          <w:szCs w:val="24"/>
        </w:rPr>
        <w:t>s</w:t>
      </w:r>
      <w:r w:rsidR="006E327A" w:rsidRPr="00AE04F7">
        <w:rPr>
          <w:sz w:val="24"/>
          <w:szCs w:val="24"/>
        </w:rPr>
        <w:t xml:space="preserve"> with artificial barriers to evaluate the influence of sediment stabilization</w:t>
      </w:r>
      <w:r w:rsidR="00426724" w:rsidRPr="00AE04F7">
        <w:rPr>
          <w:sz w:val="24"/>
          <w:szCs w:val="24"/>
        </w:rPr>
        <w:t xml:space="preserve"> on submerged macrophyte colonization and,</w:t>
      </w:r>
      <w:r w:rsidRPr="00AE04F7">
        <w:rPr>
          <w:sz w:val="24"/>
          <w:szCs w:val="24"/>
        </w:rPr>
        <w:t xml:space="preserve"> thereby,</w:t>
      </w:r>
      <w:r w:rsidR="00426724" w:rsidRPr="00AE04F7">
        <w:rPr>
          <w:sz w:val="24"/>
          <w:szCs w:val="24"/>
        </w:rPr>
        <w:t xml:space="preserve"> </w:t>
      </w:r>
      <w:r w:rsidRPr="00AE04F7">
        <w:rPr>
          <w:sz w:val="24"/>
          <w:szCs w:val="24"/>
        </w:rPr>
        <w:t xml:space="preserve">improvement of </w:t>
      </w:r>
      <w:r w:rsidR="00426724" w:rsidRPr="00AE04F7">
        <w:rPr>
          <w:sz w:val="24"/>
          <w:szCs w:val="24"/>
        </w:rPr>
        <w:t>sediment particle retention</w:t>
      </w:r>
      <w:r w:rsidR="00DB28C5" w:rsidRPr="00AE04F7">
        <w:rPr>
          <w:sz w:val="24"/>
          <w:szCs w:val="24"/>
        </w:rPr>
        <w:t xml:space="preserve">, </w:t>
      </w:r>
      <w:r w:rsidR="00426724" w:rsidRPr="00AE04F7">
        <w:rPr>
          <w:sz w:val="24"/>
          <w:szCs w:val="24"/>
        </w:rPr>
        <w:t>clearer waters</w:t>
      </w:r>
      <w:r w:rsidR="00DB28C5" w:rsidRPr="00AE04F7">
        <w:rPr>
          <w:sz w:val="24"/>
          <w:szCs w:val="24"/>
        </w:rPr>
        <w:t xml:space="preserve"> and </w:t>
      </w:r>
      <w:r w:rsidR="00100F0D" w:rsidRPr="00AE04F7">
        <w:rPr>
          <w:sz w:val="24"/>
          <w:szCs w:val="24"/>
        </w:rPr>
        <w:t xml:space="preserve">further </w:t>
      </w:r>
      <w:r w:rsidR="00DB28C5" w:rsidRPr="00AE04F7">
        <w:rPr>
          <w:sz w:val="24"/>
          <w:szCs w:val="24"/>
        </w:rPr>
        <w:t>dispersal of the vegetation.</w:t>
      </w:r>
      <w:r w:rsidR="00100F0D" w:rsidRPr="00AE04F7">
        <w:rPr>
          <w:sz w:val="24"/>
          <w:szCs w:val="24"/>
        </w:rPr>
        <w:t xml:space="preserve"> Well-established vegetation may dramatically increase water transparency in large shallow eutrophic lakes </w:t>
      </w:r>
      <w:r w:rsidRPr="00AE04F7">
        <w:rPr>
          <w:sz w:val="24"/>
          <w:szCs w:val="24"/>
        </w:rPr>
        <w:t xml:space="preserve">despite </w:t>
      </w:r>
      <w:r w:rsidR="00100F0D" w:rsidRPr="00AE04F7">
        <w:rPr>
          <w:sz w:val="24"/>
          <w:szCs w:val="24"/>
        </w:rPr>
        <w:t>an unaltered nutrient input and induce a new a</w:t>
      </w:r>
      <w:r w:rsidR="00287B57" w:rsidRPr="00AE04F7">
        <w:rPr>
          <w:sz w:val="24"/>
          <w:szCs w:val="24"/>
        </w:rPr>
        <w:t>nd</w:t>
      </w:r>
      <w:r w:rsidR="00100F0D" w:rsidRPr="00AE04F7">
        <w:rPr>
          <w:sz w:val="24"/>
          <w:szCs w:val="24"/>
        </w:rPr>
        <w:t xml:space="preserve"> better ecological state (</w:t>
      </w:r>
      <w:r w:rsidR="00287B57" w:rsidRPr="00AE04F7">
        <w:rPr>
          <w:sz w:val="24"/>
          <w:szCs w:val="24"/>
        </w:rPr>
        <w:t xml:space="preserve">Lauridsen et al. 1994, Moss et al. 1996, </w:t>
      </w:r>
      <w:r w:rsidR="00100F0D" w:rsidRPr="00AE04F7">
        <w:rPr>
          <w:sz w:val="24"/>
          <w:szCs w:val="24"/>
        </w:rPr>
        <w:t>van den Berg et al. 1998)</w:t>
      </w:r>
      <w:r w:rsidR="00287B57" w:rsidRPr="00AE04F7">
        <w:rPr>
          <w:sz w:val="24"/>
          <w:szCs w:val="24"/>
        </w:rPr>
        <w:t>.</w:t>
      </w:r>
      <w:r w:rsidR="00100F0D" w:rsidRPr="00AE04F7">
        <w:rPr>
          <w:sz w:val="24"/>
          <w:szCs w:val="24"/>
        </w:rPr>
        <w:t xml:space="preserve"> </w:t>
      </w:r>
      <w:r w:rsidR="00287B57" w:rsidRPr="00AE04F7">
        <w:rPr>
          <w:sz w:val="24"/>
          <w:szCs w:val="24"/>
        </w:rPr>
        <w:t>The relevant submerged angiosperms and charophytes are still present in Lake Arresø</w:t>
      </w:r>
      <w:r w:rsidR="0006201C" w:rsidRPr="00AE04F7">
        <w:rPr>
          <w:sz w:val="24"/>
          <w:szCs w:val="24"/>
        </w:rPr>
        <w:t xml:space="preserve"> in small populations at shallow protected sites</w:t>
      </w:r>
      <w:r w:rsidRPr="00AE04F7">
        <w:rPr>
          <w:sz w:val="24"/>
          <w:szCs w:val="24"/>
        </w:rPr>
        <w:t xml:space="preserve"> and hope for improvement </w:t>
      </w:r>
      <w:r w:rsidR="004316F1" w:rsidRPr="00AE04F7">
        <w:rPr>
          <w:sz w:val="24"/>
          <w:szCs w:val="24"/>
        </w:rPr>
        <w:t>is alive</w:t>
      </w:r>
      <w:r w:rsidR="00287B57" w:rsidRPr="00AE04F7">
        <w:rPr>
          <w:sz w:val="24"/>
          <w:szCs w:val="24"/>
        </w:rPr>
        <w:t xml:space="preserve">. </w:t>
      </w:r>
      <w:r w:rsidR="00100F0D" w:rsidRPr="00AE04F7">
        <w:rPr>
          <w:sz w:val="24"/>
          <w:szCs w:val="24"/>
        </w:rPr>
        <w:t xml:space="preserve"> </w:t>
      </w:r>
    </w:p>
    <w:p w14:paraId="43DA5379" w14:textId="088C4077" w:rsidR="007B008E" w:rsidRPr="00AE04F7" w:rsidRDefault="00C34A37" w:rsidP="001F5311">
      <w:pPr>
        <w:rPr>
          <w:b/>
          <w:sz w:val="24"/>
          <w:szCs w:val="24"/>
        </w:rPr>
      </w:pPr>
      <w:r w:rsidRPr="00AE04F7">
        <w:rPr>
          <w:b/>
          <w:sz w:val="24"/>
          <w:szCs w:val="24"/>
        </w:rPr>
        <w:t>Conclusions</w:t>
      </w:r>
    </w:p>
    <w:p w14:paraId="6C49052A" w14:textId="3F1246EB" w:rsidR="00460287" w:rsidRPr="00AE04F7" w:rsidRDefault="00AB4000" w:rsidP="00F76B6C">
      <w:pPr>
        <w:rPr>
          <w:sz w:val="24"/>
          <w:szCs w:val="24"/>
        </w:rPr>
      </w:pPr>
      <w:r w:rsidRPr="00AE04F7">
        <w:rPr>
          <w:sz w:val="24"/>
          <w:szCs w:val="24"/>
        </w:rPr>
        <w:t xml:space="preserve">With respect </w:t>
      </w:r>
      <w:r w:rsidR="00C34A37" w:rsidRPr="00AE04F7">
        <w:rPr>
          <w:sz w:val="24"/>
          <w:szCs w:val="24"/>
        </w:rPr>
        <w:t xml:space="preserve">to the </w:t>
      </w:r>
      <w:r w:rsidR="007B008E" w:rsidRPr="00AE04F7">
        <w:rPr>
          <w:sz w:val="24"/>
          <w:szCs w:val="24"/>
        </w:rPr>
        <w:t xml:space="preserve">three </w:t>
      </w:r>
      <w:r w:rsidR="00C34A37" w:rsidRPr="00AE04F7">
        <w:rPr>
          <w:sz w:val="24"/>
          <w:szCs w:val="24"/>
        </w:rPr>
        <w:t xml:space="preserve">initial question we found that: 1) dissolved inorganic N and P </w:t>
      </w:r>
      <w:r w:rsidRPr="00AE04F7">
        <w:rPr>
          <w:sz w:val="24"/>
          <w:szCs w:val="24"/>
        </w:rPr>
        <w:t xml:space="preserve">both </w:t>
      </w:r>
      <w:r w:rsidR="00C34A37" w:rsidRPr="00AE04F7">
        <w:rPr>
          <w:sz w:val="24"/>
          <w:szCs w:val="24"/>
        </w:rPr>
        <w:t xml:space="preserve">decreased </w:t>
      </w:r>
      <w:r w:rsidRPr="00AE04F7">
        <w:rPr>
          <w:sz w:val="24"/>
          <w:szCs w:val="24"/>
        </w:rPr>
        <w:t xml:space="preserve">during summer </w:t>
      </w:r>
      <w:r w:rsidR="00C34A37" w:rsidRPr="00AE04F7">
        <w:rPr>
          <w:sz w:val="24"/>
          <w:szCs w:val="24"/>
        </w:rPr>
        <w:t xml:space="preserve">to near zero </w:t>
      </w:r>
      <w:r w:rsidR="00DE1F67" w:rsidRPr="00AE04F7">
        <w:rPr>
          <w:sz w:val="24"/>
          <w:szCs w:val="24"/>
        </w:rPr>
        <w:t xml:space="preserve">and potentially biomass limiting levels for the phytoplankton, </w:t>
      </w:r>
      <w:r w:rsidR="007B008E" w:rsidRPr="00AE04F7">
        <w:rPr>
          <w:sz w:val="24"/>
          <w:szCs w:val="24"/>
        </w:rPr>
        <w:t xml:space="preserve">2) </w:t>
      </w:r>
      <w:r w:rsidR="00DE1F67" w:rsidRPr="00AE04F7">
        <w:rPr>
          <w:sz w:val="24"/>
          <w:szCs w:val="24"/>
        </w:rPr>
        <w:t xml:space="preserve">while rural areas and particularly </w:t>
      </w:r>
      <w:r w:rsidRPr="00AE04F7">
        <w:rPr>
          <w:sz w:val="24"/>
          <w:szCs w:val="24"/>
        </w:rPr>
        <w:t xml:space="preserve">the </w:t>
      </w:r>
      <w:r w:rsidR="00DE1F67" w:rsidRPr="00AE04F7">
        <w:rPr>
          <w:sz w:val="24"/>
          <w:szCs w:val="24"/>
        </w:rPr>
        <w:t xml:space="preserve">losses from cultivated fields by far dominated N inputs to Lake Arresø, their P losses resembled or </w:t>
      </w:r>
      <w:r w:rsidR="00AD4ED7" w:rsidRPr="00AE04F7">
        <w:rPr>
          <w:sz w:val="24"/>
          <w:szCs w:val="24"/>
        </w:rPr>
        <w:t xml:space="preserve">likely </w:t>
      </w:r>
      <w:r w:rsidR="00DE1F67" w:rsidRPr="00AE04F7">
        <w:rPr>
          <w:sz w:val="24"/>
          <w:szCs w:val="24"/>
        </w:rPr>
        <w:t>exceeded urban losses, and 3</w:t>
      </w:r>
      <w:r w:rsidRPr="00AE04F7">
        <w:rPr>
          <w:sz w:val="24"/>
          <w:szCs w:val="24"/>
        </w:rPr>
        <w:t>)</w:t>
      </w:r>
      <w:r w:rsidR="00DE1F67" w:rsidRPr="00AE04F7">
        <w:rPr>
          <w:sz w:val="24"/>
          <w:szCs w:val="24"/>
        </w:rPr>
        <w:t xml:space="preserve"> to obtain good ecological quality in Lake Arresø </w:t>
      </w:r>
      <w:r w:rsidR="00AD4ED7" w:rsidRPr="00AE04F7">
        <w:rPr>
          <w:sz w:val="24"/>
          <w:szCs w:val="24"/>
        </w:rPr>
        <w:t xml:space="preserve">will </w:t>
      </w:r>
      <w:r w:rsidRPr="00AE04F7">
        <w:rPr>
          <w:sz w:val="24"/>
          <w:szCs w:val="24"/>
        </w:rPr>
        <w:t xml:space="preserve">not </w:t>
      </w:r>
      <w:r w:rsidR="00AD4ED7" w:rsidRPr="00AE04F7">
        <w:rPr>
          <w:sz w:val="24"/>
          <w:szCs w:val="24"/>
        </w:rPr>
        <w:t xml:space="preserve">be possible </w:t>
      </w:r>
      <w:r w:rsidR="00DE1F67" w:rsidRPr="00AE04F7">
        <w:rPr>
          <w:sz w:val="24"/>
          <w:szCs w:val="24"/>
        </w:rPr>
        <w:t>with</w:t>
      </w:r>
      <w:r w:rsidR="00AD4ED7" w:rsidRPr="00AE04F7">
        <w:rPr>
          <w:sz w:val="24"/>
          <w:szCs w:val="24"/>
        </w:rPr>
        <w:t xml:space="preserve">out a </w:t>
      </w:r>
      <w:r w:rsidR="00DE1F67" w:rsidRPr="00AE04F7">
        <w:rPr>
          <w:sz w:val="24"/>
          <w:szCs w:val="24"/>
        </w:rPr>
        <w:t xml:space="preserve">coordinated effort to </w:t>
      </w:r>
      <w:r w:rsidR="00AD4ED7" w:rsidRPr="00AE04F7">
        <w:rPr>
          <w:sz w:val="24"/>
          <w:szCs w:val="24"/>
        </w:rPr>
        <w:t xml:space="preserve">markedly </w:t>
      </w:r>
      <w:r w:rsidR="00DE1F67" w:rsidRPr="00AE04F7">
        <w:rPr>
          <w:sz w:val="24"/>
          <w:szCs w:val="24"/>
        </w:rPr>
        <w:t xml:space="preserve">reduce nutrient losses from </w:t>
      </w:r>
      <w:r w:rsidR="00AD4ED7" w:rsidRPr="00AE04F7">
        <w:rPr>
          <w:sz w:val="24"/>
          <w:szCs w:val="24"/>
        </w:rPr>
        <w:t xml:space="preserve">fields and continue </w:t>
      </w:r>
      <w:r w:rsidRPr="00AE04F7">
        <w:rPr>
          <w:sz w:val="24"/>
          <w:szCs w:val="24"/>
        </w:rPr>
        <w:t>to f</w:t>
      </w:r>
      <w:r w:rsidR="00AD4ED7" w:rsidRPr="00AE04F7">
        <w:rPr>
          <w:sz w:val="24"/>
          <w:szCs w:val="24"/>
        </w:rPr>
        <w:t xml:space="preserve">urther reduce urban losses. Water quality in Lake Arresø </w:t>
      </w:r>
      <w:del w:id="244" w:author="Jonas Stage Sø" w:date="2025-03-17T15:49:00Z" w16du:dateUtc="2025-03-17T14:49:00Z">
        <w:r w:rsidR="00AD4ED7" w:rsidRPr="00AE04F7" w:rsidDel="008E41A1">
          <w:rPr>
            <w:sz w:val="24"/>
            <w:szCs w:val="24"/>
          </w:rPr>
          <w:delText>reponds</w:delText>
        </w:r>
      </w:del>
      <w:ins w:id="245" w:author="Jonas Stage Sø" w:date="2025-03-17T15:49:00Z" w16du:dateUtc="2025-03-17T14:49:00Z">
        <w:r w:rsidR="008E41A1" w:rsidRPr="00AE04F7">
          <w:rPr>
            <w:sz w:val="24"/>
            <w:szCs w:val="24"/>
          </w:rPr>
          <w:t>responds</w:t>
        </w:r>
      </w:ins>
      <w:r w:rsidR="00AD4ED7" w:rsidRPr="00AE04F7">
        <w:rPr>
          <w:sz w:val="24"/>
          <w:szCs w:val="24"/>
        </w:rPr>
        <w:t xml:space="preserve"> quickly to ongoing nutrient inputs and </w:t>
      </w:r>
      <w:r w:rsidR="00626249" w:rsidRPr="00AE04F7">
        <w:rPr>
          <w:sz w:val="24"/>
          <w:szCs w:val="24"/>
        </w:rPr>
        <w:t xml:space="preserve">public </w:t>
      </w:r>
      <w:r w:rsidR="00AD4ED7" w:rsidRPr="00AE04F7">
        <w:rPr>
          <w:sz w:val="24"/>
          <w:szCs w:val="24"/>
        </w:rPr>
        <w:t xml:space="preserve">proposals to remove lake sediments or treat them with Phoslock are extremely costly, technically difficult and without lasting effects. </w:t>
      </w:r>
    </w:p>
    <w:p w14:paraId="021893A7" w14:textId="77777777" w:rsidR="00925C62" w:rsidRPr="00AE04F7" w:rsidRDefault="00925C62" w:rsidP="00F76B6C">
      <w:pPr>
        <w:rPr>
          <w:sz w:val="24"/>
          <w:szCs w:val="24"/>
        </w:rPr>
      </w:pPr>
    </w:p>
    <w:p w14:paraId="09D9073D" w14:textId="77777777" w:rsidR="00925C62" w:rsidRPr="00AE04F7" w:rsidRDefault="00925C62" w:rsidP="00F76B6C">
      <w:pPr>
        <w:rPr>
          <w:sz w:val="24"/>
          <w:szCs w:val="24"/>
        </w:rPr>
      </w:pPr>
    </w:p>
    <w:p w14:paraId="3F3F0E3A" w14:textId="77777777" w:rsidR="00E069F4" w:rsidRPr="00AE04F7" w:rsidRDefault="00E069F4" w:rsidP="00E069F4">
      <w:pPr>
        <w:rPr>
          <w:sz w:val="24"/>
          <w:szCs w:val="24"/>
        </w:rPr>
      </w:pPr>
    </w:p>
    <w:p w14:paraId="71118FF9" w14:textId="77777777" w:rsidR="00E069F4" w:rsidRPr="00AE04F7" w:rsidRDefault="00E069F4" w:rsidP="00E069F4">
      <w:pPr>
        <w:rPr>
          <w:sz w:val="24"/>
          <w:szCs w:val="24"/>
        </w:rPr>
      </w:pPr>
    </w:p>
    <w:p w14:paraId="49CD398B" w14:textId="77777777" w:rsidR="00E069F4" w:rsidRPr="00AE04F7" w:rsidRDefault="00E069F4" w:rsidP="00E069F4">
      <w:pPr>
        <w:rPr>
          <w:sz w:val="24"/>
          <w:szCs w:val="24"/>
        </w:rPr>
      </w:pPr>
    </w:p>
    <w:p w14:paraId="61256D86" w14:textId="77777777" w:rsidR="00E069F4" w:rsidRPr="00AE04F7" w:rsidRDefault="00E069F4" w:rsidP="00E069F4">
      <w:pPr>
        <w:rPr>
          <w:sz w:val="24"/>
          <w:szCs w:val="24"/>
        </w:rPr>
      </w:pPr>
    </w:p>
    <w:p w14:paraId="73E79A53" w14:textId="77777777" w:rsidR="00E069F4" w:rsidRPr="00AE04F7" w:rsidRDefault="00E069F4" w:rsidP="00E069F4">
      <w:pPr>
        <w:rPr>
          <w:sz w:val="24"/>
          <w:szCs w:val="24"/>
        </w:rPr>
      </w:pPr>
    </w:p>
    <w:p w14:paraId="17184A88" w14:textId="77777777" w:rsidR="00967BCA" w:rsidRPr="00AE04F7" w:rsidRDefault="00967BCA" w:rsidP="00E069F4">
      <w:pPr>
        <w:rPr>
          <w:sz w:val="24"/>
          <w:szCs w:val="24"/>
        </w:rPr>
      </w:pPr>
    </w:p>
    <w:p w14:paraId="2972BD6C" w14:textId="77777777" w:rsidR="00287B57" w:rsidRPr="00AE04F7" w:rsidRDefault="00287B57" w:rsidP="00E069F4">
      <w:pPr>
        <w:rPr>
          <w:b/>
          <w:sz w:val="24"/>
          <w:szCs w:val="24"/>
        </w:rPr>
      </w:pPr>
    </w:p>
    <w:p w14:paraId="0677A141" w14:textId="77777777" w:rsidR="00287B57" w:rsidRPr="00AE04F7" w:rsidRDefault="00287B57" w:rsidP="00E069F4">
      <w:pPr>
        <w:rPr>
          <w:b/>
          <w:sz w:val="24"/>
          <w:szCs w:val="24"/>
        </w:rPr>
      </w:pPr>
    </w:p>
    <w:p w14:paraId="19EFF7EF" w14:textId="6611B635" w:rsidR="00E069F4" w:rsidRPr="00AE04F7" w:rsidRDefault="00E069F4" w:rsidP="00E069F4">
      <w:pPr>
        <w:rPr>
          <w:b/>
          <w:sz w:val="24"/>
          <w:szCs w:val="24"/>
        </w:rPr>
      </w:pPr>
      <w:r w:rsidRPr="00AE04F7">
        <w:rPr>
          <w:b/>
          <w:sz w:val="24"/>
          <w:szCs w:val="24"/>
        </w:rPr>
        <w:t>Literature</w:t>
      </w:r>
    </w:p>
    <w:p w14:paraId="00FA08CB" w14:textId="07F1F0C1" w:rsidR="00F249F6" w:rsidRPr="00AE04F7" w:rsidRDefault="00F249F6" w:rsidP="00F249F6">
      <w:pPr>
        <w:rPr>
          <w:sz w:val="24"/>
          <w:szCs w:val="24"/>
        </w:rPr>
      </w:pPr>
      <w:r w:rsidRPr="00AE04F7">
        <w:rPr>
          <w:sz w:val="24"/>
          <w:szCs w:val="24"/>
        </w:rPr>
        <w:t>Andersen F Ø 1976. Primary production in a shallow water lake with special reference to a reed swamp. Oikos 27: 243-250.</w:t>
      </w:r>
    </w:p>
    <w:p w14:paraId="67ADDCA0" w14:textId="63A9B190" w:rsidR="00A6092C" w:rsidRPr="00AE04F7" w:rsidRDefault="00A6092C" w:rsidP="00F249F6">
      <w:pPr>
        <w:rPr>
          <w:sz w:val="24"/>
          <w:szCs w:val="24"/>
          <w:lang w:val="da-DK"/>
        </w:rPr>
      </w:pPr>
      <w:r w:rsidRPr="00AE04F7">
        <w:rPr>
          <w:sz w:val="24"/>
          <w:szCs w:val="24"/>
        </w:rPr>
        <w:t xml:space="preserve">Andersen H E &amp; Heckrath G 2000. Phosphorus mapping of arable areas and wetlands in Denmark (In Danish). </w:t>
      </w:r>
      <w:r w:rsidRPr="00AE04F7">
        <w:rPr>
          <w:sz w:val="24"/>
          <w:szCs w:val="24"/>
          <w:lang w:val="da-DK"/>
        </w:rPr>
        <w:t xml:space="preserve">Aarhus University, DCE – National Center for Environment and Nature, 340 p. Videnskabelig Rapport nr. 397. </w:t>
      </w:r>
    </w:p>
    <w:p w14:paraId="000DD0BC" w14:textId="499ADA52" w:rsidR="001B471F" w:rsidRPr="00AE04F7" w:rsidRDefault="001B471F" w:rsidP="00F249F6">
      <w:pPr>
        <w:rPr>
          <w:sz w:val="24"/>
          <w:szCs w:val="24"/>
        </w:rPr>
      </w:pPr>
      <w:r w:rsidRPr="00AE04F7">
        <w:rPr>
          <w:sz w:val="24"/>
          <w:szCs w:val="24"/>
          <w:lang w:val="da-DK"/>
        </w:rPr>
        <w:t xml:space="preserve">Andersen J M 1971. </w:t>
      </w:r>
      <w:r w:rsidRPr="00AE04F7">
        <w:rPr>
          <w:sz w:val="24"/>
          <w:szCs w:val="24"/>
        </w:rPr>
        <w:t>Nitrogen an</w:t>
      </w:r>
      <w:r w:rsidR="009C4E32" w:rsidRPr="00AE04F7">
        <w:rPr>
          <w:sz w:val="24"/>
          <w:szCs w:val="24"/>
        </w:rPr>
        <w:t>d</w:t>
      </w:r>
      <w:r w:rsidRPr="00AE04F7">
        <w:rPr>
          <w:sz w:val="24"/>
          <w:szCs w:val="24"/>
        </w:rPr>
        <w:t xml:space="preserve"> phosphorus budgets</w:t>
      </w:r>
      <w:r w:rsidR="007E4CFA" w:rsidRPr="00AE04F7">
        <w:rPr>
          <w:sz w:val="24"/>
          <w:szCs w:val="24"/>
        </w:rPr>
        <w:t xml:space="preserve"> </w:t>
      </w:r>
      <w:r w:rsidRPr="00AE04F7">
        <w:rPr>
          <w:sz w:val="24"/>
          <w:szCs w:val="24"/>
        </w:rPr>
        <w:t>and the role of sediments in six shallow lakes. Archiv für Hydrobiologie 74: 528-550.</w:t>
      </w:r>
    </w:p>
    <w:p w14:paraId="133000DB" w14:textId="57BBF176" w:rsidR="00F249F6" w:rsidRPr="00AE04F7" w:rsidRDefault="00B4737A" w:rsidP="00F249F6">
      <w:pPr>
        <w:rPr>
          <w:sz w:val="24"/>
          <w:szCs w:val="24"/>
        </w:rPr>
      </w:pPr>
      <w:r w:rsidRPr="00AE04F7">
        <w:rPr>
          <w:sz w:val="24"/>
          <w:szCs w:val="24"/>
        </w:rPr>
        <w:t>?</w:t>
      </w:r>
      <w:r w:rsidR="00F249F6" w:rsidRPr="00AE04F7">
        <w:rPr>
          <w:sz w:val="24"/>
          <w:szCs w:val="24"/>
        </w:rPr>
        <w:t>Andersen J M 1974. Archiv für Hydrobiologie 74: 525-550.</w:t>
      </w:r>
    </w:p>
    <w:p w14:paraId="5FC4AD91" w14:textId="77777777" w:rsidR="00DB28C5" w:rsidRPr="00AE04F7" w:rsidRDefault="00673680" w:rsidP="00F249F6">
      <w:pPr>
        <w:rPr>
          <w:sz w:val="24"/>
          <w:szCs w:val="24"/>
        </w:rPr>
      </w:pPr>
      <w:r w:rsidRPr="00AE04F7">
        <w:rPr>
          <w:sz w:val="24"/>
          <w:szCs w:val="24"/>
        </w:rPr>
        <w:t>Andersen J M 1976. An ignition method for determination of total</w:t>
      </w:r>
      <w:r w:rsidR="00DB28C5" w:rsidRPr="00AE04F7">
        <w:rPr>
          <w:sz w:val="24"/>
          <w:szCs w:val="24"/>
        </w:rPr>
        <w:t xml:space="preserve"> phosphorus</w:t>
      </w:r>
      <w:r w:rsidRPr="00AE04F7">
        <w:rPr>
          <w:sz w:val="24"/>
          <w:szCs w:val="24"/>
        </w:rPr>
        <w:t xml:space="preserve"> in lake sediments. Water Research 10: 323-331.</w:t>
      </w:r>
    </w:p>
    <w:p w14:paraId="1985587B" w14:textId="66B8B659" w:rsidR="00673680" w:rsidRPr="00AE04F7" w:rsidRDefault="00DB28C5" w:rsidP="00F249F6">
      <w:pPr>
        <w:rPr>
          <w:sz w:val="24"/>
          <w:szCs w:val="24"/>
          <w:lang w:val="da-DK"/>
        </w:rPr>
      </w:pPr>
      <w:r w:rsidRPr="00AE04F7">
        <w:rPr>
          <w:sz w:val="24"/>
          <w:szCs w:val="24"/>
        </w:rPr>
        <w:t xml:space="preserve">Andersen J M 1977. Rates of denitrification of undisturbed sediment from six lakes as a function of nitrate concentration, oxygen and temperature. </w:t>
      </w:r>
      <w:r w:rsidRPr="00AE04F7">
        <w:rPr>
          <w:sz w:val="24"/>
          <w:szCs w:val="24"/>
          <w:lang w:val="da-DK"/>
        </w:rPr>
        <w:t xml:space="preserve">Archiv für Hydrobiologie </w:t>
      </w:r>
      <w:r w:rsidR="00B4737A" w:rsidRPr="00AE04F7">
        <w:rPr>
          <w:sz w:val="24"/>
          <w:szCs w:val="24"/>
          <w:lang w:val="da-DK"/>
        </w:rPr>
        <w:t xml:space="preserve">80 147-158. </w:t>
      </w:r>
    </w:p>
    <w:p w14:paraId="339D9260" w14:textId="77777777" w:rsidR="00E300FE" w:rsidRPr="00AE04F7" w:rsidRDefault="00E300FE" w:rsidP="00E300FE">
      <w:pPr>
        <w:rPr>
          <w:sz w:val="24"/>
          <w:szCs w:val="24"/>
          <w:lang w:val="da-DK"/>
        </w:rPr>
      </w:pPr>
      <w:r w:rsidRPr="00AE04F7">
        <w:rPr>
          <w:sz w:val="24"/>
          <w:szCs w:val="24"/>
          <w:lang w:val="da-DK"/>
        </w:rPr>
        <w:t>Arresø 2004. Status and Development 2003 (in Danish). Frederiksborg Amt, Teknik og Miljø. Landskabsafdelingen.</w:t>
      </w:r>
    </w:p>
    <w:p w14:paraId="3F05306C" w14:textId="54B656D3" w:rsidR="00F249F6" w:rsidRPr="00AE04F7" w:rsidRDefault="00F249F6" w:rsidP="00F249F6">
      <w:pPr>
        <w:rPr>
          <w:sz w:val="24"/>
          <w:szCs w:val="24"/>
        </w:rPr>
      </w:pPr>
      <w:r w:rsidRPr="00AE04F7">
        <w:rPr>
          <w:sz w:val="24"/>
          <w:szCs w:val="24"/>
        </w:rPr>
        <w:t>Björk S 1985. Lake restoration techniques and lake pollution and recovery. Intern. Congr. European Water Poll. Cont. Assn, Rome: pp. 293-301.</w:t>
      </w:r>
    </w:p>
    <w:p w14:paraId="2D3E36A2" w14:textId="16560AAE" w:rsidR="00784CB3" w:rsidRPr="00AE04F7" w:rsidRDefault="00784CB3" w:rsidP="00F249F6">
      <w:pPr>
        <w:rPr>
          <w:sz w:val="24"/>
          <w:szCs w:val="24"/>
          <w:lang w:val="da-DK"/>
        </w:rPr>
      </w:pPr>
      <w:r w:rsidRPr="00AE04F7">
        <w:rPr>
          <w:sz w:val="24"/>
          <w:szCs w:val="24"/>
        </w:rPr>
        <w:t xml:space="preserve">Danmarks Statistik. </w:t>
      </w:r>
      <w:hyperlink r:id="rId12" w:history="1">
        <w:r w:rsidRPr="00AE04F7">
          <w:rPr>
            <w:rStyle w:val="Hyperlink"/>
            <w:sz w:val="24"/>
            <w:szCs w:val="24"/>
            <w:lang w:val="da-DK"/>
          </w:rPr>
          <w:t>https://www.dst.dk</w:t>
        </w:r>
      </w:hyperlink>
      <w:r w:rsidRPr="00AE04F7">
        <w:rPr>
          <w:sz w:val="24"/>
          <w:szCs w:val="24"/>
          <w:lang w:val="da-DK"/>
        </w:rPr>
        <w:t xml:space="preserve">. </w:t>
      </w:r>
    </w:p>
    <w:p w14:paraId="4E2CBF3A" w14:textId="1D94BF74" w:rsidR="00291B02" w:rsidRPr="00AE04F7" w:rsidRDefault="00EA264F" w:rsidP="00F249F6">
      <w:pPr>
        <w:rPr>
          <w:sz w:val="24"/>
          <w:szCs w:val="24"/>
          <w:lang w:val="da-DK"/>
        </w:rPr>
      </w:pPr>
      <w:r w:rsidRPr="00AE04F7">
        <w:rPr>
          <w:sz w:val="24"/>
          <w:szCs w:val="24"/>
          <w:lang w:val="da-DK"/>
        </w:rPr>
        <w:t xml:space="preserve">Ellermann T. et al. 2010. </w:t>
      </w:r>
      <w:r w:rsidRPr="00AE04F7">
        <w:rPr>
          <w:sz w:val="24"/>
          <w:szCs w:val="24"/>
        </w:rPr>
        <w:t xml:space="preserve">Atmospheric deposition (in Danish). NOVANA. </w:t>
      </w:r>
      <w:r w:rsidRPr="00AE04F7">
        <w:rPr>
          <w:sz w:val="24"/>
          <w:szCs w:val="24"/>
          <w:lang w:val="da-DK"/>
        </w:rPr>
        <w:t>Danmarks Miljøundersøgelser, Aarhus Universitet. Faglig rapport fra DMU, nr. 761.</w:t>
      </w:r>
    </w:p>
    <w:p w14:paraId="6E818B6C" w14:textId="602B1A33" w:rsidR="002712CF" w:rsidRPr="00AE04F7" w:rsidRDefault="00B4737A" w:rsidP="00F249F6">
      <w:pPr>
        <w:rPr>
          <w:sz w:val="24"/>
          <w:szCs w:val="24"/>
        </w:rPr>
      </w:pPr>
      <w:r w:rsidRPr="00AE04F7">
        <w:rPr>
          <w:sz w:val="24"/>
          <w:szCs w:val="24"/>
        </w:rPr>
        <w:t>?</w:t>
      </w:r>
      <w:r w:rsidR="002712CF" w:rsidRPr="00AE04F7">
        <w:rPr>
          <w:sz w:val="24"/>
          <w:szCs w:val="24"/>
        </w:rPr>
        <w:t>EU Water Framework Directive (xxxx)</w:t>
      </w:r>
    </w:p>
    <w:p w14:paraId="5FE813EC" w14:textId="388D421C" w:rsidR="00EA264F" w:rsidRPr="00AE04F7" w:rsidRDefault="00291B02" w:rsidP="00F249F6">
      <w:pPr>
        <w:rPr>
          <w:sz w:val="24"/>
          <w:szCs w:val="24"/>
        </w:rPr>
      </w:pPr>
      <w:r w:rsidRPr="00AE04F7">
        <w:rPr>
          <w:sz w:val="24"/>
          <w:szCs w:val="24"/>
          <w:lang w:val="da-DK"/>
        </w:rPr>
        <w:lastRenderedPageBreak/>
        <w:t xml:space="preserve">Fraser A I et al. 1994. </w:t>
      </w:r>
      <w:r w:rsidRPr="00AE04F7">
        <w:rPr>
          <w:sz w:val="24"/>
          <w:szCs w:val="24"/>
        </w:rPr>
        <w:t>The effect on rainfall intensity on soil erosion and particulate phosphorus transfer from arable fi</w:t>
      </w:r>
      <w:r w:rsidR="00B4737A" w:rsidRPr="00AE04F7">
        <w:rPr>
          <w:sz w:val="24"/>
          <w:szCs w:val="24"/>
        </w:rPr>
        <w:t>elds</w:t>
      </w:r>
      <w:r w:rsidRPr="00AE04F7">
        <w:rPr>
          <w:sz w:val="24"/>
          <w:szCs w:val="24"/>
        </w:rPr>
        <w:t>. Water Science and Technology 39: 41-45.</w:t>
      </w:r>
      <w:r w:rsidR="00EA264F" w:rsidRPr="00AE04F7">
        <w:rPr>
          <w:sz w:val="24"/>
          <w:szCs w:val="24"/>
        </w:rPr>
        <w:t xml:space="preserve"> </w:t>
      </w:r>
    </w:p>
    <w:p w14:paraId="2EF0CDE9" w14:textId="722DD117" w:rsidR="00513E49" w:rsidRPr="00AE04F7" w:rsidRDefault="00784CB3" w:rsidP="00513E49">
      <w:pPr>
        <w:rPr>
          <w:sz w:val="24"/>
          <w:szCs w:val="24"/>
        </w:rPr>
      </w:pPr>
      <w:r w:rsidRPr="00AE04F7">
        <w:rPr>
          <w:sz w:val="24"/>
          <w:szCs w:val="24"/>
        </w:rPr>
        <w:t xml:space="preserve">Freshwater Biological </w:t>
      </w:r>
      <w:r w:rsidR="009C4E32" w:rsidRPr="00AE04F7">
        <w:rPr>
          <w:sz w:val="24"/>
          <w:szCs w:val="24"/>
        </w:rPr>
        <w:t>L</w:t>
      </w:r>
      <w:r w:rsidR="00513E49" w:rsidRPr="00AE04F7">
        <w:rPr>
          <w:sz w:val="24"/>
          <w:szCs w:val="24"/>
        </w:rPr>
        <w:t>aboratory 1973. Limnological Methods (in Danish). Akademisk Forlag, Lyngby.</w:t>
      </w:r>
    </w:p>
    <w:p w14:paraId="64E31F1F" w14:textId="77777777" w:rsidR="00E300FE" w:rsidRPr="00AE04F7" w:rsidRDefault="00E300FE" w:rsidP="00E300FE">
      <w:pPr>
        <w:rPr>
          <w:sz w:val="24"/>
          <w:szCs w:val="24"/>
        </w:rPr>
      </w:pPr>
      <w:r w:rsidRPr="00AE04F7">
        <w:rPr>
          <w:sz w:val="24"/>
          <w:szCs w:val="24"/>
        </w:rPr>
        <w:t xml:space="preserve">Geertz-Hansen O et al. 1993. Growth and grazing control of the marine macroalga </w:t>
      </w:r>
      <w:r w:rsidRPr="00AE04F7">
        <w:rPr>
          <w:i/>
          <w:sz w:val="24"/>
          <w:szCs w:val="24"/>
        </w:rPr>
        <w:t>Ulva lactuca</w:t>
      </w:r>
      <w:r w:rsidRPr="00AE04F7">
        <w:rPr>
          <w:sz w:val="24"/>
          <w:szCs w:val="24"/>
        </w:rPr>
        <w:t xml:space="preserve"> in a eutrophic estuary. Aquatic Botany 46: 704-709. </w:t>
      </w:r>
    </w:p>
    <w:p w14:paraId="6B596755" w14:textId="23F2DF2A" w:rsidR="00614009" w:rsidRPr="00AE04F7" w:rsidRDefault="00614009" w:rsidP="00E300FE">
      <w:pPr>
        <w:rPr>
          <w:sz w:val="24"/>
          <w:szCs w:val="24"/>
        </w:rPr>
      </w:pPr>
      <w:r w:rsidRPr="00AE04F7">
        <w:rPr>
          <w:sz w:val="24"/>
          <w:szCs w:val="24"/>
        </w:rPr>
        <w:t>Golterman H L 1969. Methods for chemical analyses of fresh waters. IBP Handbook No. 8. Blackwell, Oxford.</w:t>
      </w:r>
    </w:p>
    <w:p w14:paraId="18B5BCD3" w14:textId="77777777" w:rsidR="001C19CD" w:rsidRPr="00AE04F7" w:rsidRDefault="001C19CD" w:rsidP="001C19CD">
      <w:pPr>
        <w:rPr>
          <w:sz w:val="24"/>
          <w:szCs w:val="24"/>
        </w:rPr>
      </w:pPr>
      <w:r w:rsidRPr="00AE04F7">
        <w:rPr>
          <w:sz w:val="24"/>
          <w:szCs w:val="24"/>
        </w:rPr>
        <w:t>Heaney SI &amp; W Davidson 1977. The determination of ferrous iron in natural waters with 2,2’ bipyridyl. Limnology Oceanography xx: 353-360.</w:t>
      </w:r>
    </w:p>
    <w:p w14:paraId="376807A7" w14:textId="46022693" w:rsidR="00673680" w:rsidRPr="00AE04F7" w:rsidRDefault="00673680" w:rsidP="00E300FE">
      <w:pPr>
        <w:rPr>
          <w:sz w:val="24"/>
          <w:szCs w:val="24"/>
        </w:rPr>
      </w:pPr>
      <w:r w:rsidRPr="00AE04F7">
        <w:rPr>
          <w:sz w:val="24"/>
          <w:szCs w:val="24"/>
        </w:rPr>
        <w:t xml:space="preserve">Hieltjes AHM &amp; Lijklema L 1980. Fractionation of inorganic phosphates in calcareous sediments. Journal of Environmental Quality 9: 405-407. </w:t>
      </w:r>
    </w:p>
    <w:p w14:paraId="2CCE31B3" w14:textId="213D5DFA" w:rsidR="00F22E32" w:rsidRPr="00AE04F7" w:rsidRDefault="00F22E32" w:rsidP="00513E49">
      <w:pPr>
        <w:rPr>
          <w:sz w:val="24"/>
          <w:szCs w:val="24"/>
        </w:rPr>
      </w:pPr>
      <w:r w:rsidRPr="00AE04F7">
        <w:rPr>
          <w:sz w:val="24"/>
          <w:szCs w:val="24"/>
        </w:rPr>
        <w:t xml:space="preserve">Hovedstadsrådet 1975. Recipient pollution 1974. (Recipienters forurening 1974) </w:t>
      </w:r>
    </w:p>
    <w:p w14:paraId="40F0870A" w14:textId="7D557152" w:rsidR="002E53F0" w:rsidRPr="00AE04F7" w:rsidRDefault="00513E49" w:rsidP="00513E49">
      <w:pPr>
        <w:rPr>
          <w:sz w:val="24"/>
          <w:szCs w:val="24"/>
        </w:rPr>
      </w:pPr>
      <w:r w:rsidRPr="00AE04F7">
        <w:rPr>
          <w:sz w:val="24"/>
          <w:szCs w:val="24"/>
        </w:rPr>
        <w:t>Hovedstadsrådet 1982. Studies of Lake Arresø 1976-1981 (in Danish). Work document from VKI and COWI. – Recipietundersøgelser af Arresø 1976-1981.</w:t>
      </w:r>
    </w:p>
    <w:p w14:paraId="64C1A5CE" w14:textId="22C996C8" w:rsidR="00513E49" w:rsidRPr="00AE04F7" w:rsidRDefault="00513E49" w:rsidP="00513E49">
      <w:pPr>
        <w:rPr>
          <w:sz w:val="24"/>
          <w:szCs w:val="24"/>
          <w:lang w:val="da-DK"/>
        </w:rPr>
      </w:pPr>
      <w:r w:rsidRPr="00AE04F7">
        <w:rPr>
          <w:sz w:val="24"/>
          <w:szCs w:val="24"/>
        </w:rPr>
        <w:t xml:space="preserve">Hovedstadsrådet 1987. Lake Arresø’s water balance 1980, 1981 and 1982 (in Danish). </w:t>
      </w:r>
      <w:r w:rsidRPr="00AE04F7">
        <w:rPr>
          <w:sz w:val="24"/>
          <w:szCs w:val="24"/>
          <w:lang w:val="da-DK"/>
        </w:rPr>
        <w:t>Report no. 27. Det Danske Hedeselskab.</w:t>
      </w:r>
    </w:p>
    <w:p w14:paraId="2AAA4735" w14:textId="12D30E18" w:rsidR="002E53F0" w:rsidRPr="00AE04F7" w:rsidRDefault="002E53F0" w:rsidP="00513E49">
      <w:pPr>
        <w:rPr>
          <w:sz w:val="24"/>
          <w:szCs w:val="24"/>
          <w:lang w:val="da-DK"/>
        </w:rPr>
      </w:pPr>
      <w:r w:rsidRPr="00AE04F7">
        <w:rPr>
          <w:sz w:val="24"/>
          <w:szCs w:val="24"/>
          <w:lang w:val="da-DK"/>
        </w:rPr>
        <w:t>Hovedstadsrådet 1988. Phytoplankton i Arresø 1986. Recipientovervågning nr. 34. Rapport udarbejdet af Miljøbiologisk laboratorium</w:t>
      </w:r>
    </w:p>
    <w:p w14:paraId="10AF97C6" w14:textId="3FFC1C81" w:rsidR="00F249F6" w:rsidRPr="00AE04F7" w:rsidRDefault="00F249F6" w:rsidP="00F249F6">
      <w:pPr>
        <w:rPr>
          <w:sz w:val="24"/>
          <w:szCs w:val="24"/>
          <w:lang w:val="da-DK"/>
        </w:rPr>
      </w:pPr>
      <w:r w:rsidRPr="00AE04F7">
        <w:rPr>
          <w:sz w:val="24"/>
          <w:szCs w:val="24"/>
          <w:lang w:val="da-DK"/>
        </w:rPr>
        <w:t>Hovedstadsrådet 1989. Rest</w:t>
      </w:r>
      <w:r w:rsidR="00E300FE" w:rsidRPr="00AE04F7">
        <w:rPr>
          <w:sz w:val="24"/>
          <w:szCs w:val="24"/>
          <w:lang w:val="da-DK"/>
        </w:rPr>
        <w:t xml:space="preserve">oration and future state of Lake Arresø </w:t>
      </w:r>
      <w:r w:rsidRPr="00AE04F7">
        <w:rPr>
          <w:sz w:val="24"/>
          <w:szCs w:val="24"/>
          <w:lang w:val="da-DK"/>
        </w:rPr>
        <w:t>(in Danish).</w:t>
      </w:r>
      <w:r w:rsidR="00E300FE" w:rsidRPr="00AE04F7">
        <w:rPr>
          <w:sz w:val="24"/>
          <w:szCs w:val="24"/>
          <w:lang w:val="da-DK"/>
        </w:rPr>
        <w:t xml:space="preserve"> Hovedstadsrådet, Copenhagen.</w:t>
      </w:r>
      <w:r w:rsidR="002E53F0" w:rsidRPr="00AE04F7">
        <w:rPr>
          <w:sz w:val="24"/>
          <w:szCs w:val="24"/>
          <w:lang w:val="da-DK"/>
        </w:rPr>
        <w:t xml:space="preserve">  – Arresø 1985-1988. Tilsynsdata. Recepietovervågning nr. 45. Rapport udarbejdet af COWI.</w:t>
      </w:r>
    </w:p>
    <w:p w14:paraId="3B5E3802" w14:textId="6B2FF04F" w:rsidR="00E300FE" w:rsidRPr="00AE04F7" w:rsidRDefault="00E300FE" w:rsidP="00E300FE">
      <w:pPr>
        <w:rPr>
          <w:sz w:val="24"/>
          <w:szCs w:val="24"/>
        </w:rPr>
      </w:pPr>
      <w:r w:rsidRPr="00AE04F7">
        <w:rPr>
          <w:sz w:val="24"/>
          <w:szCs w:val="24"/>
          <w:lang w:val="da-DK"/>
        </w:rPr>
        <w:t xml:space="preserve">Immers K H et al. 2015. </w:t>
      </w:r>
      <w:r w:rsidRPr="00AE04F7">
        <w:rPr>
          <w:sz w:val="24"/>
          <w:szCs w:val="24"/>
        </w:rPr>
        <w:t>Fightin</w:t>
      </w:r>
      <w:r w:rsidR="002E53F0" w:rsidRPr="00AE04F7">
        <w:rPr>
          <w:sz w:val="24"/>
          <w:szCs w:val="24"/>
        </w:rPr>
        <w:t>g</w:t>
      </w:r>
      <w:r w:rsidRPr="00AE04F7">
        <w:rPr>
          <w:sz w:val="24"/>
          <w:szCs w:val="24"/>
        </w:rPr>
        <w:t xml:space="preserve"> internal phosporus loading: An evaluation of gradual Fe addition to a shallow peat lake. Ecological Engineering 33 : 78-89.</w:t>
      </w:r>
    </w:p>
    <w:p w14:paraId="547E0DAA" w14:textId="601F64D1" w:rsidR="00626249" w:rsidRPr="00AE04F7" w:rsidRDefault="00626249" w:rsidP="00F249F6">
      <w:pPr>
        <w:rPr>
          <w:sz w:val="24"/>
          <w:szCs w:val="24"/>
        </w:rPr>
      </w:pPr>
      <w:r w:rsidRPr="00AE04F7">
        <w:rPr>
          <w:sz w:val="24"/>
          <w:szCs w:val="24"/>
        </w:rPr>
        <w:t xml:space="preserve">Kronvang B et al. 2012. Phosphorus load to surface waters from bank erosion in a Danish lowland river basin. Journal of Environmental Quality 41: 304-313. </w:t>
      </w:r>
    </w:p>
    <w:p w14:paraId="28977D98" w14:textId="61D571DD" w:rsidR="00F249F6" w:rsidRPr="00AE04F7" w:rsidRDefault="00F249F6" w:rsidP="00F249F6">
      <w:pPr>
        <w:rPr>
          <w:sz w:val="24"/>
          <w:szCs w:val="24"/>
        </w:rPr>
      </w:pPr>
      <w:r w:rsidRPr="00AE04F7">
        <w:rPr>
          <w:sz w:val="24"/>
          <w:szCs w:val="24"/>
        </w:rPr>
        <w:t>Jensen H S &amp; Andersen F Ø 1992. Importance of temperature, nitrate and pH for phosphorus release from aerobic sediments of four shallow lakes. Limnology and Oceanography 37: 577-589.</w:t>
      </w:r>
    </w:p>
    <w:p w14:paraId="6DF28D41" w14:textId="575FDAEE" w:rsidR="001C19CD" w:rsidRPr="00AE04F7" w:rsidRDefault="001C19CD" w:rsidP="001C19CD">
      <w:pPr>
        <w:rPr>
          <w:sz w:val="24"/>
          <w:szCs w:val="24"/>
        </w:rPr>
      </w:pPr>
      <w:r w:rsidRPr="00AE04F7">
        <w:rPr>
          <w:sz w:val="24"/>
          <w:szCs w:val="24"/>
        </w:rPr>
        <w:t>Jensen H S et al. 1992. Iron: phosphorus ratio in surface sediment as an indicator of phosphate release from aerobic sediment in shallow lakes. Hydrobiologia 235/236: 731-743.</w:t>
      </w:r>
    </w:p>
    <w:p w14:paraId="135EC849" w14:textId="6AE24A96" w:rsidR="00B4737A" w:rsidRPr="00AE04F7" w:rsidRDefault="00B4737A" w:rsidP="001C19CD">
      <w:pPr>
        <w:rPr>
          <w:sz w:val="24"/>
          <w:szCs w:val="24"/>
        </w:rPr>
      </w:pPr>
      <w:r w:rsidRPr="00AE04F7">
        <w:rPr>
          <w:sz w:val="24"/>
          <w:szCs w:val="24"/>
        </w:rPr>
        <w:lastRenderedPageBreak/>
        <w:t xml:space="preserve">Jensen </w:t>
      </w:r>
      <w:r w:rsidR="00197C5B" w:rsidRPr="00AE04F7">
        <w:rPr>
          <w:sz w:val="24"/>
          <w:szCs w:val="24"/>
        </w:rPr>
        <w:t>J P</w:t>
      </w:r>
      <w:r w:rsidRPr="00AE04F7">
        <w:rPr>
          <w:sz w:val="24"/>
          <w:szCs w:val="24"/>
        </w:rPr>
        <w:t xml:space="preserve"> et al. 1992. </w:t>
      </w:r>
      <w:r w:rsidR="00197C5B" w:rsidRPr="00AE04F7">
        <w:rPr>
          <w:sz w:val="24"/>
          <w:szCs w:val="24"/>
        </w:rPr>
        <w:t>N</w:t>
      </w:r>
      <w:r w:rsidRPr="00AE04F7">
        <w:rPr>
          <w:sz w:val="24"/>
          <w:szCs w:val="24"/>
        </w:rPr>
        <w:t xml:space="preserve">itrogen loss and denitrification in lakes in relation to reduction of nitrogen loading in a shallow, hypereutrophic </w:t>
      </w:r>
      <w:r w:rsidR="00197C5B" w:rsidRPr="00AE04F7">
        <w:rPr>
          <w:sz w:val="24"/>
          <w:szCs w:val="24"/>
        </w:rPr>
        <w:t>L</w:t>
      </w:r>
      <w:r w:rsidRPr="00AE04F7">
        <w:rPr>
          <w:sz w:val="24"/>
          <w:szCs w:val="24"/>
        </w:rPr>
        <w:t xml:space="preserve">ake </w:t>
      </w:r>
      <w:r w:rsidR="00197C5B" w:rsidRPr="00AE04F7">
        <w:rPr>
          <w:sz w:val="24"/>
          <w:szCs w:val="24"/>
        </w:rPr>
        <w:t>Søbygaard</w:t>
      </w:r>
      <w:r w:rsidRPr="00AE04F7">
        <w:rPr>
          <w:sz w:val="24"/>
          <w:szCs w:val="24"/>
        </w:rPr>
        <w:t xml:space="preserve">, </w:t>
      </w:r>
      <w:r w:rsidR="00197C5B" w:rsidRPr="00AE04F7">
        <w:rPr>
          <w:sz w:val="24"/>
          <w:szCs w:val="24"/>
        </w:rPr>
        <w:t>D</w:t>
      </w:r>
      <w:r w:rsidRPr="00AE04F7">
        <w:rPr>
          <w:sz w:val="24"/>
          <w:szCs w:val="24"/>
        </w:rPr>
        <w:t xml:space="preserve">enmark. International </w:t>
      </w:r>
      <w:r w:rsidR="00197C5B" w:rsidRPr="00AE04F7">
        <w:rPr>
          <w:sz w:val="24"/>
          <w:szCs w:val="24"/>
        </w:rPr>
        <w:t>R</w:t>
      </w:r>
      <w:r w:rsidRPr="00AE04F7">
        <w:rPr>
          <w:sz w:val="24"/>
          <w:szCs w:val="24"/>
        </w:rPr>
        <w:t xml:space="preserve">eview of </w:t>
      </w:r>
      <w:r w:rsidR="00197C5B" w:rsidRPr="00AE04F7">
        <w:rPr>
          <w:sz w:val="24"/>
          <w:szCs w:val="24"/>
        </w:rPr>
        <w:t>H</w:t>
      </w:r>
      <w:r w:rsidRPr="00AE04F7">
        <w:rPr>
          <w:sz w:val="24"/>
          <w:szCs w:val="24"/>
        </w:rPr>
        <w:t>ydrobiology https</w:t>
      </w:r>
      <w:r w:rsidR="00197C5B" w:rsidRPr="00AE04F7">
        <w:rPr>
          <w:sz w:val="24"/>
          <w:szCs w:val="24"/>
        </w:rPr>
        <w:t>://</w:t>
      </w:r>
      <w:r w:rsidRPr="00AE04F7">
        <w:rPr>
          <w:sz w:val="24"/>
          <w:szCs w:val="24"/>
        </w:rPr>
        <w:t>doi.org</w:t>
      </w:r>
      <w:r w:rsidR="00197C5B" w:rsidRPr="00AE04F7">
        <w:rPr>
          <w:sz w:val="24"/>
          <w:szCs w:val="24"/>
        </w:rPr>
        <w:t>/</w:t>
      </w:r>
      <w:r w:rsidRPr="00AE04F7">
        <w:rPr>
          <w:sz w:val="24"/>
          <w:szCs w:val="24"/>
        </w:rPr>
        <w:t>10.1002</w:t>
      </w:r>
      <w:r w:rsidR="00197C5B" w:rsidRPr="00AE04F7">
        <w:rPr>
          <w:sz w:val="24"/>
          <w:szCs w:val="24"/>
        </w:rPr>
        <w:t>/</w:t>
      </w:r>
      <w:r w:rsidRPr="00AE04F7">
        <w:rPr>
          <w:sz w:val="24"/>
          <w:szCs w:val="24"/>
        </w:rPr>
        <w:t xml:space="preserve"> iroh. 19920770104</w:t>
      </w:r>
      <w:r w:rsidR="00197C5B" w:rsidRPr="00AE04F7">
        <w:rPr>
          <w:sz w:val="24"/>
          <w:szCs w:val="24"/>
        </w:rPr>
        <w:t>.</w:t>
      </w:r>
      <w:r w:rsidRPr="00AE04F7">
        <w:rPr>
          <w:sz w:val="24"/>
          <w:szCs w:val="24"/>
        </w:rPr>
        <w:t xml:space="preserve"> </w:t>
      </w:r>
    </w:p>
    <w:p w14:paraId="0D21D7B9" w14:textId="6C567A52" w:rsidR="001C19CD" w:rsidRPr="00AE04F7" w:rsidRDefault="001C19CD" w:rsidP="001C19CD">
      <w:pPr>
        <w:rPr>
          <w:sz w:val="24"/>
          <w:szCs w:val="24"/>
        </w:rPr>
      </w:pPr>
      <w:r w:rsidRPr="00AE04F7">
        <w:rPr>
          <w:sz w:val="24"/>
          <w:szCs w:val="24"/>
        </w:rPr>
        <w:t>Jensen J P et al. 2006. An empirical model describing the seasonal dynamics of phosphorus in 16 shallow lakes after external loading reduction. Limnology &amp; Oceanography 31: 791-800.</w:t>
      </w:r>
    </w:p>
    <w:p w14:paraId="665D9744" w14:textId="6B46EA35" w:rsidR="001C19CD" w:rsidRPr="00AE04F7" w:rsidRDefault="001C19CD" w:rsidP="001C19CD">
      <w:pPr>
        <w:rPr>
          <w:sz w:val="24"/>
          <w:szCs w:val="24"/>
        </w:rPr>
      </w:pPr>
      <w:r w:rsidRPr="00AE04F7">
        <w:rPr>
          <w:sz w:val="24"/>
          <w:szCs w:val="24"/>
        </w:rPr>
        <w:t>Jespersen A</w:t>
      </w:r>
      <w:r w:rsidR="006671E3" w:rsidRPr="00AE04F7">
        <w:rPr>
          <w:sz w:val="24"/>
          <w:szCs w:val="24"/>
        </w:rPr>
        <w:t>-</w:t>
      </w:r>
      <w:r w:rsidRPr="00AE04F7">
        <w:rPr>
          <w:sz w:val="24"/>
          <w:szCs w:val="24"/>
        </w:rPr>
        <w:t xml:space="preserve">M &amp; Christoffersen K </w:t>
      </w:r>
      <w:r w:rsidR="006671E3" w:rsidRPr="00AE04F7">
        <w:rPr>
          <w:sz w:val="24"/>
          <w:szCs w:val="24"/>
        </w:rPr>
        <w:t xml:space="preserve"> </w:t>
      </w:r>
      <w:r w:rsidR="00197C5B" w:rsidRPr="00AE04F7">
        <w:rPr>
          <w:sz w:val="24"/>
          <w:szCs w:val="24"/>
        </w:rPr>
        <w:t>1987</w:t>
      </w:r>
      <w:r w:rsidR="006671E3" w:rsidRPr="00AE04F7">
        <w:rPr>
          <w:sz w:val="24"/>
          <w:szCs w:val="24"/>
        </w:rPr>
        <w:t xml:space="preserve">. Measurements of chlorophyll </w:t>
      </w:r>
      <w:r w:rsidR="006671E3" w:rsidRPr="00AE04F7">
        <w:rPr>
          <w:i/>
          <w:sz w:val="24"/>
          <w:szCs w:val="24"/>
        </w:rPr>
        <w:t>a</w:t>
      </w:r>
      <w:r w:rsidR="00283CD2" w:rsidRPr="00AE04F7">
        <w:rPr>
          <w:i/>
          <w:sz w:val="24"/>
          <w:szCs w:val="24"/>
        </w:rPr>
        <w:t xml:space="preserve"> </w:t>
      </w:r>
      <w:r w:rsidR="00283CD2" w:rsidRPr="00AE04F7">
        <w:rPr>
          <w:sz w:val="24"/>
          <w:szCs w:val="24"/>
        </w:rPr>
        <w:t>from phytoplankton using ethanol as extraction solvent. Archiv für Hydrobiologie 109: 445-454.</w:t>
      </w:r>
    </w:p>
    <w:p w14:paraId="2F80FB59" w14:textId="77777777" w:rsidR="001C19CD" w:rsidRPr="00AE04F7" w:rsidRDefault="001C19CD" w:rsidP="001C19CD">
      <w:pPr>
        <w:rPr>
          <w:sz w:val="24"/>
          <w:szCs w:val="24"/>
        </w:rPr>
      </w:pPr>
      <w:r w:rsidRPr="00AE04F7">
        <w:rPr>
          <w:sz w:val="24"/>
          <w:szCs w:val="24"/>
        </w:rPr>
        <w:t>Kalff J 1985 Limnology, Limnology. Prentice Hall, New Jersey.</w:t>
      </w:r>
    </w:p>
    <w:p w14:paraId="0237518A" w14:textId="77777777" w:rsidR="001C19CD" w:rsidRPr="00AE04F7" w:rsidRDefault="001C19CD" w:rsidP="001C19CD">
      <w:pPr>
        <w:rPr>
          <w:sz w:val="24"/>
          <w:szCs w:val="24"/>
        </w:rPr>
      </w:pPr>
      <w:r w:rsidRPr="00AE04F7">
        <w:rPr>
          <w:sz w:val="24"/>
          <w:szCs w:val="24"/>
        </w:rPr>
        <w:t>Ketsev S et al. 2006. Factors controlling long-term P efflux from lake sediments: Explorative reactive transport. Chemical Ecology 234: 127-147.</w:t>
      </w:r>
    </w:p>
    <w:p w14:paraId="6EA6E9CB" w14:textId="77777777" w:rsidR="00F249F6" w:rsidRPr="00AE04F7" w:rsidRDefault="00F249F6" w:rsidP="00F249F6">
      <w:pPr>
        <w:rPr>
          <w:sz w:val="24"/>
          <w:szCs w:val="24"/>
        </w:rPr>
      </w:pPr>
      <w:r w:rsidRPr="00AE04F7">
        <w:rPr>
          <w:sz w:val="24"/>
          <w:szCs w:val="24"/>
        </w:rPr>
        <w:t>Klein T 1989. Lakes in the good old days – on background status (in Danish). Vand og Miljø 5: 211-215.</w:t>
      </w:r>
    </w:p>
    <w:p w14:paraId="14640A48" w14:textId="77777777" w:rsidR="00F249F6" w:rsidRPr="00AE04F7" w:rsidRDefault="00F249F6" w:rsidP="00F249F6">
      <w:pPr>
        <w:rPr>
          <w:sz w:val="24"/>
          <w:szCs w:val="24"/>
        </w:rPr>
      </w:pPr>
      <w:r w:rsidRPr="00AE04F7">
        <w:rPr>
          <w:sz w:val="24"/>
          <w:szCs w:val="24"/>
        </w:rPr>
        <w:t>Koroleff P 1970. Determination of total phosphorus in natural water by means og persulphate oxidation. An Interlab report No 3. Cons Int. l’exploration de la mer.</w:t>
      </w:r>
    </w:p>
    <w:p w14:paraId="71554CED" w14:textId="77777777" w:rsidR="001C19CD" w:rsidRPr="00AE04F7" w:rsidRDefault="001C19CD" w:rsidP="001C19CD">
      <w:pPr>
        <w:rPr>
          <w:sz w:val="24"/>
          <w:szCs w:val="24"/>
        </w:rPr>
      </w:pPr>
      <w:r w:rsidRPr="00AE04F7">
        <w:rPr>
          <w:sz w:val="24"/>
          <w:szCs w:val="24"/>
          <w:lang w:val="da-DK"/>
        </w:rPr>
        <w:t xml:space="preserve">Landbrugspakken 2016. L 68 Fordlag til lov om jordbrugets anvendelse af gødning og plantedække. </w:t>
      </w:r>
      <w:r w:rsidRPr="00AE04F7">
        <w:rPr>
          <w:sz w:val="24"/>
          <w:szCs w:val="24"/>
        </w:rPr>
        <w:t xml:space="preserve">Folketinget, København, Danmark. </w:t>
      </w:r>
    </w:p>
    <w:p w14:paraId="48FEDA1A" w14:textId="7562DA94" w:rsidR="00287B57" w:rsidRPr="00AE04F7" w:rsidRDefault="00287B57" w:rsidP="00F249F6">
      <w:pPr>
        <w:rPr>
          <w:sz w:val="24"/>
          <w:szCs w:val="24"/>
        </w:rPr>
      </w:pPr>
      <w:r w:rsidRPr="00AE04F7">
        <w:rPr>
          <w:sz w:val="24"/>
          <w:szCs w:val="24"/>
        </w:rPr>
        <w:t>Lauridsen T et al. 1994. Colonization and succession of submerged macrophytes in shallow lake Væng during the first five years following fish manipulations. Hydrobiologia 275/276: 274-283.</w:t>
      </w:r>
    </w:p>
    <w:p w14:paraId="5CEB379C" w14:textId="3671DB82" w:rsidR="00F249F6" w:rsidRPr="00AE04F7" w:rsidRDefault="00F249F6" w:rsidP="00F249F6">
      <w:pPr>
        <w:rPr>
          <w:sz w:val="24"/>
          <w:szCs w:val="24"/>
        </w:rPr>
      </w:pPr>
      <w:r w:rsidRPr="00AE04F7">
        <w:rPr>
          <w:sz w:val="24"/>
          <w:szCs w:val="24"/>
        </w:rPr>
        <w:t>Lauridsen T et al. 2005. Lake Investigation. NOVANA Technical Instructions No 25 (in Danish). National Environmental Research Institute (NERI). Silkeborg, Denmark.</w:t>
      </w:r>
    </w:p>
    <w:p w14:paraId="3C57D644" w14:textId="29334F2E" w:rsidR="001C19CD" w:rsidRPr="00AE04F7" w:rsidRDefault="001C19CD" w:rsidP="001C19CD">
      <w:pPr>
        <w:rPr>
          <w:sz w:val="24"/>
          <w:szCs w:val="24"/>
        </w:rPr>
      </w:pPr>
      <w:r w:rsidRPr="00AE04F7">
        <w:rPr>
          <w:sz w:val="24"/>
          <w:szCs w:val="24"/>
        </w:rPr>
        <w:t>Lønholdt J 1973. Raw sewage’s concentrations of BI 5, N and P (in Danish). Stads- og Havneingeniøren 17: 1-7.</w:t>
      </w:r>
    </w:p>
    <w:p w14:paraId="3071566D" w14:textId="3E2F1A6B" w:rsidR="001B471F" w:rsidRPr="00AE04F7" w:rsidRDefault="001B471F" w:rsidP="001C19CD">
      <w:pPr>
        <w:rPr>
          <w:sz w:val="24"/>
          <w:szCs w:val="24"/>
        </w:rPr>
      </w:pPr>
      <w:r w:rsidRPr="00AE04F7">
        <w:rPr>
          <w:sz w:val="24"/>
          <w:szCs w:val="24"/>
        </w:rPr>
        <w:t xml:space="preserve">Madsen P P 1977. Seasonal variation of denitrification rate in sediment determined by use of </w:t>
      </w:r>
      <w:r w:rsidRPr="00AE04F7">
        <w:rPr>
          <w:sz w:val="24"/>
          <w:szCs w:val="24"/>
          <w:vertAlign w:val="superscript"/>
        </w:rPr>
        <w:t>15</w:t>
      </w:r>
      <w:r w:rsidRPr="00AE04F7">
        <w:rPr>
          <w:sz w:val="24"/>
          <w:szCs w:val="24"/>
        </w:rPr>
        <w:t>N. Water Research 13: 461-465.</w:t>
      </w:r>
    </w:p>
    <w:p w14:paraId="41DD2F13" w14:textId="77777777" w:rsidR="001C19CD" w:rsidRPr="00AE04F7" w:rsidRDefault="001C19CD" w:rsidP="001C19CD">
      <w:pPr>
        <w:rPr>
          <w:sz w:val="24"/>
          <w:szCs w:val="24"/>
        </w:rPr>
      </w:pPr>
      <w:r w:rsidRPr="00AE04F7">
        <w:rPr>
          <w:sz w:val="24"/>
          <w:szCs w:val="24"/>
        </w:rPr>
        <w:t xml:space="preserve">Middelboe A L &amp; Sand-Jensen K 2000. Long-term changes in macroalgal communities in a Danish estuary. Phycologia 39: 245-257. </w:t>
      </w:r>
    </w:p>
    <w:p w14:paraId="79145769" w14:textId="6A8FD125" w:rsidR="00287B57" w:rsidRPr="00AE04F7" w:rsidRDefault="00287B57" w:rsidP="00F249F6">
      <w:pPr>
        <w:rPr>
          <w:sz w:val="24"/>
          <w:szCs w:val="24"/>
        </w:rPr>
      </w:pPr>
      <w:r w:rsidRPr="00AE04F7">
        <w:rPr>
          <w:sz w:val="24"/>
          <w:szCs w:val="24"/>
        </w:rPr>
        <w:t>Moss B et al. 1996. Progressive restoration of a shallow lake : 12-year experiment in isolation, sediment removal and biomanipulation. Journal of Applied Ecology 33: 71-86.</w:t>
      </w:r>
    </w:p>
    <w:p w14:paraId="2996F07E" w14:textId="6C6851BB" w:rsidR="00F249F6" w:rsidRPr="00AE04F7" w:rsidRDefault="00F249F6" w:rsidP="00F249F6">
      <w:pPr>
        <w:rPr>
          <w:sz w:val="24"/>
          <w:szCs w:val="24"/>
          <w:lang w:val="da-DK"/>
        </w:rPr>
      </w:pPr>
      <w:r w:rsidRPr="00AE04F7">
        <w:rPr>
          <w:sz w:val="24"/>
          <w:szCs w:val="24"/>
        </w:rPr>
        <w:t xml:space="preserve">Murphy J &amp; Riley JP 1962. A modified single solution metho tfor determination of phosphate in natural waters. </w:t>
      </w:r>
      <w:r w:rsidRPr="00AE04F7">
        <w:rPr>
          <w:sz w:val="24"/>
          <w:szCs w:val="24"/>
          <w:lang w:val="da-DK"/>
        </w:rPr>
        <w:t>Anal Chem Acta 29: 21-26.</w:t>
      </w:r>
    </w:p>
    <w:p w14:paraId="7083D782" w14:textId="49D2E3A2" w:rsidR="008C04AF" w:rsidRPr="00AE04F7" w:rsidRDefault="008C04AF" w:rsidP="00E300FE">
      <w:pPr>
        <w:rPr>
          <w:sz w:val="24"/>
          <w:szCs w:val="24"/>
          <w:lang w:val="da-DK"/>
        </w:rPr>
      </w:pPr>
      <w:r w:rsidRPr="00AE04F7">
        <w:rPr>
          <w:sz w:val="24"/>
          <w:szCs w:val="24"/>
          <w:lang w:val="da-DK"/>
        </w:rPr>
        <w:t xml:space="preserve">NOVA 2003. </w:t>
      </w:r>
      <w:r w:rsidR="001C19CD" w:rsidRPr="00AE04F7">
        <w:rPr>
          <w:sz w:val="24"/>
          <w:szCs w:val="24"/>
          <w:lang w:val="da-DK"/>
        </w:rPr>
        <w:t>Vandmiljøplanens overvågningsprogram, https://www2.mst.dk</w:t>
      </w:r>
    </w:p>
    <w:p w14:paraId="1E94EB17" w14:textId="25CE2590" w:rsidR="00E300FE" w:rsidRPr="00AE04F7" w:rsidRDefault="00E300FE" w:rsidP="00E300FE">
      <w:pPr>
        <w:rPr>
          <w:sz w:val="24"/>
          <w:szCs w:val="24"/>
        </w:rPr>
      </w:pPr>
      <w:r w:rsidRPr="00AE04F7">
        <w:rPr>
          <w:sz w:val="24"/>
          <w:szCs w:val="24"/>
          <w:lang w:val="da-DK"/>
        </w:rPr>
        <w:lastRenderedPageBreak/>
        <w:t xml:space="preserve">Olesen E M 1976. </w:t>
      </w:r>
      <w:r w:rsidRPr="00AE04F7">
        <w:rPr>
          <w:sz w:val="24"/>
          <w:szCs w:val="24"/>
        </w:rPr>
        <w:t>Lake Arresø (in Danish). MS Thesis, Freshwater Biological Laboratory, University of Copenhagen, Denmark.</w:t>
      </w:r>
    </w:p>
    <w:p w14:paraId="4890DD58" w14:textId="77777777" w:rsidR="001C19CD" w:rsidRPr="00AE04F7" w:rsidRDefault="001C19CD" w:rsidP="001C19CD">
      <w:pPr>
        <w:rPr>
          <w:sz w:val="24"/>
          <w:szCs w:val="24"/>
        </w:rPr>
      </w:pPr>
      <w:r w:rsidRPr="00AE04F7">
        <w:rPr>
          <w:sz w:val="24"/>
          <w:szCs w:val="24"/>
        </w:rPr>
        <w:t xml:space="preserve">Ostenfeld C E H 1928. Personal letters cited in Olesen (1976). </w:t>
      </w:r>
    </w:p>
    <w:p w14:paraId="667B1D38" w14:textId="56278CE5" w:rsidR="00673680" w:rsidRPr="00AE04F7" w:rsidRDefault="00673680" w:rsidP="00673680">
      <w:pPr>
        <w:rPr>
          <w:sz w:val="24"/>
          <w:szCs w:val="24"/>
        </w:rPr>
      </w:pPr>
      <w:r w:rsidRPr="00AE04F7">
        <w:rPr>
          <w:sz w:val="24"/>
          <w:szCs w:val="24"/>
          <w:lang w:val="da-DK"/>
        </w:rPr>
        <w:t xml:space="preserve">Pedersen M F &amp; Borum J 1996. </w:t>
      </w:r>
      <w:r w:rsidRPr="00AE04F7">
        <w:rPr>
          <w:sz w:val="24"/>
          <w:szCs w:val="24"/>
        </w:rPr>
        <w:t xml:space="preserve">Nutrient control of algal growth in estuarine waters. Nutrient limitation and the importance of nitrogen. Marine Ecology Progress Series 142: 261-273. </w:t>
      </w:r>
    </w:p>
    <w:p w14:paraId="43C8C9FC" w14:textId="4503776F" w:rsidR="000E2097" w:rsidRPr="00AE04F7" w:rsidRDefault="000E2097" w:rsidP="00673680">
      <w:pPr>
        <w:rPr>
          <w:sz w:val="24"/>
          <w:szCs w:val="24"/>
        </w:rPr>
      </w:pPr>
      <w:r w:rsidRPr="00AE04F7">
        <w:rPr>
          <w:sz w:val="24"/>
          <w:szCs w:val="24"/>
        </w:rPr>
        <w:t xml:space="preserve">Phillips </w:t>
      </w:r>
      <w:r w:rsidR="00AF29CD" w:rsidRPr="00AE04F7">
        <w:rPr>
          <w:sz w:val="24"/>
          <w:szCs w:val="24"/>
        </w:rPr>
        <w:t xml:space="preserve">G </w:t>
      </w:r>
      <w:r w:rsidRPr="00AE04F7">
        <w:rPr>
          <w:sz w:val="24"/>
          <w:szCs w:val="24"/>
        </w:rPr>
        <w:t>et al. 1994.</w:t>
      </w:r>
      <w:r w:rsidR="00AF29CD" w:rsidRPr="00AE04F7">
        <w:rPr>
          <w:sz w:val="24"/>
          <w:szCs w:val="24"/>
        </w:rPr>
        <w:t xml:space="preserve"> The importance of phosphorus sediment release in the restoration of very shallow lakes (The Norfolk Broads, England) and implications for biomanipulation. Hydrobiologia 275/276: 445-450.</w:t>
      </w:r>
    </w:p>
    <w:p w14:paraId="6390A38B" w14:textId="159B1C0A" w:rsidR="00931A7B" w:rsidRPr="00AE04F7" w:rsidRDefault="00931A7B" w:rsidP="00673680">
      <w:pPr>
        <w:rPr>
          <w:sz w:val="24"/>
          <w:szCs w:val="24"/>
        </w:rPr>
      </w:pPr>
      <w:r w:rsidRPr="00AE04F7">
        <w:rPr>
          <w:sz w:val="24"/>
          <w:szCs w:val="24"/>
        </w:rPr>
        <w:t xml:space="preserve">Rebsdorf Aa 1972. The carbon dioxide system in freshwater (a booklet). Freshwater Biological Laboratory, University of Copenhagen. </w:t>
      </w:r>
    </w:p>
    <w:p w14:paraId="4E6EF14A" w14:textId="77777777" w:rsidR="00F249F6" w:rsidRPr="00AE04F7" w:rsidRDefault="00F249F6" w:rsidP="00F249F6">
      <w:pPr>
        <w:rPr>
          <w:sz w:val="24"/>
          <w:szCs w:val="24"/>
          <w:lang w:val="da-DK"/>
        </w:rPr>
      </w:pPr>
      <w:r w:rsidRPr="00AE04F7">
        <w:rPr>
          <w:sz w:val="24"/>
          <w:szCs w:val="24"/>
        </w:rPr>
        <w:t xml:space="preserve">Sand-Jensen K 2001. Lakes – a protected nature type (in Danish). </w:t>
      </w:r>
      <w:r w:rsidRPr="00AE04F7">
        <w:rPr>
          <w:sz w:val="24"/>
          <w:szCs w:val="24"/>
          <w:lang w:val="da-DK"/>
        </w:rPr>
        <w:t xml:space="preserve">Miljø- og Energiministeriet, Skov- og Naturstyrelsen. Gads Publishing Company. </w:t>
      </w:r>
    </w:p>
    <w:p w14:paraId="112B8D03" w14:textId="7289CC31" w:rsidR="00F249F6" w:rsidRPr="00AE04F7" w:rsidRDefault="00F249F6" w:rsidP="00E069F4">
      <w:pPr>
        <w:rPr>
          <w:sz w:val="24"/>
          <w:szCs w:val="24"/>
          <w:lang w:val="da-DK"/>
        </w:rPr>
      </w:pPr>
      <w:r w:rsidRPr="00AE04F7">
        <w:rPr>
          <w:sz w:val="24"/>
          <w:szCs w:val="24"/>
          <w:lang w:val="da-DK"/>
        </w:rPr>
        <w:t xml:space="preserve">Sand-Jensen K. 2014. </w:t>
      </w:r>
      <w:r w:rsidRPr="00AE04F7">
        <w:rPr>
          <w:sz w:val="24"/>
          <w:szCs w:val="24"/>
        </w:rPr>
        <w:t>Freshwater</w:t>
      </w:r>
      <w:r w:rsidR="00931A7B" w:rsidRPr="00AE04F7">
        <w:rPr>
          <w:sz w:val="24"/>
          <w:szCs w:val="24"/>
        </w:rPr>
        <w:t xml:space="preserve"> (in Danish)</w:t>
      </w:r>
      <w:r w:rsidRPr="00AE04F7">
        <w:rPr>
          <w:sz w:val="24"/>
          <w:szCs w:val="24"/>
        </w:rPr>
        <w:t xml:space="preserve">. In: Nature in Denmark (ed. </w:t>
      </w:r>
      <w:r w:rsidRPr="00AE04F7">
        <w:rPr>
          <w:sz w:val="24"/>
          <w:szCs w:val="24"/>
          <w:lang w:val="da-DK"/>
        </w:rPr>
        <w:t>K Sand-Jensen). Gyldendal, Copenhagen.</w:t>
      </w:r>
    </w:p>
    <w:p w14:paraId="2B6B5C2D" w14:textId="75255164" w:rsidR="007E4CFA" w:rsidRPr="00AE04F7" w:rsidRDefault="007E4CFA" w:rsidP="00E069F4">
      <w:pPr>
        <w:rPr>
          <w:sz w:val="24"/>
          <w:szCs w:val="24"/>
        </w:rPr>
      </w:pPr>
      <w:r w:rsidRPr="00AE04F7">
        <w:rPr>
          <w:sz w:val="24"/>
          <w:szCs w:val="24"/>
          <w:lang w:val="da-DK"/>
        </w:rPr>
        <w:t xml:space="preserve">Sand-Jensen K et al. 2017. </w:t>
      </w:r>
      <w:r w:rsidRPr="00AE04F7">
        <w:rPr>
          <w:sz w:val="24"/>
          <w:szCs w:val="24"/>
        </w:rPr>
        <w:t xml:space="preserve">Decade long time delays in natural plant dynamics during eutrophication and re-oligotrophication of Lake Fure 1900-2015. Journal og Ecology 105: 690-700. </w:t>
      </w:r>
    </w:p>
    <w:p w14:paraId="427276D5" w14:textId="08E5AEB9" w:rsidR="00931A7B" w:rsidRPr="00AE04F7" w:rsidRDefault="00931A7B" w:rsidP="00E069F4">
      <w:pPr>
        <w:rPr>
          <w:sz w:val="24"/>
          <w:szCs w:val="24"/>
        </w:rPr>
      </w:pPr>
      <w:r w:rsidRPr="00AE04F7">
        <w:rPr>
          <w:sz w:val="24"/>
          <w:szCs w:val="24"/>
        </w:rPr>
        <w:t xml:space="preserve">Sand-Jensen K </w:t>
      </w:r>
      <w:r w:rsidR="007E4CFA" w:rsidRPr="00AE04F7">
        <w:rPr>
          <w:sz w:val="24"/>
          <w:szCs w:val="24"/>
        </w:rPr>
        <w:t xml:space="preserve">et al. </w:t>
      </w:r>
      <w:r w:rsidRPr="00AE04F7">
        <w:rPr>
          <w:sz w:val="24"/>
          <w:szCs w:val="24"/>
        </w:rPr>
        <w:t xml:space="preserve">2025. </w:t>
      </w:r>
      <w:r w:rsidR="00197C5B" w:rsidRPr="00AE04F7">
        <w:rPr>
          <w:sz w:val="24"/>
          <w:szCs w:val="24"/>
        </w:rPr>
        <w:t xml:space="preserve">Lake Arresø experiences increased eutrophication (in Danish). </w:t>
      </w:r>
      <w:r w:rsidRPr="00AE04F7">
        <w:rPr>
          <w:sz w:val="24"/>
          <w:szCs w:val="24"/>
        </w:rPr>
        <w:t xml:space="preserve">Vand &amp; Jord </w:t>
      </w:r>
      <w:r w:rsidR="00291B02" w:rsidRPr="00AE04F7">
        <w:rPr>
          <w:sz w:val="24"/>
          <w:szCs w:val="24"/>
        </w:rPr>
        <w:t>32: 14-17</w:t>
      </w:r>
      <w:r w:rsidRPr="00AE04F7">
        <w:rPr>
          <w:sz w:val="24"/>
          <w:szCs w:val="24"/>
        </w:rPr>
        <w:t>.</w:t>
      </w:r>
    </w:p>
    <w:p w14:paraId="4ECD597F" w14:textId="77777777" w:rsidR="00E300FE" w:rsidRPr="00AE04F7" w:rsidRDefault="00E300FE" w:rsidP="00E300FE">
      <w:pPr>
        <w:rPr>
          <w:sz w:val="24"/>
          <w:szCs w:val="24"/>
        </w:rPr>
      </w:pPr>
      <w:r w:rsidRPr="00AE04F7">
        <w:rPr>
          <w:sz w:val="24"/>
          <w:szCs w:val="24"/>
        </w:rPr>
        <w:t>Solorzano L 1969. Determination of ammonia in natural waters by the phenyl hypochlorite method Limnology and Oceanography 14: 799-810.</w:t>
      </w:r>
    </w:p>
    <w:p w14:paraId="36EF39D3" w14:textId="00F8CBA9" w:rsidR="00E300FE" w:rsidRPr="00AE04F7" w:rsidRDefault="00E300FE" w:rsidP="00E300FE">
      <w:pPr>
        <w:rPr>
          <w:sz w:val="24"/>
          <w:szCs w:val="24"/>
        </w:rPr>
      </w:pPr>
      <w:r w:rsidRPr="00AE04F7">
        <w:rPr>
          <w:sz w:val="24"/>
          <w:szCs w:val="24"/>
        </w:rPr>
        <w:t>Strickland JOH and Parsons TR 1968 A practical Handbook of Seawater Analysis. Fish</w:t>
      </w:r>
      <w:r w:rsidR="001B471F" w:rsidRPr="00AE04F7">
        <w:rPr>
          <w:sz w:val="24"/>
          <w:szCs w:val="24"/>
        </w:rPr>
        <w:t>ery</w:t>
      </w:r>
      <w:r w:rsidRPr="00AE04F7">
        <w:rPr>
          <w:sz w:val="24"/>
          <w:szCs w:val="24"/>
        </w:rPr>
        <w:t xml:space="preserve"> Res</w:t>
      </w:r>
      <w:r w:rsidR="001B471F" w:rsidRPr="00AE04F7">
        <w:rPr>
          <w:sz w:val="24"/>
          <w:szCs w:val="24"/>
        </w:rPr>
        <w:t>earch</w:t>
      </w:r>
      <w:r w:rsidRPr="00AE04F7">
        <w:rPr>
          <w:sz w:val="24"/>
          <w:szCs w:val="24"/>
        </w:rPr>
        <w:t xml:space="preserve"> B</w:t>
      </w:r>
      <w:r w:rsidR="001B471F" w:rsidRPr="00AE04F7">
        <w:rPr>
          <w:sz w:val="24"/>
          <w:szCs w:val="24"/>
        </w:rPr>
        <w:t xml:space="preserve">oard of </w:t>
      </w:r>
      <w:r w:rsidRPr="00AE04F7">
        <w:rPr>
          <w:sz w:val="24"/>
          <w:szCs w:val="24"/>
        </w:rPr>
        <w:t>Can</w:t>
      </w:r>
      <w:r w:rsidR="001B471F" w:rsidRPr="00AE04F7">
        <w:rPr>
          <w:sz w:val="24"/>
          <w:szCs w:val="24"/>
        </w:rPr>
        <w:t>anda</w:t>
      </w:r>
      <w:r w:rsidRPr="00AE04F7">
        <w:rPr>
          <w:sz w:val="24"/>
          <w:szCs w:val="24"/>
        </w:rPr>
        <w:t xml:space="preserve"> 167. Ottowa. </w:t>
      </w:r>
    </w:p>
    <w:p w14:paraId="128A2195" w14:textId="2CE67EC3" w:rsidR="00E069F4" w:rsidRPr="00AE04F7" w:rsidRDefault="00E069F4" w:rsidP="00E069F4">
      <w:pPr>
        <w:rPr>
          <w:sz w:val="24"/>
          <w:szCs w:val="24"/>
        </w:rPr>
      </w:pPr>
      <w:r w:rsidRPr="00AE04F7">
        <w:rPr>
          <w:sz w:val="24"/>
          <w:szCs w:val="24"/>
        </w:rPr>
        <w:t xml:space="preserve">Søndergaard M et al. 1992. </w:t>
      </w:r>
      <w:r w:rsidR="0069751E" w:rsidRPr="00AE04F7">
        <w:rPr>
          <w:sz w:val="24"/>
          <w:szCs w:val="24"/>
        </w:rPr>
        <w:t xml:space="preserve">Phosphorus release from resuspended sediment in the shallow and wind exposed Lake Arresø. </w:t>
      </w:r>
      <w:r w:rsidRPr="00AE04F7">
        <w:rPr>
          <w:sz w:val="24"/>
          <w:szCs w:val="24"/>
        </w:rPr>
        <w:t>Hydrobiologia 228: 91-99.</w:t>
      </w:r>
    </w:p>
    <w:p w14:paraId="3EF2B536" w14:textId="77777777" w:rsidR="00784CB3" w:rsidRPr="00AE04F7" w:rsidRDefault="0069751E" w:rsidP="00E069F4">
      <w:pPr>
        <w:rPr>
          <w:sz w:val="24"/>
          <w:szCs w:val="24"/>
        </w:rPr>
      </w:pPr>
      <w:r w:rsidRPr="00AE04F7">
        <w:rPr>
          <w:sz w:val="24"/>
          <w:szCs w:val="24"/>
        </w:rPr>
        <w:t>Søndergaard M et al. 1993. Eight years of internal phosphorus loading and changes in the sediment phosphorus profile of Lake Søbygaard. Hydrobiologia 408/409: 145-152.</w:t>
      </w:r>
    </w:p>
    <w:p w14:paraId="58370102" w14:textId="001EBF59" w:rsidR="0069751E" w:rsidRPr="00AE04F7" w:rsidRDefault="00661D8B" w:rsidP="00E069F4">
      <w:pPr>
        <w:rPr>
          <w:sz w:val="24"/>
          <w:szCs w:val="24"/>
        </w:rPr>
      </w:pPr>
      <w:r w:rsidRPr="00AE04F7">
        <w:rPr>
          <w:sz w:val="24"/>
          <w:szCs w:val="24"/>
        </w:rPr>
        <w:t>Søndergaard M et al. 2003. Role of sediment and internal loading of phosphorus in shallow lakes. Hydrobiologia 50</w:t>
      </w:r>
      <w:r w:rsidR="009D2538" w:rsidRPr="00AE04F7">
        <w:rPr>
          <w:sz w:val="24"/>
          <w:szCs w:val="24"/>
        </w:rPr>
        <w:t xml:space="preserve"> (1-3): 135-145. </w:t>
      </w:r>
    </w:p>
    <w:p w14:paraId="00DEBED3" w14:textId="3430A1A0" w:rsidR="00661D8B" w:rsidRPr="00AE04F7" w:rsidRDefault="00661D8B" w:rsidP="00E069F4">
      <w:pPr>
        <w:rPr>
          <w:sz w:val="24"/>
          <w:szCs w:val="24"/>
          <w:lang w:val="da-DK"/>
        </w:rPr>
      </w:pPr>
      <w:r w:rsidRPr="00AE04F7">
        <w:rPr>
          <w:sz w:val="24"/>
          <w:szCs w:val="24"/>
        </w:rPr>
        <w:t xml:space="preserve">Søndergard M et al. 2012. Persistent internal phosphorus loading during summer in shallow eutrophic lakes. </w:t>
      </w:r>
      <w:r w:rsidRPr="00AE04F7">
        <w:rPr>
          <w:sz w:val="24"/>
          <w:szCs w:val="24"/>
          <w:lang w:val="da-DK"/>
        </w:rPr>
        <w:t>Hydrobiolo</w:t>
      </w:r>
      <w:r w:rsidR="00784CB3" w:rsidRPr="00AE04F7">
        <w:rPr>
          <w:sz w:val="24"/>
          <w:szCs w:val="24"/>
          <w:lang w:val="da-DK"/>
        </w:rPr>
        <w:t>gia doi: 1007/s10950-D12-1o91-3.</w:t>
      </w:r>
    </w:p>
    <w:p w14:paraId="73F67A93" w14:textId="215470D2" w:rsidR="00287B57" w:rsidRPr="00AE04F7" w:rsidRDefault="00287B57" w:rsidP="00F249F6">
      <w:pPr>
        <w:rPr>
          <w:sz w:val="24"/>
          <w:szCs w:val="24"/>
        </w:rPr>
      </w:pPr>
      <w:r w:rsidRPr="00AE04F7">
        <w:rPr>
          <w:sz w:val="24"/>
          <w:szCs w:val="24"/>
          <w:lang w:val="da-DK"/>
        </w:rPr>
        <w:t xml:space="preserve">Van den Berg M S et al. </w:t>
      </w:r>
      <w:r w:rsidR="00157B39" w:rsidRPr="00AE04F7">
        <w:rPr>
          <w:sz w:val="24"/>
          <w:szCs w:val="24"/>
          <w:lang w:val="da-DK"/>
        </w:rPr>
        <w:t xml:space="preserve">1998. </w:t>
      </w:r>
      <w:r w:rsidR="00157B39" w:rsidRPr="00AE04F7">
        <w:rPr>
          <w:sz w:val="24"/>
          <w:szCs w:val="24"/>
        </w:rPr>
        <w:t>The role of characean algae in the management of eutrophic shallow lakes. Journal of Phycology 34: 750-756.</w:t>
      </w:r>
    </w:p>
    <w:p w14:paraId="448D57B6" w14:textId="511A0D26" w:rsidR="009642ED" w:rsidRPr="00AE04F7" w:rsidRDefault="009642ED" w:rsidP="00F249F6">
      <w:pPr>
        <w:rPr>
          <w:sz w:val="24"/>
          <w:szCs w:val="24"/>
        </w:rPr>
      </w:pPr>
      <w:r w:rsidRPr="00AE04F7">
        <w:rPr>
          <w:sz w:val="24"/>
          <w:szCs w:val="24"/>
        </w:rPr>
        <w:lastRenderedPageBreak/>
        <w:t>Vandmiljøplan I</w:t>
      </w:r>
      <w:r w:rsidR="00157B39" w:rsidRPr="00AE04F7">
        <w:rPr>
          <w:sz w:val="24"/>
          <w:szCs w:val="24"/>
        </w:rPr>
        <w:t xml:space="preserve"> 1987. </w:t>
      </w:r>
      <w:r w:rsidR="0044127C" w:rsidRPr="00AE04F7">
        <w:rPr>
          <w:sz w:val="24"/>
          <w:szCs w:val="24"/>
        </w:rPr>
        <w:t>Ministry of Environmental Protection, Copenhagen, Denmark.</w:t>
      </w:r>
    </w:p>
    <w:p w14:paraId="1FBB2484" w14:textId="34E1AE6A" w:rsidR="00157B39" w:rsidRPr="00AE04F7" w:rsidRDefault="00157B39" w:rsidP="00F249F6">
      <w:pPr>
        <w:rPr>
          <w:sz w:val="24"/>
          <w:szCs w:val="24"/>
        </w:rPr>
      </w:pPr>
      <w:r w:rsidRPr="00AE04F7">
        <w:rPr>
          <w:sz w:val="24"/>
          <w:szCs w:val="24"/>
        </w:rPr>
        <w:t>Vandmiljøplan II 1988. Ministry of Environmental Protection, Copenhagen, Denmark.</w:t>
      </w:r>
    </w:p>
    <w:p w14:paraId="49E81733" w14:textId="5CCD6028" w:rsidR="00157B39" w:rsidRPr="00AE04F7" w:rsidRDefault="00157B39" w:rsidP="00F249F6">
      <w:pPr>
        <w:rPr>
          <w:sz w:val="24"/>
          <w:szCs w:val="24"/>
        </w:rPr>
      </w:pPr>
      <w:r w:rsidRPr="00AE04F7">
        <w:rPr>
          <w:sz w:val="24"/>
          <w:szCs w:val="24"/>
        </w:rPr>
        <w:t>Vandmiljøplant III 2004. Ministry of Environmental Protection, Copenhagen, Denmark.</w:t>
      </w:r>
    </w:p>
    <w:p w14:paraId="7C4B60E4" w14:textId="76C76DC9" w:rsidR="00F249F6" w:rsidRPr="00AE04F7" w:rsidRDefault="00F249F6" w:rsidP="00F249F6">
      <w:pPr>
        <w:rPr>
          <w:sz w:val="24"/>
          <w:szCs w:val="24"/>
          <w:lang w:val="da-DK"/>
        </w:rPr>
      </w:pPr>
      <w:r w:rsidRPr="00AE04F7">
        <w:rPr>
          <w:sz w:val="24"/>
          <w:szCs w:val="24"/>
        </w:rPr>
        <w:t xml:space="preserve">Wesenberg-Lund C 1939. Brief information on lakes of North Zealand (in Danish). </w:t>
      </w:r>
      <w:r w:rsidRPr="00AE04F7">
        <w:rPr>
          <w:sz w:val="24"/>
          <w:szCs w:val="24"/>
          <w:lang w:val="da-DK"/>
        </w:rPr>
        <w:t>Frederiksborg Amts Historiske Samfund. Hillerød.</w:t>
      </w:r>
    </w:p>
    <w:p w14:paraId="72D10C87" w14:textId="7385C233" w:rsidR="0069751E" w:rsidRPr="00AE04F7" w:rsidRDefault="0069751E" w:rsidP="00E069F4">
      <w:pPr>
        <w:rPr>
          <w:sz w:val="24"/>
          <w:szCs w:val="24"/>
        </w:rPr>
      </w:pPr>
      <w:r w:rsidRPr="00AE04F7">
        <w:rPr>
          <w:sz w:val="24"/>
          <w:szCs w:val="24"/>
          <w:lang w:val="da-DK"/>
        </w:rPr>
        <w:t>We</w:t>
      </w:r>
      <w:r w:rsidR="004B43AF" w:rsidRPr="00AE04F7">
        <w:rPr>
          <w:sz w:val="24"/>
          <w:szCs w:val="24"/>
          <w:lang w:val="da-DK"/>
        </w:rPr>
        <w:t>l</w:t>
      </w:r>
      <w:r w:rsidRPr="00AE04F7">
        <w:rPr>
          <w:sz w:val="24"/>
          <w:szCs w:val="24"/>
          <w:lang w:val="da-DK"/>
        </w:rPr>
        <w:t xml:space="preserve">ch EB &amp; Dennis G </w:t>
      </w:r>
      <w:r w:rsidR="002712CF" w:rsidRPr="00AE04F7">
        <w:rPr>
          <w:sz w:val="24"/>
          <w:szCs w:val="24"/>
          <w:lang w:val="da-DK"/>
        </w:rPr>
        <w:t xml:space="preserve">D </w:t>
      </w:r>
      <w:r w:rsidRPr="00AE04F7">
        <w:rPr>
          <w:sz w:val="24"/>
          <w:szCs w:val="24"/>
          <w:lang w:val="da-DK"/>
        </w:rPr>
        <w:t xml:space="preserve">2008. </w:t>
      </w:r>
      <w:r w:rsidRPr="00AE04F7">
        <w:rPr>
          <w:sz w:val="24"/>
          <w:szCs w:val="24"/>
        </w:rPr>
        <w:t xml:space="preserve">Internal phosphorus loading in shallow lakes: Importance and control. Lake and Reservoir Management 21 (2): </w:t>
      </w:r>
      <w:r w:rsidR="00B7326B" w:rsidRPr="00AE04F7">
        <w:rPr>
          <w:sz w:val="24"/>
          <w:szCs w:val="24"/>
        </w:rPr>
        <w:t>209-217 DOI: 10.1082/07438140509354430.</w:t>
      </w:r>
    </w:p>
    <w:p w14:paraId="6D781AE8" w14:textId="32577F26" w:rsidR="00177D0D" w:rsidRPr="00AE04F7" w:rsidRDefault="00177D0D" w:rsidP="00E069F4">
      <w:pPr>
        <w:rPr>
          <w:sz w:val="24"/>
          <w:szCs w:val="24"/>
        </w:rPr>
      </w:pPr>
      <w:r w:rsidRPr="00AE04F7">
        <w:rPr>
          <w:sz w:val="24"/>
          <w:szCs w:val="24"/>
        </w:rPr>
        <w:t>Wofsy SC 1983. A simple model to predict extinction coefficients and phytoplankton biomass in eutrophic waters. Limnology and Oceanography 28: 1149-1155.</w:t>
      </w:r>
    </w:p>
    <w:p w14:paraId="2B0F66A0" w14:textId="1E3D3470" w:rsidR="00B4737A" w:rsidRPr="00AE04F7" w:rsidRDefault="00B4737A" w:rsidP="00E069F4">
      <w:pPr>
        <w:rPr>
          <w:sz w:val="24"/>
          <w:szCs w:val="24"/>
        </w:rPr>
      </w:pPr>
      <w:r w:rsidRPr="00AE04F7">
        <w:rPr>
          <w:sz w:val="24"/>
          <w:szCs w:val="24"/>
        </w:rPr>
        <w:t>Zhu l et al. 2021. Strong turbulence accelerates sediment nitrification-denitrification for nitrogen loss in shallow lakes. S</w:t>
      </w:r>
      <w:r w:rsidR="00197C5B" w:rsidRPr="00AE04F7">
        <w:rPr>
          <w:sz w:val="24"/>
          <w:szCs w:val="24"/>
        </w:rPr>
        <w:t>cience of the Total Environment</w:t>
      </w:r>
      <w:r w:rsidRPr="00AE04F7">
        <w:rPr>
          <w:sz w:val="24"/>
          <w:szCs w:val="24"/>
        </w:rPr>
        <w:t xml:space="preserve"> 1162, 143210</w:t>
      </w:r>
    </w:p>
    <w:p w14:paraId="04A5CA4D" w14:textId="77777777" w:rsidR="00BE6843" w:rsidRPr="00AE04F7" w:rsidRDefault="00BE6843" w:rsidP="00E069F4">
      <w:pPr>
        <w:rPr>
          <w:sz w:val="24"/>
          <w:szCs w:val="24"/>
        </w:rPr>
      </w:pPr>
    </w:p>
    <w:p w14:paraId="4DFA33F1" w14:textId="65A1DB07" w:rsidR="00BE6843" w:rsidRPr="00AE04F7" w:rsidRDefault="00BE6843" w:rsidP="00E069F4">
      <w:pPr>
        <w:rPr>
          <w:b/>
          <w:sz w:val="24"/>
          <w:szCs w:val="24"/>
        </w:rPr>
      </w:pPr>
      <w:r w:rsidRPr="00AE04F7">
        <w:rPr>
          <w:b/>
          <w:sz w:val="24"/>
          <w:szCs w:val="24"/>
        </w:rPr>
        <w:t>Illustrations</w:t>
      </w:r>
    </w:p>
    <w:p w14:paraId="42234719" w14:textId="04413006" w:rsidR="00BE6843" w:rsidRPr="00AE04F7" w:rsidRDefault="00BE6843" w:rsidP="00BE6843">
      <w:pPr>
        <w:rPr>
          <w:b/>
          <w:sz w:val="24"/>
          <w:szCs w:val="24"/>
        </w:rPr>
      </w:pPr>
    </w:p>
    <w:p w14:paraId="53DC1425" w14:textId="77777777" w:rsidR="00BE6843" w:rsidRPr="00AE04F7" w:rsidRDefault="00BE6843" w:rsidP="00BE6843">
      <w:pPr>
        <w:rPr>
          <w:b/>
          <w:sz w:val="24"/>
          <w:szCs w:val="24"/>
        </w:rPr>
      </w:pPr>
    </w:p>
    <w:p w14:paraId="5E6B4F77" w14:textId="39B58878" w:rsidR="00BE6843" w:rsidRPr="00AE04F7" w:rsidRDefault="00BE6843" w:rsidP="00BE6843">
      <w:pPr>
        <w:rPr>
          <w:b/>
          <w:sz w:val="24"/>
          <w:szCs w:val="24"/>
        </w:rPr>
      </w:pPr>
      <w:r w:rsidRPr="00AE04F7">
        <w:rPr>
          <w:b/>
          <w:noProof/>
          <w:sz w:val="24"/>
          <w:szCs w:val="24"/>
        </w:rPr>
        <w:lastRenderedPageBreak/>
        <w:drawing>
          <wp:inline distT="0" distB="0" distL="0" distR="0" wp14:anchorId="1D8E3970" wp14:editId="07393BBD">
            <wp:extent cx="5943600" cy="4749800"/>
            <wp:effectExtent l="0" t="0" r="0" b="0"/>
            <wp:docPr id="11" name="Picture 11" descr="A map of a large area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ap of a large area with red lin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55D469B6" w14:textId="24BD9C64" w:rsidR="00BE6843" w:rsidRPr="00AE04F7" w:rsidRDefault="00BE6843" w:rsidP="00BE6843">
      <w:pPr>
        <w:rPr>
          <w:sz w:val="24"/>
          <w:szCs w:val="24"/>
        </w:rPr>
      </w:pPr>
      <w:r w:rsidRPr="00AE04F7">
        <w:rPr>
          <w:b/>
          <w:sz w:val="24"/>
          <w:szCs w:val="24"/>
        </w:rPr>
        <w:t>Fig. 1</w:t>
      </w:r>
      <w:r w:rsidRPr="00AE04F7">
        <w:rPr>
          <w:sz w:val="24"/>
          <w:szCs w:val="24"/>
        </w:rPr>
        <w:t xml:space="preserve">. Map of Lake Arresø, outline of the catchment (stippled red) and location of the two main cities (Hillerød and Helsinge in grey). The four main stream-inlets (Ramløse Å, Pøleå, Æbelholt Å and Lyngby Å, blue lines) and forests (green) are also shown. </w:t>
      </w:r>
    </w:p>
    <w:p w14:paraId="50E85105" w14:textId="5BD4751E" w:rsidR="00BE6843" w:rsidRPr="00AE04F7" w:rsidRDefault="00BE6843" w:rsidP="00BE6843">
      <w:pPr>
        <w:rPr>
          <w:b/>
          <w:sz w:val="24"/>
          <w:szCs w:val="24"/>
        </w:rPr>
      </w:pPr>
    </w:p>
    <w:p w14:paraId="009DF88A" w14:textId="4754642E" w:rsidR="00AB2833" w:rsidRPr="00AE04F7" w:rsidRDefault="00AB2833" w:rsidP="00BE6843">
      <w:pPr>
        <w:rPr>
          <w:b/>
          <w:sz w:val="24"/>
          <w:szCs w:val="24"/>
        </w:rPr>
      </w:pPr>
    </w:p>
    <w:p w14:paraId="0B940C56" w14:textId="49A9F318" w:rsidR="00AB2833" w:rsidRPr="00AE04F7" w:rsidRDefault="00AB2833" w:rsidP="00BE6843">
      <w:pPr>
        <w:rPr>
          <w:b/>
          <w:sz w:val="24"/>
          <w:szCs w:val="24"/>
        </w:rPr>
      </w:pPr>
    </w:p>
    <w:p w14:paraId="17DFADDF" w14:textId="7B1E08CB" w:rsidR="00AB2833" w:rsidRPr="00AE04F7" w:rsidRDefault="00AB2833" w:rsidP="00BE6843">
      <w:pPr>
        <w:rPr>
          <w:b/>
          <w:sz w:val="24"/>
          <w:szCs w:val="24"/>
        </w:rPr>
      </w:pPr>
    </w:p>
    <w:p w14:paraId="4A444A35" w14:textId="38DFB3D6" w:rsidR="00AB2833" w:rsidRPr="00AE04F7" w:rsidRDefault="00AB2833" w:rsidP="00BE6843">
      <w:pPr>
        <w:rPr>
          <w:b/>
          <w:sz w:val="24"/>
          <w:szCs w:val="24"/>
        </w:rPr>
      </w:pPr>
    </w:p>
    <w:p w14:paraId="7902F7C0" w14:textId="01E766E2" w:rsidR="00AB2833" w:rsidRPr="00AE04F7" w:rsidRDefault="00AB2833" w:rsidP="00BE6843">
      <w:pPr>
        <w:rPr>
          <w:b/>
          <w:sz w:val="24"/>
          <w:szCs w:val="24"/>
        </w:rPr>
      </w:pPr>
    </w:p>
    <w:p w14:paraId="25628F65" w14:textId="5123DE60" w:rsidR="00AB2833" w:rsidRPr="00AE04F7" w:rsidRDefault="00AB2833" w:rsidP="00BE6843">
      <w:pPr>
        <w:rPr>
          <w:b/>
          <w:sz w:val="24"/>
          <w:szCs w:val="24"/>
        </w:rPr>
      </w:pPr>
    </w:p>
    <w:p w14:paraId="6816DAB2" w14:textId="4FD0C5FD" w:rsidR="00AB2833" w:rsidRPr="00AE04F7" w:rsidRDefault="00AB2833" w:rsidP="00BE6843">
      <w:pPr>
        <w:rPr>
          <w:b/>
          <w:sz w:val="24"/>
          <w:szCs w:val="24"/>
        </w:rPr>
      </w:pPr>
    </w:p>
    <w:p w14:paraId="3EB9F8A5" w14:textId="77777777" w:rsidR="00AB2833" w:rsidRPr="00AE04F7" w:rsidRDefault="00AB2833" w:rsidP="00AB2833">
      <w:pPr>
        <w:rPr>
          <w:b/>
          <w:sz w:val="24"/>
          <w:szCs w:val="24"/>
        </w:rPr>
      </w:pPr>
    </w:p>
    <w:p w14:paraId="17486742" w14:textId="7F84B525" w:rsidR="00AB2833" w:rsidRPr="00AE04F7" w:rsidRDefault="00AB2833" w:rsidP="00AB2833">
      <w:pPr>
        <w:rPr>
          <w:b/>
          <w:sz w:val="24"/>
          <w:szCs w:val="24"/>
        </w:rPr>
      </w:pPr>
      <w:r w:rsidRPr="00AE04F7">
        <w:rPr>
          <w:noProof/>
          <w:sz w:val="24"/>
          <w:szCs w:val="24"/>
        </w:rPr>
        <w:lastRenderedPageBreak/>
        <w:drawing>
          <wp:inline distT="0" distB="0" distL="0" distR="0" wp14:anchorId="2126392A" wp14:editId="526BC950">
            <wp:extent cx="3494314" cy="407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6561029E" w14:textId="55AE456F" w:rsidR="00AB2833" w:rsidRPr="00AE04F7" w:rsidRDefault="00AB2833" w:rsidP="00BE6843">
      <w:pPr>
        <w:rPr>
          <w:b/>
          <w:sz w:val="24"/>
          <w:szCs w:val="24"/>
        </w:rPr>
      </w:pPr>
    </w:p>
    <w:p w14:paraId="19AA8B98" w14:textId="77777777" w:rsidR="00AB2833" w:rsidRPr="00AE04F7" w:rsidRDefault="00AB2833" w:rsidP="00BE6843">
      <w:pPr>
        <w:rPr>
          <w:b/>
          <w:sz w:val="24"/>
          <w:szCs w:val="24"/>
        </w:rPr>
      </w:pPr>
    </w:p>
    <w:p w14:paraId="6D2F2AA2" w14:textId="62BB4388" w:rsidR="00BE6843" w:rsidRPr="00AE04F7" w:rsidRDefault="00BE6843" w:rsidP="00BE6843">
      <w:pPr>
        <w:rPr>
          <w:b/>
          <w:sz w:val="24"/>
          <w:szCs w:val="24"/>
        </w:rPr>
      </w:pPr>
      <w:r w:rsidRPr="00AE04F7">
        <w:rPr>
          <w:bCs/>
          <w:sz w:val="24"/>
          <w:szCs w:val="24"/>
        </w:rPr>
        <w:t>Figur S1. Chlorophyll concentration and Secchi-depth in Lake Arresø over time. Mean summer values (the lines) and ranges (colored).</w:t>
      </w:r>
      <w:r w:rsidRPr="00AE04F7">
        <w:rPr>
          <w:b/>
          <w:sz w:val="24"/>
          <w:szCs w:val="24"/>
        </w:rPr>
        <w:t xml:space="preserve"> </w:t>
      </w:r>
    </w:p>
    <w:p w14:paraId="5E005FF1" w14:textId="19256DCA" w:rsidR="00BE6843" w:rsidRPr="00AE04F7" w:rsidRDefault="00BE6843" w:rsidP="00BE6843">
      <w:pPr>
        <w:rPr>
          <w:bCs/>
          <w:sz w:val="24"/>
          <w:szCs w:val="24"/>
        </w:rPr>
      </w:pPr>
      <w:r w:rsidRPr="00AE04F7">
        <w:rPr>
          <w:bCs/>
          <w:sz w:val="24"/>
          <w:szCs w:val="24"/>
        </w:rPr>
        <w:t xml:space="preserve"> </w:t>
      </w:r>
    </w:p>
    <w:p w14:paraId="272F3011" w14:textId="77777777" w:rsidR="00BE6843" w:rsidRPr="00AE04F7" w:rsidRDefault="00BE6843" w:rsidP="00BE6843">
      <w:pPr>
        <w:rPr>
          <w:sz w:val="24"/>
          <w:szCs w:val="24"/>
        </w:rPr>
      </w:pPr>
    </w:p>
    <w:p w14:paraId="5853BD23" w14:textId="6DF62749" w:rsidR="00BE6843" w:rsidRPr="00AE04F7" w:rsidRDefault="00BE6843" w:rsidP="00BE6843">
      <w:pPr>
        <w:rPr>
          <w:b/>
          <w:sz w:val="24"/>
          <w:szCs w:val="24"/>
        </w:rPr>
      </w:pPr>
    </w:p>
    <w:p w14:paraId="1F8BD410" w14:textId="0FA5FD61" w:rsidR="00BE6843" w:rsidRPr="00AE04F7" w:rsidRDefault="00BE6843" w:rsidP="00BE6843">
      <w:pPr>
        <w:rPr>
          <w:sz w:val="24"/>
          <w:szCs w:val="24"/>
        </w:rPr>
      </w:pPr>
      <w:r w:rsidRPr="00AE04F7">
        <w:rPr>
          <w:b/>
          <w:noProof/>
          <w:sz w:val="24"/>
          <w:szCs w:val="24"/>
        </w:rPr>
        <w:lastRenderedPageBreak/>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b/>
          <w:sz w:val="24"/>
          <w:szCs w:val="24"/>
        </w:rPr>
        <w:t>Fig. 2</w:t>
      </w:r>
      <w:r w:rsidRPr="00AE04F7">
        <w:rPr>
          <w:sz w:val="24"/>
          <w:szCs w:val="24"/>
        </w:rPr>
        <w:t xml:space="preserve">. Annual input and output of TP and TN in Lake Arresø over 50 years. </w:t>
      </w:r>
    </w:p>
    <w:p w14:paraId="52533650" w14:textId="6FF430C8" w:rsidR="00BE6843" w:rsidRPr="00AE04F7" w:rsidRDefault="00BE6843" w:rsidP="00BE6843">
      <w:pPr>
        <w:rPr>
          <w:b/>
          <w:sz w:val="24"/>
          <w:szCs w:val="24"/>
        </w:rPr>
      </w:pPr>
    </w:p>
    <w:p w14:paraId="06005E5F" w14:textId="573123C6" w:rsidR="00BE6843" w:rsidRPr="00AE04F7" w:rsidRDefault="00BE6843" w:rsidP="00BE6843">
      <w:pPr>
        <w:rPr>
          <w:b/>
          <w:sz w:val="24"/>
          <w:szCs w:val="24"/>
        </w:rPr>
      </w:pPr>
    </w:p>
    <w:p w14:paraId="133644CA" w14:textId="23F9B567" w:rsidR="00BE6843" w:rsidRPr="00AE04F7" w:rsidRDefault="00BE6843" w:rsidP="00BE6843">
      <w:pPr>
        <w:rPr>
          <w:b/>
          <w:sz w:val="24"/>
          <w:szCs w:val="24"/>
        </w:rPr>
      </w:pPr>
    </w:p>
    <w:p w14:paraId="3DB0F6DA" w14:textId="48FAD925" w:rsidR="00BE6843" w:rsidRPr="00AE04F7" w:rsidRDefault="00BE6843" w:rsidP="00BE6843">
      <w:pPr>
        <w:rPr>
          <w:b/>
          <w:sz w:val="24"/>
          <w:szCs w:val="24"/>
        </w:rPr>
      </w:pPr>
    </w:p>
    <w:p w14:paraId="5A693303" w14:textId="10D6DA60" w:rsidR="00BE6843" w:rsidRPr="00AE04F7" w:rsidRDefault="00BE6843" w:rsidP="00BE6843">
      <w:pPr>
        <w:rPr>
          <w:b/>
          <w:sz w:val="24"/>
          <w:szCs w:val="24"/>
        </w:rPr>
      </w:pPr>
    </w:p>
    <w:p w14:paraId="4DC46FE3" w14:textId="3A80C26F" w:rsidR="00BE6843" w:rsidRPr="00AE04F7" w:rsidRDefault="00BE6843" w:rsidP="00BE6843">
      <w:pPr>
        <w:rPr>
          <w:bCs/>
          <w:sz w:val="24"/>
          <w:szCs w:val="24"/>
        </w:rPr>
      </w:pPr>
    </w:p>
    <w:p w14:paraId="70BE40AF" w14:textId="77777777" w:rsidR="00BE6843" w:rsidRPr="00AE04F7" w:rsidRDefault="00BE6843" w:rsidP="00BE6843">
      <w:pPr>
        <w:rPr>
          <w:b/>
          <w:sz w:val="24"/>
          <w:szCs w:val="24"/>
        </w:rPr>
      </w:pPr>
    </w:p>
    <w:p w14:paraId="5D57865C" w14:textId="770DCF6D" w:rsidR="00BE6843" w:rsidRPr="00AE04F7" w:rsidRDefault="00BE6843" w:rsidP="00BE6843">
      <w:pPr>
        <w:rPr>
          <w:sz w:val="24"/>
          <w:szCs w:val="24"/>
        </w:rPr>
      </w:pPr>
      <w:r w:rsidRPr="00AE04F7">
        <w:rPr>
          <w:noProof/>
          <w:sz w:val="24"/>
          <w:szCs w:val="24"/>
        </w:rPr>
        <w:drawing>
          <wp:inline distT="0" distB="0" distL="0" distR="0" wp14:anchorId="7BD092B3" wp14:editId="3C7BDE59">
            <wp:extent cx="5943600" cy="6813550"/>
            <wp:effectExtent l="0" t="0" r="0" b="6350"/>
            <wp:docPr id="6" name="Picture 6" descr="A graph of different types of water ret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raph of different types of water retentio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813550"/>
                    </a:xfrm>
                    <a:prstGeom prst="rect">
                      <a:avLst/>
                    </a:prstGeom>
                    <a:noFill/>
                    <a:ln>
                      <a:noFill/>
                    </a:ln>
                  </pic:spPr>
                </pic:pic>
              </a:graphicData>
            </a:graphic>
          </wp:inline>
        </w:drawing>
      </w:r>
    </w:p>
    <w:p w14:paraId="719160B6" w14:textId="39CA26CB" w:rsidR="00D94FD8" w:rsidRPr="00AE04F7" w:rsidRDefault="00D94FD8" w:rsidP="00D94FD8">
      <w:pPr>
        <w:rPr>
          <w:sz w:val="24"/>
          <w:szCs w:val="24"/>
        </w:rPr>
      </w:pPr>
      <w:r w:rsidRPr="00AE04F7">
        <w:rPr>
          <w:b/>
          <w:sz w:val="24"/>
          <w:szCs w:val="24"/>
        </w:rPr>
        <w:t>Fig 3</w:t>
      </w:r>
      <w:r w:rsidRPr="00AE04F7">
        <w:rPr>
          <w:sz w:val="24"/>
          <w:szCs w:val="24"/>
        </w:rPr>
        <w:t>. Annual retention of TP and TN versus water retention time (WRT) in Lake Arresø over many years. Nutrient retention (= nutrient removal) is shown with positive value.</w:t>
      </w:r>
      <w:r w:rsidR="00197C5B" w:rsidRPr="00AE04F7">
        <w:rPr>
          <w:sz w:val="24"/>
          <w:szCs w:val="24"/>
        </w:rPr>
        <w:t xml:space="preserve"> – JONAS phosphorous underneath!!</w:t>
      </w:r>
    </w:p>
    <w:p w14:paraId="40709478" w14:textId="39FCA3B3" w:rsidR="0011760F" w:rsidRPr="00AE04F7" w:rsidRDefault="0011760F" w:rsidP="00D94FD8">
      <w:pPr>
        <w:rPr>
          <w:sz w:val="24"/>
          <w:szCs w:val="24"/>
        </w:rPr>
      </w:pPr>
    </w:p>
    <w:p w14:paraId="2C20D748" w14:textId="331E2F0B" w:rsidR="0011760F" w:rsidRPr="00AE04F7" w:rsidRDefault="0011760F" w:rsidP="00D94FD8">
      <w:pPr>
        <w:rPr>
          <w:sz w:val="24"/>
          <w:szCs w:val="24"/>
        </w:rPr>
      </w:pPr>
      <w:r w:rsidRPr="00AE04F7">
        <w:rPr>
          <w:noProof/>
          <w:sz w:val="24"/>
          <w:szCs w:val="24"/>
        </w:rPr>
        <w:lastRenderedPageBreak/>
        <w:drawing>
          <wp:inline distT="0" distB="0" distL="0" distR="0" wp14:anchorId="1E6081B2" wp14:editId="0B7F70FC">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4A3D41C5" w14:textId="7B510E37" w:rsidR="00BE6843" w:rsidRPr="00AE04F7" w:rsidRDefault="00AB2833" w:rsidP="00BE6843">
      <w:pPr>
        <w:rPr>
          <w:b/>
          <w:sz w:val="24"/>
          <w:szCs w:val="24"/>
        </w:rPr>
      </w:pPr>
      <w:r w:rsidRPr="00AE04F7">
        <w:rPr>
          <w:b/>
          <w:bCs/>
          <w:sz w:val="24"/>
          <w:szCs w:val="24"/>
        </w:rPr>
        <w:t>Fig</w:t>
      </w:r>
      <w:r w:rsidR="00F12C20" w:rsidRPr="00AE04F7">
        <w:rPr>
          <w:b/>
          <w:bCs/>
          <w:sz w:val="24"/>
          <w:szCs w:val="24"/>
        </w:rPr>
        <w:t xml:space="preserve">. </w:t>
      </w:r>
      <w:r w:rsidRPr="00AE04F7">
        <w:rPr>
          <w:b/>
          <w:bCs/>
          <w:sz w:val="24"/>
          <w:szCs w:val="24"/>
        </w:rPr>
        <w:t>S2</w:t>
      </w:r>
      <w:r w:rsidRPr="00AE04F7">
        <w:rPr>
          <w:bCs/>
          <w:sz w:val="24"/>
          <w:szCs w:val="24"/>
        </w:rPr>
        <w:t>. Annual input (x) vs. annual outflow of TN (y) in the same year from Lake Arresø. The stippled line shows input = outflow (1:1 line). Inflow exceeds outflow in all years. The full line show</w:t>
      </w:r>
      <w:r w:rsidR="00197C5B" w:rsidRPr="00AE04F7">
        <w:rPr>
          <w:bCs/>
          <w:sz w:val="24"/>
          <w:szCs w:val="24"/>
        </w:rPr>
        <w:t>s</w:t>
      </w:r>
      <w:r w:rsidRPr="00AE04F7">
        <w:rPr>
          <w:bCs/>
          <w:sz w:val="24"/>
          <w:szCs w:val="24"/>
        </w:rPr>
        <w:t xml:space="preserve"> </w:t>
      </w:r>
      <w:r w:rsidR="00197C5B" w:rsidRPr="00AE04F7">
        <w:rPr>
          <w:bCs/>
          <w:sz w:val="24"/>
          <w:szCs w:val="24"/>
        </w:rPr>
        <w:t xml:space="preserve">that </w:t>
      </w:r>
      <w:r w:rsidRPr="00AE04F7">
        <w:rPr>
          <w:bCs/>
          <w:sz w:val="24"/>
          <w:szCs w:val="24"/>
        </w:rPr>
        <w:t>the relationship between measurements (y vs</w:t>
      </w:r>
      <w:r w:rsidR="00197C5B" w:rsidRPr="00AE04F7">
        <w:rPr>
          <w:bCs/>
          <w:sz w:val="24"/>
          <w:szCs w:val="24"/>
        </w:rPr>
        <w:t>.</w:t>
      </w:r>
      <w:r w:rsidRPr="00AE04F7">
        <w:rPr>
          <w:bCs/>
          <w:sz w:val="24"/>
          <w:szCs w:val="24"/>
        </w:rPr>
        <w:t xml:space="preserve"> x, omitting the outlier in parenthesis) gradually approaches the 1:1 line at decreasing TN input </w:t>
      </w:r>
      <w:r w:rsidR="00197C5B" w:rsidRPr="00AE04F7">
        <w:rPr>
          <w:bCs/>
          <w:sz w:val="24"/>
          <w:szCs w:val="24"/>
        </w:rPr>
        <w:t xml:space="preserve">implying </w:t>
      </w:r>
      <w:r w:rsidRPr="00AE04F7">
        <w:rPr>
          <w:bCs/>
          <w:sz w:val="24"/>
          <w:szCs w:val="24"/>
        </w:rPr>
        <w:t xml:space="preserve">linearly decreasing denitrification </w:t>
      </w:r>
      <w:r w:rsidR="00197C5B" w:rsidRPr="00AE04F7">
        <w:rPr>
          <w:bCs/>
          <w:sz w:val="24"/>
          <w:szCs w:val="24"/>
        </w:rPr>
        <w:t xml:space="preserve">losses </w:t>
      </w:r>
      <w:r w:rsidRPr="00AE04F7">
        <w:rPr>
          <w:bCs/>
          <w:sz w:val="24"/>
          <w:szCs w:val="24"/>
        </w:rPr>
        <w:t>as TN input declines.</w:t>
      </w:r>
    </w:p>
    <w:p w14:paraId="44DF79AE" w14:textId="1BCF98B8" w:rsidR="00AB2833" w:rsidRPr="00AE04F7" w:rsidRDefault="00AB2833" w:rsidP="00BE6843">
      <w:pPr>
        <w:rPr>
          <w:b/>
          <w:sz w:val="24"/>
          <w:szCs w:val="24"/>
        </w:rPr>
      </w:pPr>
    </w:p>
    <w:p w14:paraId="06227CE6" w14:textId="741E43EA" w:rsidR="00AB2833" w:rsidRPr="00AE04F7" w:rsidRDefault="00AB2833" w:rsidP="00BE6843">
      <w:pPr>
        <w:rPr>
          <w:b/>
          <w:sz w:val="24"/>
          <w:szCs w:val="24"/>
        </w:rPr>
      </w:pPr>
    </w:p>
    <w:p w14:paraId="48206955" w14:textId="1E75CF80" w:rsidR="00AB2833" w:rsidRPr="00AE04F7" w:rsidRDefault="00AB2833" w:rsidP="00BE6843">
      <w:pPr>
        <w:rPr>
          <w:b/>
          <w:sz w:val="24"/>
          <w:szCs w:val="24"/>
        </w:rPr>
      </w:pPr>
    </w:p>
    <w:p w14:paraId="28A63160" w14:textId="0AC0FB7B" w:rsidR="00AB2833" w:rsidRPr="00AE04F7" w:rsidRDefault="00AB2833" w:rsidP="00BE6843">
      <w:pPr>
        <w:rPr>
          <w:b/>
          <w:sz w:val="24"/>
          <w:szCs w:val="24"/>
        </w:rPr>
      </w:pPr>
    </w:p>
    <w:p w14:paraId="287C5BBA" w14:textId="45D7B155" w:rsidR="00AB2833" w:rsidRPr="00AE04F7" w:rsidRDefault="00AB2833" w:rsidP="00BE6843">
      <w:pPr>
        <w:rPr>
          <w:b/>
          <w:sz w:val="24"/>
          <w:szCs w:val="24"/>
        </w:rPr>
      </w:pPr>
    </w:p>
    <w:p w14:paraId="7EBADDA5" w14:textId="61D605FD" w:rsidR="00AB2833" w:rsidRPr="00AE04F7" w:rsidRDefault="00AB2833" w:rsidP="00BE6843">
      <w:pPr>
        <w:rPr>
          <w:b/>
          <w:sz w:val="24"/>
          <w:szCs w:val="24"/>
        </w:rPr>
      </w:pPr>
    </w:p>
    <w:p w14:paraId="4587CC44" w14:textId="430193FA" w:rsidR="00BE6843" w:rsidRPr="00AE04F7" w:rsidRDefault="00BE6843" w:rsidP="00BE6843">
      <w:pPr>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sz w:val="24"/>
          <w:szCs w:val="24"/>
        </w:rPr>
        <w:t xml:space="preserve">Fig. </w:t>
      </w:r>
      <w:r w:rsidR="00556809" w:rsidRPr="00AE04F7">
        <w:rPr>
          <w:sz w:val="24"/>
          <w:szCs w:val="24"/>
        </w:rPr>
        <w:t>4</w:t>
      </w:r>
      <w:r w:rsidRPr="00AE04F7">
        <w:rPr>
          <w:sz w:val="24"/>
          <w:szCs w:val="24"/>
        </w:rPr>
        <w:t xml:space="preserve">. Annual input (above zero line) and removal (below zero line) of TP and TN in Lake Solbjerg and Lake Strødam in the years following their construction along the Stream Pøleå. . </w:t>
      </w:r>
    </w:p>
    <w:p w14:paraId="05B4305D" w14:textId="77777777" w:rsidR="00BE6843" w:rsidRPr="00AE04F7" w:rsidRDefault="00BE6843" w:rsidP="00BE6843">
      <w:pPr>
        <w:rPr>
          <w:sz w:val="24"/>
          <w:szCs w:val="24"/>
        </w:rPr>
      </w:pPr>
    </w:p>
    <w:p w14:paraId="6CB00339" w14:textId="78AFEF7E" w:rsidR="00BE6843" w:rsidRPr="00AE04F7" w:rsidRDefault="00BE6843" w:rsidP="00BE6843">
      <w:pPr>
        <w:rPr>
          <w:b/>
          <w:sz w:val="24"/>
          <w:szCs w:val="24"/>
        </w:rPr>
      </w:pPr>
    </w:p>
    <w:p w14:paraId="1083A671" w14:textId="718722FD" w:rsidR="00D94FD8" w:rsidRPr="00AE04F7" w:rsidRDefault="00D94FD8" w:rsidP="00BE6843">
      <w:pPr>
        <w:rPr>
          <w:b/>
          <w:sz w:val="24"/>
          <w:szCs w:val="24"/>
        </w:rPr>
      </w:pPr>
      <w:r w:rsidRPr="00AE04F7">
        <w:rPr>
          <w:noProof/>
          <w:sz w:val="24"/>
          <w:szCs w:val="24"/>
        </w:rPr>
        <w:lastRenderedPageBreak/>
        <w:drawing>
          <wp:inline distT="0" distB="0" distL="0" distR="0" wp14:anchorId="68564263" wp14:editId="35D63BF6">
            <wp:extent cx="5943600" cy="6934200"/>
            <wp:effectExtent l="0" t="0" r="0" b="0"/>
            <wp:docPr id="8" name="Picture 8" descr="A graph of different types of min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of different types of mineral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934200"/>
                    </a:xfrm>
                    <a:prstGeom prst="rect">
                      <a:avLst/>
                    </a:prstGeom>
                    <a:noFill/>
                    <a:ln>
                      <a:noFill/>
                    </a:ln>
                  </pic:spPr>
                </pic:pic>
              </a:graphicData>
            </a:graphic>
          </wp:inline>
        </w:drawing>
      </w:r>
    </w:p>
    <w:p w14:paraId="2354BF6B" w14:textId="05403BF9" w:rsidR="00D94FD8" w:rsidRPr="00AE04F7" w:rsidRDefault="00D94FD8" w:rsidP="00BE6843">
      <w:pPr>
        <w:rPr>
          <w:b/>
          <w:sz w:val="24"/>
          <w:szCs w:val="24"/>
        </w:rPr>
      </w:pPr>
    </w:p>
    <w:p w14:paraId="7AE0DC2B" w14:textId="3D163D98" w:rsidR="00D94FD8" w:rsidRPr="00AE04F7" w:rsidRDefault="00D94FD8" w:rsidP="00D94FD8">
      <w:pPr>
        <w:rPr>
          <w:sz w:val="24"/>
          <w:szCs w:val="24"/>
        </w:rPr>
      </w:pPr>
      <w:r w:rsidRPr="00AE04F7">
        <w:rPr>
          <w:b/>
          <w:sz w:val="24"/>
          <w:szCs w:val="24"/>
        </w:rPr>
        <w:t>Fig. 5</w:t>
      </w:r>
      <w:r w:rsidRPr="00AE04F7">
        <w:rPr>
          <w:sz w:val="24"/>
          <w:szCs w:val="24"/>
        </w:rPr>
        <w:t xml:space="preserve">. Summer concentrations of TP, TN and TN: TP ratio in Lake Arresø over 50 years. Mean values (the line) and ranges are shown. </w:t>
      </w:r>
    </w:p>
    <w:p w14:paraId="5DDE58E9" w14:textId="77777777" w:rsidR="00C02943" w:rsidRPr="00AE04F7" w:rsidRDefault="00C02943" w:rsidP="00BE6843">
      <w:pPr>
        <w:rPr>
          <w:b/>
          <w:sz w:val="24"/>
          <w:szCs w:val="24"/>
        </w:rPr>
      </w:pPr>
    </w:p>
    <w:p w14:paraId="17335AAB" w14:textId="77777777" w:rsidR="00C02943" w:rsidRPr="00AE04F7" w:rsidRDefault="00C02943" w:rsidP="00BE6843">
      <w:pPr>
        <w:rPr>
          <w:b/>
          <w:sz w:val="24"/>
          <w:szCs w:val="24"/>
        </w:rPr>
      </w:pPr>
    </w:p>
    <w:p w14:paraId="6F310FBC" w14:textId="77777777" w:rsidR="00C02943" w:rsidRPr="00AE04F7" w:rsidRDefault="00C02943" w:rsidP="00BE6843">
      <w:pPr>
        <w:rPr>
          <w:b/>
          <w:sz w:val="24"/>
          <w:szCs w:val="24"/>
        </w:rPr>
      </w:pPr>
    </w:p>
    <w:p w14:paraId="49AB2079" w14:textId="20DD6454" w:rsidR="00C02943" w:rsidRPr="00AE04F7" w:rsidRDefault="00C02943" w:rsidP="00BE6843">
      <w:pPr>
        <w:rPr>
          <w:b/>
          <w:sz w:val="24"/>
          <w:szCs w:val="24"/>
        </w:rPr>
      </w:pPr>
      <w:r w:rsidRPr="00AE04F7">
        <w:rPr>
          <w:noProof/>
          <w:sz w:val="24"/>
          <w:szCs w:val="24"/>
        </w:rPr>
        <w:drawing>
          <wp:inline distT="0" distB="0" distL="0" distR="0" wp14:anchorId="5DC9BB65" wp14:editId="778ABF64">
            <wp:extent cx="5715000" cy="4572000"/>
            <wp:effectExtent l="0" t="0" r="0" b="0"/>
            <wp:docPr id="16" name="Picture 16" descr="C:\Users\hbv744\AppData\Local\Microsoft\Windows\INetCache\Content.Word\Figure ny.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bv744\AppData\Local\Microsoft\Windows\INetCache\Content.Word\Figure ny.tif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1F3CF52B" w14:textId="77777777" w:rsidR="00C02943" w:rsidRPr="00AE04F7" w:rsidRDefault="00C02943" w:rsidP="00BE6843">
      <w:pPr>
        <w:rPr>
          <w:b/>
          <w:sz w:val="24"/>
          <w:szCs w:val="24"/>
        </w:rPr>
      </w:pPr>
    </w:p>
    <w:p w14:paraId="1D7C6505" w14:textId="77777777" w:rsidR="00C02943" w:rsidRPr="00AE04F7" w:rsidRDefault="00C02943" w:rsidP="00BE6843">
      <w:pPr>
        <w:rPr>
          <w:b/>
          <w:sz w:val="24"/>
          <w:szCs w:val="24"/>
        </w:rPr>
      </w:pPr>
    </w:p>
    <w:p w14:paraId="49CCE5F1" w14:textId="77777777" w:rsidR="00C02943" w:rsidRPr="00AE04F7" w:rsidRDefault="00C02943" w:rsidP="00BE6843">
      <w:pPr>
        <w:rPr>
          <w:b/>
          <w:sz w:val="24"/>
          <w:szCs w:val="24"/>
        </w:rPr>
      </w:pPr>
    </w:p>
    <w:p w14:paraId="77260DCB" w14:textId="483C3BBF" w:rsidR="00D94FD8" w:rsidRPr="00AE04F7" w:rsidRDefault="00D94FD8" w:rsidP="00BE6843">
      <w:pPr>
        <w:rPr>
          <w:b/>
          <w:sz w:val="24"/>
          <w:szCs w:val="24"/>
        </w:rPr>
      </w:pPr>
      <w:r w:rsidRPr="00AE04F7">
        <w:rPr>
          <w:b/>
          <w:sz w:val="24"/>
          <w:szCs w:val="24"/>
        </w:rPr>
        <w:t xml:space="preserve">Fig 6. </w:t>
      </w:r>
      <w:r w:rsidR="0053285B" w:rsidRPr="00AE04F7">
        <w:rPr>
          <w:sz w:val="24"/>
          <w:szCs w:val="24"/>
        </w:rPr>
        <w:t>Seasonal increase of mean TP concentrations in the water column as summer progresses in five different years over the 50 years period.</w:t>
      </w:r>
    </w:p>
    <w:p w14:paraId="40D9EC7A" w14:textId="0351D698" w:rsidR="00D94FD8" w:rsidRPr="00AE04F7" w:rsidRDefault="00D94FD8" w:rsidP="00BE6843">
      <w:pPr>
        <w:rPr>
          <w:b/>
          <w:sz w:val="24"/>
          <w:szCs w:val="24"/>
        </w:rPr>
      </w:pPr>
    </w:p>
    <w:p w14:paraId="7ED86B90" w14:textId="77777777" w:rsidR="00C02943" w:rsidRPr="00AE04F7" w:rsidRDefault="00C02943" w:rsidP="00BE6843">
      <w:pPr>
        <w:rPr>
          <w:b/>
          <w:sz w:val="24"/>
          <w:szCs w:val="24"/>
        </w:rPr>
      </w:pPr>
    </w:p>
    <w:p w14:paraId="4B123207" w14:textId="77777777" w:rsidR="00C02943" w:rsidRPr="00AE04F7" w:rsidRDefault="00C02943" w:rsidP="00BE6843">
      <w:pPr>
        <w:rPr>
          <w:b/>
          <w:sz w:val="24"/>
          <w:szCs w:val="24"/>
        </w:rPr>
      </w:pPr>
    </w:p>
    <w:p w14:paraId="30BE0BE6" w14:textId="093F2AC0" w:rsidR="00C02943" w:rsidRPr="00AE04F7" w:rsidRDefault="00C02943" w:rsidP="00BE6843">
      <w:pPr>
        <w:rPr>
          <w:b/>
          <w:sz w:val="24"/>
          <w:szCs w:val="24"/>
        </w:rPr>
      </w:pPr>
      <w:r w:rsidRPr="00AE04F7">
        <w:rPr>
          <w:noProof/>
          <w:sz w:val="24"/>
          <w:szCs w:val="24"/>
        </w:rPr>
        <w:lastRenderedPageBreak/>
        <w:drawing>
          <wp:inline distT="0" distB="0" distL="0" distR="0" wp14:anchorId="6E7FFA38" wp14:editId="6F0E0E15">
            <wp:extent cx="5715000" cy="4572000"/>
            <wp:effectExtent l="0" t="0" r="0" b="0"/>
            <wp:docPr id="15" name="Picture 15" descr="C:\Users\hbv744\AppData\Local\Microsoft\Windows\INetCache\Content.Word\Figure rang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bv744\AppData\Local\Microsoft\Windows\INetCache\Content.Word\Figure range.tif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4954A81D" w14:textId="77777777" w:rsidR="00C02943" w:rsidRPr="00AE04F7" w:rsidRDefault="00C02943" w:rsidP="00BE6843">
      <w:pPr>
        <w:rPr>
          <w:b/>
          <w:sz w:val="24"/>
          <w:szCs w:val="24"/>
        </w:rPr>
      </w:pPr>
    </w:p>
    <w:p w14:paraId="17060D01" w14:textId="467A440D" w:rsidR="00D94FD8" w:rsidRPr="00AE04F7" w:rsidRDefault="0053285B" w:rsidP="00BE6843">
      <w:pPr>
        <w:rPr>
          <w:b/>
          <w:sz w:val="24"/>
          <w:szCs w:val="24"/>
        </w:rPr>
      </w:pPr>
      <w:r w:rsidRPr="00AE04F7">
        <w:rPr>
          <w:b/>
          <w:sz w:val="24"/>
          <w:szCs w:val="24"/>
        </w:rPr>
        <w:t xml:space="preserve">Fig S3. </w:t>
      </w:r>
      <w:r w:rsidRPr="00AE04F7">
        <w:rPr>
          <w:sz w:val="24"/>
          <w:szCs w:val="24"/>
        </w:rPr>
        <w:t>Range of summer TP concentrations in the water column (maximum-minimum) diminishes over the 50 years period.</w:t>
      </w:r>
      <w:r w:rsidRPr="00AE04F7">
        <w:rPr>
          <w:b/>
          <w:sz w:val="24"/>
          <w:szCs w:val="24"/>
        </w:rPr>
        <w:t xml:space="preserve"> </w:t>
      </w:r>
    </w:p>
    <w:p w14:paraId="148C9D9C" w14:textId="77777777" w:rsidR="00D94FD8" w:rsidRPr="00AE04F7" w:rsidRDefault="00D94FD8" w:rsidP="00BE6843">
      <w:pPr>
        <w:rPr>
          <w:b/>
          <w:sz w:val="24"/>
          <w:szCs w:val="24"/>
        </w:rPr>
      </w:pPr>
    </w:p>
    <w:p w14:paraId="296C9EE1" w14:textId="598FDBFD" w:rsidR="00BE6843" w:rsidRPr="00AE04F7" w:rsidRDefault="00BE6843" w:rsidP="00BE6843">
      <w:pPr>
        <w:rPr>
          <w:sz w:val="24"/>
          <w:szCs w:val="24"/>
        </w:rPr>
      </w:pPr>
      <w:r w:rsidRPr="00AE04F7">
        <w:rPr>
          <w:noProof/>
          <w:sz w:val="24"/>
          <w:szCs w:val="24"/>
        </w:rPr>
        <w:lastRenderedPageBreak/>
        <w:drawing>
          <wp:inline distT="0" distB="0" distL="0" distR="0" wp14:anchorId="51130F36" wp14:editId="53CC240D">
            <wp:extent cx="5943600" cy="5943600"/>
            <wp:effectExtent l="0" t="0" r="0" b="0"/>
            <wp:docPr id="2"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graph of different colored line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717E884" w14:textId="0BF1FDAC" w:rsidR="00BE6843" w:rsidRPr="00AE04F7" w:rsidRDefault="00BE6843" w:rsidP="00BE6843">
      <w:pPr>
        <w:rPr>
          <w:sz w:val="24"/>
          <w:szCs w:val="24"/>
        </w:rPr>
      </w:pPr>
      <w:r w:rsidRPr="00AE04F7">
        <w:rPr>
          <w:b/>
          <w:sz w:val="24"/>
          <w:szCs w:val="24"/>
        </w:rPr>
        <w:t>Fig</w:t>
      </w:r>
      <w:r w:rsidR="009C4E32" w:rsidRPr="00AE04F7">
        <w:rPr>
          <w:b/>
          <w:sz w:val="24"/>
          <w:szCs w:val="24"/>
        </w:rPr>
        <w:t>.</w:t>
      </w:r>
      <w:r w:rsidRPr="00AE04F7">
        <w:rPr>
          <w:b/>
          <w:sz w:val="24"/>
          <w:szCs w:val="24"/>
        </w:rPr>
        <w:t xml:space="preserve"> </w:t>
      </w:r>
      <w:r w:rsidR="00D94FD8" w:rsidRPr="00AE04F7">
        <w:rPr>
          <w:b/>
          <w:sz w:val="24"/>
          <w:szCs w:val="24"/>
        </w:rPr>
        <w:t>7</w:t>
      </w:r>
      <w:r w:rsidRPr="00AE04F7">
        <w:rPr>
          <w:sz w:val="24"/>
          <w:szCs w:val="24"/>
        </w:rPr>
        <w:t xml:space="preserve">. Sediment TP concentrations (per DW) with depth in different years. </w:t>
      </w:r>
    </w:p>
    <w:p w14:paraId="7B3FF46E" w14:textId="5A9E05D1" w:rsidR="00BE6843" w:rsidRPr="00AE04F7" w:rsidRDefault="00002BCF" w:rsidP="00BE6843">
      <w:pPr>
        <w:rPr>
          <w:sz w:val="24"/>
          <w:szCs w:val="24"/>
        </w:rPr>
      </w:pPr>
      <w:r w:rsidRPr="00AE04F7">
        <w:rPr>
          <w:noProof/>
          <w:sz w:val="24"/>
          <w:szCs w:val="24"/>
        </w:rPr>
        <w:t xml:space="preserve"> </w:t>
      </w:r>
    </w:p>
    <w:p w14:paraId="0E2EA383" w14:textId="77777777" w:rsidR="00002BCF" w:rsidRPr="00AE04F7" w:rsidRDefault="00002BCF" w:rsidP="00002BCF">
      <w:pPr>
        <w:rPr>
          <w:sz w:val="24"/>
          <w:szCs w:val="24"/>
        </w:rPr>
      </w:pPr>
      <w:commentRangeStart w:id="246"/>
      <w:commentRangeStart w:id="247"/>
      <w:r w:rsidRPr="00AE04F7">
        <w:rPr>
          <w:noProof/>
          <w:sz w:val="24"/>
          <w:szCs w:val="24"/>
        </w:rPr>
        <w:lastRenderedPageBreak/>
        <w:drawing>
          <wp:inline distT="0" distB="0" distL="0" distR="0" wp14:anchorId="2E43A325" wp14:editId="73D69203">
            <wp:extent cx="4937760" cy="822960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937760" cy="8229600"/>
                    </a:xfrm>
                    <a:prstGeom prst="rect">
                      <a:avLst/>
                    </a:prstGeom>
                    <a:noFill/>
                    <a:ln>
                      <a:noFill/>
                    </a:ln>
                  </pic:spPr>
                </pic:pic>
              </a:graphicData>
            </a:graphic>
          </wp:inline>
        </w:drawing>
      </w:r>
      <w:commentRangeEnd w:id="246"/>
      <w:r w:rsidRPr="00AE04F7">
        <w:rPr>
          <w:rStyle w:val="CommentReference"/>
          <w:sz w:val="24"/>
          <w:szCs w:val="24"/>
        </w:rPr>
        <w:commentReference w:id="246"/>
      </w:r>
      <w:commentRangeEnd w:id="247"/>
      <w:r w:rsidRPr="00AE04F7">
        <w:rPr>
          <w:rStyle w:val="CommentReference"/>
          <w:sz w:val="24"/>
          <w:szCs w:val="24"/>
        </w:rPr>
        <w:commentReference w:id="247"/>
      </w:r>
    </w:p>
    <w:p w14:paraId="02C65A7F" w14:textId="77777777" w:rsidR="00002BCF" w:rsidRPr="00AE04F7" w:rsidRDefault="00002BCF" w:rsidP="00BE6843">
      <w:pPr>
        <w:rPr>
          <w:sz w:val="24"/>
          <w:szCs w:val="24"/>
        </w:rPr>
      </w:pPr>
    </w:p>
    <w:p w14:paraId="6E76BEE6" w14:textId="77777777" w:rsidR="00002BCF" w:rsidRPr="00AE04F7" w:rsidRDefault="00002BCF" w:rsidP="00BE6843">
      <w:pPr>
        <w:rPr>
          <w:sz w:val="24"/>
          <w:szCs w:val="24"/>
        </w:rPr>
      </w:pPr>
    </w:p>
    <w:p w14:paraId="2BF58B6F" w14:textId="77777777" w:rsidR="00002BCF" w:rsidRPr="00AE04F7" w:rsidRDefault="00002BCF" w:rsidP="00BE6843">
      <w:pPr>
        <w:rPr>
          <w:sz w:val="24"/>
          <w:szCs w:val="24"/>
        </w:rPr>
      </w:pPr>
    </w:p>
    <w:p w14:paraId="520B14ED" w14:textId="77777777" w:rsidR="00002BCF" w:rsidRPr="00AE04F7" w:rsidRDefault="00002BCF" w:rsidP="00BE6843">
      <w:pPr>
        <w:rPr>
          <w:sz w:val="24"/>
          <w:szCs w:val="24"/>
        </w:rPr>
      </w:pPr>
    </w:p>
    <w:p w14:paraId="5F91100D" w14:textId="031BEAF0" w:rsidR="00BE6843" w:rsidRPr="00AE04F7" w:rsidRDefault="00BE6843" w:rsidP="00BE6843">
      <w:pPr>
        <w:rPr>
          <w:sz w:val="24"/>
          <w:szCs w:val="24"/>
        </w:rPr>
      </w:pPr>
      <w:r w:rsidRPr="00AE04F7">
        <w:rPr>
          <w:b/>
          <w:sz w:val="24"/>
          <w:szCs w:val="24"/>
        </w:rPr>
        <w:t>Fig</w:t>
      </w:r>
      <w:r w:rsidR="009C4E32" w:rsidRPr="00AE04F7">
        <w:rPr>
          <w:sz w:val="24"/>
          <w:szCs w:val="24"/>
        </w:rPr>
        <w:t xml:space="preserve">. </w:t>
      </w:r>
      <w:r w:rsidR="00D94FD8" w:rsidRPr="00AE04F7">
        <w:rPr>
          <w:sz w:val="24"/>
          <w:szCs w:val="24"/>
        </w:rPr>
        <w:t>8</w:t>
      </w:r>
      <w:r w:rsidRPr="00AE04F7">
        <w:rPr>
          <w:sz w:val="24"/>
          <w:szCs w:val="24"/>
        </w:rPr>
        <w:t>. The decrease of concentrations of TP (per DW), organic carbon (per DW) and TP (per organic carbon) in surface sediment</w:t>
      </w:r>
      <w:r w:rsidR="00904F17" w:rsidRPr="00AE04F7">
        <w:rPr>
          <w:sz w:val="24"/>
          <w:szCs w:val="24"/>
        </w:rPr>
        <w:t>s</w:t>
      </w:r>
      <w:r w:rsidRPr="00AE04F7">
        <w:rPr>
          <w:sz w:val="24"/>
          <w:szCs w:val="24"/>
        </w:rPr>
        <w:t xml:space="preserve"> (0-5 cm depth) over the study period. </w:t>
      </w:r>
      <w:r w:rsidR="00904F17" w:rsidRPr="00AE04F7">
        <w:rPr>
          <w:sz w:val="24"/>
          <w:szCs w:val="24"/>
        </w:rPr>
        <w:t xml:space="preserve">Significant differences between the first (1988) and later measurements are shown with horizontal lines and levels of significance (p &lt; 0.05 *, p &lt; 0.01 **, p &lt; 0.001 ***). </w:t>
      </w:r>
    </w:p>
    <w:p w14:paraId="37B8E15C" w14:textId="77777777" w:rsidR="00BE6843" w:rsidRPr="00AE04F7" w:rsidRDefault="00BE6843" w:rsidP="00BE6843">
      <w:pPr>
        <w:spacing w:after="0"/>
        <w:rPr>
          <w:sz w:val="24"/>
          <w:szCs w:val="24"/>
        </w:rPr>
        <w:sectPr w:rsidR="00BE6843" w:rsidRPr="00AE04F7" w:rsidSect="00AE04F7">
          <w:pgSz w:w="12240" w:h="15840"/>
          <w:pgMar w:top="1440" w:right="1440" w:bottom="1440" w:left="1440" w:header="708" w:footer="708" w:gutter="0"/>
          <w:lnNumType w:countBy="1" w:restart="continuous"/>
          <w:cols w:space="720"/>
          <w:docGrid w:linePitch="299"/>
        </w:sectPr>
      </w:pPr>
    </w:p>
    <w:p w14:paraId="02EB96A8" w14:textId="01F182DE" w:rsidR="00BE6843" w:rsidRPr="00AE04F7" w:rsidRDefault="00BE6843" w:rsidP="00BE6843">
      <w:pPr>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 For water retention time and alkalinity values are presented as mean (median, min-max). </w:t>
      </w:r>
    </w:p>
    <w:tbl>
      <w:tblPr>
        <w:tblW w:w="5954" w:type="dxa"/>
        <w:tblBorders>
          <w:top w:val="single" w:sz="4" w:space="0" w:color="auto"/>
          <w:bottom w:val="single" w:sz="4" w:space="0" w:color="auto"/>
        </w:tblBorders>
        <w:tblLook w:val="04A0" w:firstRow="1" w:lastRow="0" w:firstColumn="1" w:lastColumn="0" w:noHBand="0" w:noVBand="1"/>
      </w:tblPr>
      <w:tblGrid>
        <w:gridCol w:w="3261"/>
        <w:gridCol w:w="2693"/>
      </w:tblGrid>
      <w:tr w:rsidR="00BE6843" w:rsidRPr="00AE04F7" w14:paraId="3E9AA363" w14:textId="77777777" w:rsidTr="00BE6843">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single" w:sz="4" w:space="0" w:color="auto"/>
              <w:left w:val="nil"/>
              <w:bottom w:val="nil"/>
              <w:right w:val="nil"/>
            </w:tcBorders>
            <w:noWrap/>
            <w:vAlign w:val="center"/>
            <w:hideMark/>
          </w:tcPr>
          <w:p w14:paraId="3A85EB2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BE6843">
        <w:trPr>
          <w:trHeight w:val="300"/>
        </w:trPr>
        <w:tc>
          <w:tcPr>
            <w:tcW w:w="3261" w:type="dxa"/>
            <w:tcBorders>
              <w:top w:val="nil"/>
              <w:left w:val="nil"/>
              <w:bottom w:val="nil"/>
              <w:right w:val="nil"/>
            </w:tcBorders>
            <w:noWrap/>
            <w:vAlign w:val="bottom"/>
            <w:hideMark/>
          </w:tcPr>
          <w:p w14:paraId="4D7AE89A"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7F3A3B6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BE6843">
        <w:trPr>
          <w:trHeight w:val="300"/>
        </w:trPr>
        <w:tc>
          <w:tcPr>
            <w:tcW w:w="3261" w:type="dxa"/>
            <w:tcBorders>
              <w:top w:val="nil"/>
              <w:left w:val="nil"/>
              <w:bottom w:val="nil"/>
              <w:right w:val="nil"/>
            </w:tcBorders>
            <w:noWrap/>
            <w:vAlign w:val="bottom"/>
            <w:hideMark/>
          </w:tcPr>
          <w:p w14:paraId="10D63291"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045EAFA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BE6843">
        <w:trPr>
          <w:trHeight w:val="300"/>
        </w:trPr>
        <w:tc>
          <w:tcPr>
            <w:tcW w:w="3261" w:type="dxa"/>
            <w:tcBorders>
              <w:top w:val="nil"/>
              <w:left w:val="nil"/>
              <w:bottom w:val="nil"/>
              <w:right w:val="nil"/>
            </w:tcBorders>
            <w:noWrap/>
            <w:vAlign w:val="bottom"/>
            <w:hideMark/>
          </w:tcPr>
          <w:p w14:paraId="24E5B02A"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2693" w:type="dxa"/>
            <w:tcBorders>
              <w:top w:val="nil"/>
              <w:left w:val="nil"/>
              <w:bottom w:val="nil"/>
              <w:right w:val="nil"/>
            </w:tcBorders>
            <w:noWrap/>
            <w:vAlign w:val="center"/>
            <w:hideMark/>
          </w:tcPr>
          <w:p w14:paraId="1AA40C0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BE6843">
        <w:trPr>
          <w:trHeight w:val="300"/>
        </w:trPr>
        <w:tc>
          <w:tcPr>
            <w:tcW w:w="3261" w:type="dxa"/>
            <w:tcBorders>
              <w:top w:val="nil"/>
              <w:left w:val="nil"/>
              <w:bottom w:val="nil"/>
              <w:right w:val="nil"/>
            </w:tcBorders>
            <w:noWrap/>
            <w:vAlign w:val="bottom"/>
            <w:hideMark/>
          </w:tcPr>
          <w:p w14:paraId="7F9B85BB"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2693" w:type="dxa"/>
            <w:tcBorders>
              <w:top w:val="nil"/>
              <w:left w:val="nil"/>
              <w:bottom w:val="nil"/>
              <w:right w:val="nil"/>
            </w:tcBorders>
            <w:noWrap/>
            <w:vAlign w:val="center"/>
            <w:hideMark/>
          </w:tcPr>
          <w:p w14:paraId="0C66448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BE6843">
        <w:trPr>
          <w:trHeight w:val="300"/>
        </w:trPr>
        <w:tc>
          <w:tcPr>
            <w:tcW w:w="3261" w:type="dxa"/>
            <w:tcBorders>
              <w:top w:val="nil"/>
              <w:left w:val="nil"/>
              <w:bottom w:val="nil"/>
              <w:right w:val="nil"/>
            </w:tcBorders>
            <w:noWrap/>
            <w:vAlign w:val="bottom"/>
            <w:hideMark/>
          </w:tcPr>
          <w:p w14:paraId="7E6D1956"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p>
        </w:tc>
        <w:tc>
          <w:tcPr>
            <w:tcW w:w="2693" w:type="dxa"/>
            <w:tcBorders>
              <w:top w:val="nil"/>
              <w:left w:val="nil"/>
              <w:bottom w:val="nil"/>
              <w:right w:val="nil"/>
            </w:tcBorders>
            <w:noWrap/>
            <w:vAlign w:val="center"/>
            <w:hideMark/>
          </w:tcPr>
          <w:p w14:paraId="3A71FEE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 (3.1, 1.3–5.9)</w:t>
            </w:r>
          </w:p>
        </w:tc>
      </w:tr>
      <w:tr w:rsidR="00BE6843" w:rsidRPr="00AE04F7" w14:paraId="66EAABB4" w14:textId="77777777" w:rsidTr="00BE6843">
        <w:trPr>
          <w:trHeight w:val="300"/>
        </w:trPr>
        <w:tc>
          <w:tcPr>
            <w:tcW w:w="3261" w:type="dxa"/>
            <w:tcBorders>
              <w:top w:val="nil"/>
              <w:left w:val="nil"/>
              <w:bottom w:val="single" w:sz="4" w:space="0" w:color="auto"/>
              <w:right w:val="nil"/>
            </w:tcBorders>
            <w:noWrap/>
            <w:vAlign w:val="bottom"/>
            <w:hideMark/>
          </w:tcPr>
          <w:p w14:paraId="00753ADB" w14:textId="62D1366A" w:rsidR="00BE6843" w:rsidRPr="00AE04F7" w:rsidRDefault="00BE6843" w:rsidP="008F02D8">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single" w:sz="4" w:space="0" w:color="auto"/>
              <w:right w:val="nil"/>
            </w:tcBorders>
            <w:noWrap/>
            <w:vAlign w:val="center"/>
            <w:hideMark/>
          </w:tcPr>
          <w:p w14:paraId="2C5F812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 (2.47, 1.75–3.35)</w:t>
            </w:r>
          </w:p>
        </w:tc>
      </w:tr>
    </w:tbl>
    <w:p w14:paraId="0922F7C2" w14:textId="4131C5F7" w:rsidR="00BE6843" w:rsidRPr="00AE04F7" w:rsidRDefault="00BE6843" w:rsidP="00BE6843">
      <w:pPr>
        <w:rPr>
          <w:bCs/>
          <w:sz w:val="24"/>
          <w:szCs w:val="24"/>
        </w:rPr>
      </w:pP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p>
    <w:p w14:paraId="1D878274" w14:textId="77777777" w:rsidR="00BE6843" w:rsidRPr="00AE04F7" w:rsidRDefault="00BE6843" w:rsidP="00BE6843">
      <w:pPr>
        <w:rPr>
          <w:bCs/>
          <w:sz w:val="24"/>
          <w:szCs w:val="24"/>
        </w:rPr>
      </w:pPr>
    </w:p>
    <w:p w14:paraId="62523326" w14:textId="77777777" w:rsidR="00423D35" w:rsidRPr="00AE04F7" w:rsidRDefault="00423D35" w:rsidP="00423D35">
      <w:pPr>
        <w:spacing w:line="276" w:lineRule="auto"/>
        <w:rPr>
          <w:ins w:id="248" w:author="Jonas Stage Sø" w:date="2025-03-17T15:50:00Z" w16du:dateUtc="2025-03-17T14:50:00Z"/>
          <w:bCs/>
          <w:sz w:val="24"/>
          <w:szCs w:val="24"/>
        </w:rPr>
        <w:sectPr w:rsidR="00423D35" w:rsidRPr="00AE04F7">
          <w:pgSz w:w="11906" w:h="16838"/>
          <w:pgMar w:top="1440" w:right="1440" w:bottom="1440" w:left="1440" w:header="708" w:footer="708" w:gutter="0"/>
          <w:cols w:space="708"/>
          <w:docGrid w:linePitch="360"/>
        </w:sectPr>
      </w:pPr>
    </w:p>
    <w:p w14:paraId="72A45FB9" w14:textId="77777777" w:rsidR="00BE6843" w:rsidRPr="00AE04F7" w:rsidDel="00423D35" w:rsidRDefault="00BE6843" w:rsidP="00BE6843">
      <w:pPr>
        <w:spacing w:line="276" w:lineRule="auto"/>
        <w:rPr>
          <w:del w:id="249" w:author="Jonas Stage Sø" w:date="2025-03-17T15:50:00Z" w16du:dateUtc="2025-03-17T14:50:00Z"/>
          <w:bCs/>
          <w:sz w:val="24"/>
          <w:szCs w:val="24"/>
        </w:rPr>
      </w:pPr>
      <w:del w:id="250" w:author="Jonas Stage Sø" w:date="2025-03-17T15:50:00Z" w16du:dateUtc="2025-03-17T14:50:00Z">
        <w:r w:rsidRPr="00AE04F7" w:rsidDel="00423D35">
          <w:rPr>
            <w:bCs/>
            <w:sz w:val="24"/>
            <w:szCs w:val="24"/>
          </w:rPr>
          <w:lastRenderedPageBreak/>
          <w:br w:type="page"/>
        </w:r>
      </w:del>
    </w:p>
    <w:p w14:paraId="26F93644" w14:textId="375A0A51" w:rsidR="00BE6843" w:rsidRPr="00AE04F7" w:rsidRDefault="00BE6843" w:rsidP="00423D35">
      <w:pPr>
        <w:spacing w:line="276" w:lineRule="auto"/>
        <w:rPr>
          <w:bCs/>
          <w:sz w:val="24"/>
          <w:szCs w:val="24"/>
        </w:rPr>
        <w:pPrChange w:id="251" w:author="Jonas Stage Sø" w:date="2025-03-17T15:50:00Z" w16du:dateUtc="2025-03-17T14:50:00Z">
          <w:pPr/>
        </w:pPrChange>
      </w:pPr>
      <w:r w:rsidRPr="00AE04F7">
        <w:rPr>
          <w:bCs/>
          <w:sz w:val="24"/>
          <w:szCs w:val="24"/>
        </w:rPr>
        <w:t>Tab</w:t>
      </w:r>
      <w:r w:rsidR="00002BCF" w:rsidRPr="00AE04F7">
        <w:rPr>
          <w:bCs/>
          <w:sz w:val="24"/>
          <w:szCs w:val="24"/>
        </w:rPr>
        <w:t>le</w:t>
      </w:r>
      <w:r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Pr="00AE04F7">
        <w:rPr>
          <w:bCs/>
          <w:sz w:val="24"/>
          <w:szCs w:val="24"/>
        </w:rPr>
        <w:t xml:space="preserve">1985-1987 and 2018-2021. Outlets during storm flow events in the two main cities are included in the sewage outlets in 2028-2021. </w:t>
      </w:r>
    </w:p>
    <w:tbl>
      <w:tblPr>
        <w:tblW w:w="11414" w:type="dxa"/>
        <w:tblLook w:val="04A0" w:firstRow="1" w:lastRow="0" w:firstColumn="1" w:lastColumn="0" w:noHBand="0" w:noVBand="1"/>
      </w:tblPr>
      <w:tblGrid>
        <w:gridCol w:w="6710"/>
        <w:gridCol w:w="595"/>
        <w:gridCol w:w="746"/>
        <w:gridCol w:w="882"/>
        <w:gridCol w:w="799"/>
        <w:gridCol w:w="841"/>
        <w:gridCol w:w="841"/>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pPr>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pPr>
              <w:spacing w:after="0" w:line="24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pPr>
              <w:spacing w:after="0" w:line="24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8F02D8">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5691D4E1"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 2018-21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85-87</w:t>
            </w:r>
          </w:p>
        </w:tc>
        <w:tc>
          <w:tcPr>
            <w:tcW w:w="0" w:type="auto"/>
            <w:noWrap/>
            <w:vAlign w:val="center"/>
            <w:hideMark/>
          </w:tcPr>
          <w:p w14:paraId="0BA59E56"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pPr>
              <w:spacing w:after="0" w:line="276" w:lineRule="auto"/>
              <w:rPr>
                <w:sz w:val="24"/>
                <w:szCs w:val="24"/>
              </w:rPr>
            </w:pPr>
          </w:p>
        </w:tc>
        <w:tc>
          <w:tcPr>
            <w:tcW w:w="0" w:type="auto"/>
            <w:noWrap/>
            <w:vAlign w:val="center"/>
            <w:hideMark/>
          </w:tcPr>
          <w:p w14:paraId="0D47266E" w14:textId="77777777" w:rsidR="00BE6843" w:rsidRPr="00AE04F7" w:rsidRDefault="00BE6843">
            <w:pPr>
              <w:spacing w:after="0" w:line="276" w:lineRule="auto"/>
              <w:rPr>
                <w:sz w:val="24"/>
                <w:szCs w:val="24"/>
              </w:rPr>
            </w:pPr>
          </w:p>
        </w:tc>
        <w:tc>
          <w:tcPr>
            <w:tcW w:w="0" w:type="auto"/>
            <w:noWrap/>
            <w:vAlign w:val="center"/>
            <w:hideMark/>
          </w:tcPr>
          <w:p w14:paraId="7D9A14D0" w14:textId="77777777" w:rsidR="00BE6843" w:rsidRPr="00AE04F7" w:rsidRDefault="00BE6843">
            <w:pPr>
              <w:spacing w:after="0" w:line="276" w:lineRule="auto"/>
              <w:rPr>
                <w:sz w:val="24"/>
                <w:szCs w:val="24"/>
              </w:rPr>
            </w:pPr>
          </w:p>
        </w:tc>
        <w:tc>
          <w:tcPr>
            <w:tcW w:w="0" w:type="auto"/>
            <w:noWrap/>
            <w:vAlign w:val="center"/>
            <w:hideMark/>
          </w:tcPr>
          <w:p w14:paraId="1B1D5B0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9C4E32">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pPr>
              <w:spacing w:after="0" w:line="276" w:lineRule="auto"/>
              <w:rPr>
                <w:sz w:val="24"/>
                <w:szCs w:val="24"/>
              </w:rPr>
            </w:pPr>
          </w:p>
        </w:tc>
        <w:tc>
          <w:tcPr>
            <w:tcW w:w="0" w:type="auto"/>
            <w:noWrap/>
            <w:vAlign w:val="center"/>
            <w:hideMark/>
          </w:tcPr>
          <w:p w14:paraId="60AECD6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9C4E32">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pPr>
              <w:spacing w:after="0" w:line="276" w:lineRule="auto"/>
              <w:rPr>
                <w:sz w:val="24"/>
                <w:szCs w:val="24"/>
              </w:rPr>
            </w:pPr>
          </w:p>
        </w:tc>
        <w:tc>
          <w:tcPr>
            <w:tcW w:w="0" w:type="auto"/>
            <w:noWrap/>
            <w:vAlign w:val="center"/>
            <w:hideMark/>
          </w:tcPr>
          <w:p w14:paraId="17E1CAD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50FF6B51" w:rsidR="00BE6843" w:rsidRPr="00AE04F7" w:rsidRDefault="00BE6843" w:rsidP="008F02D8">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 xml:space="preserve">2018-21 of urban input in </w:t>
            </w:r>
            <w:r w:rsidRPr="00AE04F7">
              <w:rPr>
                <w:rFonts w:ascii="Calibri" w:eastAsia="Times New Roman" w:hAnsi="Calibri" w:cs="Calibri"/>
                <w:color w:val="000000"/>
                <w:kern w:val="2"/>
                <w:sz w:val="24"/>
                <w:szCs w:val="24"/>
                <w14:ligatures w14:val="standardContextual"/>
              </w:rPr>
              <w:t xml:space="preserve">1985-87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pPr>
              <w:spacing w:after="0" w:line="276"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BE6843">
      <w:pPr>
        <w:rPr>
          <w:bCs/>
          <w:sz w:val="24"/>
          <w:szCs w:val="24"/>
        </w:rPr>
      </w:pPr>
    </w:p>
    <w:p w14:paraId="61CD9C83" w14:textId="4CBD20A3" w:rsidR="00FC2D0E" w:rsidRPr="00AE04F7" w:rsidRDefault="00FC2D0E" w:rsidP="00FC2D0E">
      <w:pPr>
        <w:rPr>
          <w:sz w:val="24"/>
          <w:szCs w:val="24"/>
        </w:rPr>
      </w:pPr>
      <w:r w:rsidRPr="00AE04F7">
        <w:rPr>
          <w:sz w:val="24"/>
          <w:szCs w:val="24"/>
        </w:rPr>
        <w:t xml:space="preserve">Table </w:t>
      </w:r>
      <w:r w:rsidR="009C4E32" w:rsidRPr="00AE04F7">
        <w:rPr>
          <w:sz w:val="24"/>
          <w:szCs w:val="24"/>
        </w:rPr>
        <w:t>S</w:t>
      </w:r>
      <w:r w:rsidR="004D5E16" w:rsidRPr="00AE04F7">
        <w:rPr>
          <w:sz w:val="24"/>
          <w:szCs w:val="24"/>
        </w:rPr>
        <w:t>2</w:t>
      </w:r>
      <w:r w:rsidRPr="00AE04F7">
        <w:rPr>
          <w:sz w:val="24"/>
          <w:szCs w:val="24"/>
        </w:rPr>
        <w:t>. Output of the multiple linear mixed effect model of K</w:t>
      </w:r>
      <w:r w:rsidRPr="00AE04F7">
        <w:rPr>
          <w:sz w:val="24"/>
          <w:szCs w:val="24"/>
          <w:vertAlign w:val="subscript"/>
        </w:rPr>
        <w:t>d</w:t>
      </w:r>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predictor values 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FC2D0E" w:rsidRPr="00AE04F7" w14:paraId="53EDBCB0" w14:textId="77777777" w:rsidTr="00E425BF">
        <w:trPr>
          <w:trHeight w:val="914"/>
        </w:trPr>
        <w:tc>
          <w:tcPr>
            <w:tcW w:w="1947" w:type="dxa"/>
            <w:tcBorders>
              <w:top w:val="single" w:sz="4" w:space="0" w:color="auto"/>
              <w:bottom w:val="single" w:sz="4" w:space="0" w:color="auto"/>
            </w:tcBorders>
            <w:vAlign w:val="center"/>
          </w:tcPr>
          <w:p w14:paraId="27FA4062" w14:textId="77777777" w:rsidR="00FC2D0E" w:rsidRPr="00AE04F7" w:rsidRDefault="00FC2D0E" w:rsidP="00E425BF">
            <w:pPr>
              <w:jc w:val="center"/>
            </w:pPr>
            <w:r w:rsidRPr="00AE04F7">
              <w:t>Dependent variable</w:t>
            </w:r>
          </w:p>
        </w:tc>
        <w:tc>
          <w:tcPr>
            <w:tcW w:w="2271" w:type="dxa"/>
            <w:tcBorders>
              <w:top w:val="single" w:sz="4" w:space="0" w:color="auto"/>
              <w:bottom w:val="single" w:sz="4" w:space="0" w:color="auto"/>
            </w:tcBorders>
            <w:vAlign w:val="center"/>
          </w:tcPr>
          <w:p w14:paraId="4684AD91" w14:textId="77777777" w:rsidR="00FC2D0E" w:rsidRPr="00AE04F7" w:rsidRDefault="00FC2D0E" w:rsidP="00E425BF">
            <w:pPr>
              <w:jc w:val="center"/>
            </w:pPr>
            <w:r w:rsidRPr="00AE04F7">
              <w:t>Predictor variable</w:t>
            </w:r>
          </w:p>
        </w:tc>
        <w:tc>
          <w:tcPr>
            <w:tcW w:w="2162" w:type="dxa"/>
            <w:tcBorders>
              <w:top w:val="single" w:sz="4" w:space="0" w:color="auto"/>
              <w:bottom w:val="single" w:sz="4" w:space="0" w:color="auto"/>
            </w:tcBorders>
            <w:vAlign w:val="center"/>
          </w:tcPr>
          <w:p w14:paraId="6B0375D4" w14:textId="77777777" w:rsidR="00FC2D0E" w:rsidRPr="00AE04F7" w:rsidRDefault="00FC2D0E" w:rsidP="00E425BF">
            <w:pPr>
              <w:jc w:val="center"/>
            </w:pPr>
            <w:r w:rsidRPr="00AE04F7">
              <w:t>Estimate</w:t>
            </w:r>
          </w:p>
        </w:tc>
        <w:tc>
          <w:tcPr>
            <w:tcW w:w="1503" w:type="dxa"/>
            <w:tcBorders>
              <w:top w:val="single" w:sz="4" w:space="0" w:color="auto"/>
              <w:bottom w:val="single" w:sz="4" w:space="0" w:color="auto"/>
            </w:tcBorders>
            <w:vAlign w:val="center"/>
          </w:tcPr>
          <w:p w14:paraId="7ECC4444" w14:textId="175A430A" w:rsidR="00FC2D0E" w:rsidRPr="00AE04F7" w:rsidRDefault="00E40A31" w:rsidP="00E425BF">
            <w:pPr>
              <w:jc w:val="center"/>
            </w:pPr>
            <w:ins w:id="252" w:author="Jonas Stage Sø" w:date="2025-03-17T15:52:00Z" w16du:dateUtc="2025-03-17T14:52:00Z">
              <w:r w:rsidRPr="00AE04F7">
                <w:t>d</w:t>
              </w:r>
            </w:ins>
            <w:del w:id="253" w:author="Jonas Stage Sø" w:date="2025-03-17T15:52:00Z" w16du:dateUtc="2025-03-17T14:52:00Z">
              <w:r w:rsidR="006F7B93" w:rsidRPr="00AE04F7" w:rsidDel="00E40A31">
                <w:delText>D</w:delText>
              </w:r>
            </w:del>
            <w:r w:rsidR="00FC2D0E" w:rsidRPr="00AE04F7">
              <w:t>f</w:t>
            </w:r>
          </w:p>
        </w:tc>
        <w:tc>
          <w:tcPr>
            <w:tcW w:w="1494" w:type="dxa"/>
            <w:tcBorders>
              <w:top w:val="single" w:sz="4" w:space="0" w:color="auto"/>
              <w:bottom w:val="single" w:sz="4" w:space="0" w:color="auto"/>
            </w:tcBorders>
            <w:vAlign w:val="center"/>
          </w:tcPr>
          <w:p w14:paraId="7D63E773" w14:textId="77777777" w:rsidR="00FC2D0E" w:rsidRPr="00AE04F7" w:rsidRDefault="00FC2D0E" w:rsidP="00E425BF">
            <w:pPr>
              <w:jc w:val="center"/>
            </w:pPr>
            <w:r w:rsidRPr="00AE04F7">
              <w:t>t value</w:t>
            </w:r>
          </w:p>
        </w:tc>
        <w:tc>
          <w:tcPr>
            <w:tcW w:w="1108" w:type="dxa"/>
            <w:tcBorders>
              <w:top w:val="single" w:sz="4" w:space="0" w:color="auto"/>
              <w:bottom w:val="single" w:sz="4" w:space="0" w:color="auto"/>
            </w:tcBorders>
            <w:vAlign w:val="center"/>
          </w:tcPr>
          <w:p w14:paraId="7CB325A1" w14:textId="77777777" w:rsidR="00FC2D0E" w:rsidRPr="00AE04F7" w:rsidRDefault="00FC2D0E" w:rsidP="00E425BF">
            <w:pPr>
              <w:jc w:val="center"/>
            </w:pPr>
            <w:r w:rsidRPr="00AE04F7">
              <w:t>p-value</w:t>
            </w:r>
          </w:p>
        </w:tc>
        <w:tc>
          <w:tcPr>
            <w:tcW w:w="2784" w:type="dxa"/>
            <w:tcBorders>
              <w:top w:val="single" w:sz="4" w:space="0" w:color="auto"/>
              <w:bottom w:val="single" w:sz="4" w:space="0" w:color="auto"/>
            </w:tcBorders>
            <w:vAlign w:val="center"/>
          </w:tcPr>
          <w:p w14:paraId="7FB77F41" w14:textId="77777777" w:rsidR="00FC2D0E" w:rsidRPr="00AE04F7" w:rsidRDefault="00FC2D0E" w:rsidP="00E425BF">
            <w:pPr>
              <w:jc w:val="center"/>
              <w:rPr>
                <w:vertAlign w:val="superscript"/>
              </w:rPr>
            </w:pPr>
            <w:r w:rsidRPr="00AE04F7">
              <w:t>R</w:t>
            </w:r>
            <w:r w:rsidRPr="00AE04F7">
              <w:rPr>
                <w:vertAlign w:val="superscript"/>
              </w:rPr>
              <w:t>2</w:t>
            </w:r>
          </w:p>
          <w:p w14:paraId="3D99E4DD" w14:textId="77777777" w:rsidR="00FC2D0E" w:rsidRPr="00AE04F7" w:rsidRDefault="00FC2D0E" w:rsidP="00E425BF">
            <w:pPr>
              <w:jc w:val="center"/>
            </w:pPr>
            <w:r w:rsidRPr="00AE04F7">
              <w:t>Marginal | conditional</w:t>
            </w:r>
          </w:p>
        </w:tc>
      </w:tr>
      <w:tr w:rsidR="00FC2D0E" w:rsidRPr="00AE04F7" w14:paraId="2473E8F0" w14:textId="77777777" w:rsidTr="00E425BF">
        <w:trPr>
          <w:trHeight w:val="293"/>
        </w:trPr>
        <w:tc>
          <w:tcPr>
            <w:tcW w:w="1947" w:type="dxa"/>
            <w:vMerge w:val="restart"/>
            <w:tcBorders>
              <w:top w:val="single" w:sz="4" w:space="0" w:color="auto"/>
            </w:tcBorders>
            <w:vAlign w:val="center"/>
          </w:tcPr>
          <w:p w14:paraId="626C93F0" w14:textId="77777777" w:rsidR="00FC2D0E" w:rsidRPr="00AE04F7" w:rsidRDefault="00FC2D0E" w:rsidP="00E425BF">
            <w:pPr>
              <w:jc w:val="center"/>
            </w:pPr>
            <w:r w:rsidRPr="00AE04F7">
              <w:t>K</w:t>
            </w:r>
            <w:r w:rsidRPr="00AE04F7">
              <w:rPr>
                <w:vertAlign w:val="subscript"/>
              </w:rPr>
              <w:t>d</w:t>
            </w:r>
          </w:p>
        </w:tc>
        <w:tc>
          <w:tcPr>
            <w:tcW w:w="2271" w:type="dxa"/>
            <w:tcBorders>
              <w:top w:val="single" w:sz="4" w:space="0" w:color="auto"/>
            </w:tcBorders>
            <w:vAlign w:val="center"/>
          </w:tcPr>
          <w:p w14:paraId="7A743C85" w14:textId="77777777" w:rsidR="00FC2D0E" w:rsidRPr="00AE04F7" w:rsidRDefault="00FC2D0E" w:rsidP="00E425BF">
            <w:pPr>
              <w:jc w:val="center"/>
            </w:pPr>
            <w:r w:rsidRPr="00AE04F7">
              <w:t>Organic P</w:t>
            </w:r>
          </w:p>
        </w:tc>
        <w:tc>
          <w:tcPr>
            <w:tcW w:w="2162" w:type="dxa"/>
            <w:tcBorders>
              <w:top w:val="single" w:sz="4" w:space="0" w:color="auto"/>
            </w:tcBorders>
            <w:vAlign w:val="center"/>
          </w:tcPr>
          <w:p w14:paraId="5842AE74" w14:textId="77777777" w:rsidR="00FC2D0E" w:rsidRPr="00AE04F7" w:rsidRDefault="00FC2D0E" w:rsidP="00E425BF">
            <w:pPr>
              <w:jc w:val="center"/>
            </w:pPr>
            <w:r w:rsidRPr="00AE04F7">
              <w:t>0.306</w:t>
            </w:r>
          </w:p>
        </w:tc>
        <w:tc>
          <w:tcPr>
            <w:tcW w:w="1503" w:type="dxa"/>
            <w:tcBorders>
              <w:top w:val="single" w:sz="4" w:space="0" w:color="auto"/>
            </w:tcBorders>
            <w:vAlign w:val="center"/>
          </w:tcPr>
          <w:p w14:paraId="112B86F6" w14:textId="77777777" w:rsidR="00FC2D0E" w:rsidRPr="00AE04F7" w:rsidRDefault="00FC2D0E" w:rsidP="00E425BF">
            <w:pPr>
              <w:jc w:val="center"/>
            </w:pPr>
            <w:r w:rsidRPr="00AE04F7">
              <w:t>220</w:t>
            </w:r>
          </w:p>
        </w:tc>
        <w:tc>
          <w:tcPr>
            <w:tcW w:w="1494" w:type="dxa"/>
            <w:tcBorders>
              <w:top w:val="single" w:sz="4" w:space="0" w:color="auto"/>
            </w:tcBorders>
            <w:vAlign w:val="center"/>
          </w:tcPr>
          <w:p w14:paraId="4DE557A5" w14:textId="77777777" w:rsidR="00FC2D0E" w:rsidRPr="00AE04F7" w:rsidRDefault="00FC2D0E" w:rsidP="00E425BF">
            <w:pPr>
              <w:jc w:val="center"/>
            </w:pPr>
            <w:r w:rsidRPr="00AE04F7">
              <w:t>2.66</w:t>
            </w:r>
          </w:p>
        </w:tc>
        <w:tc>
          <w:tcPr>
            <w:tcW w:w="1108" w:type="dxa"/>
            <w:tcBorders>
              <w:top w:val="single" w:sz="4" w:space="0" w:color="auto"/>
            </w:tcBorders>
            <w:vAlign w:val="center"/>
          </w:tcPr>
          <w:p w14:paraId="72602B55" w14:textId="77777777" w:rsidR="00FC2D0E" w:rsidRPr="00AE04F7" w:rsidRDefault="00FC2D0E" w:rsidP="00E425BF">
            <w:pPr>
              <w:jc w:val="center"/>
            </w:pPr>
            <w:r w:rsidRPr="00AE04F7">
              <w:t>&lt;0.001</w:t>
            </w:r>
          </w:p>
        </w:tc>
        <w:tc>
          <w:tcPr>
            <w:tcW w:w="2784" w:type="dxa"/>
            <w:vMerge w:val="restart"/>
            <w:tcBorders>
              <w:top w:val="single" w:sz="4" w:space="0" w:color="auto"/>
            </w:tcBorders>
            <w:vAlign w:val="center"/>
          </w:tcPr>
          <w:p w14:paraId="6E6B4646" w14:textId="77777777" w:rsidR="00FC2D0E" w:rsidRPr="00AE04F7" w:rsidRDefault="00FC2D0E" w:rsidP="00E425BF">
            <w:pPr>
              <w:jc w:val="center"/>
            </w:pPr>
            <w:r w:rsidRPr="00AE04F7">
              <w:t>0.51 | 0.63</w:t>
            </w:r>
          </w:p>
        </w:tc>
      </w:tr>
      <w:tr w:rsidR="00FC2D0E" w:rsidRPr="00AE04F7" w14:paraId="17B4D8E1" w14:textId="77777777" w:rsidTr="00E425BF">
        <w:trPr>
          <w:trHeight w:val="309"/>
        </w:trPr>
        <w:tc>
          <w:tcPr>
            <w:tcW w:w="1947" w:type="dxa"/>
            <w:vMerge/>
            <w:vAlign w:val="center"/>
          </w:tcPr>
          <w:p w14:paraId="0DBBFC42" w14:textId="77777777" w:rsidR="00FC2D0E" w:rsidRPr="00AE04F7" w:rsidRDefault="00FC2D0E" w:rsidP="00E425BF">
            <w:pPr>
              <w:jc w:val="center"/>
            </w:pPr>
          </w:p>
        </w:tc>
        <w:tc>
          <w:tcPr>
            <w:tcW w:w="2271" w:type="dxa"/>
            <w:vAlign w:val="center"/>
          </w:tcPr>
          <w:p w14:paraId="7FC924DF" w14:textId="77777777" w:rsidR="00FC2D0E" w:rsidRPr="00AE04F7" w:rsidRDefault="00FC2D0E" w:rsidP="00E425BF">
            <w:pPr>
              <w:jc w:val="center"/>
            </w:pPr>
            <w:r w:rsidRPr="00AE04F7">
              <w:t>Organic N</w:t>
            </w:r>
          </w:p>
        </w:tc>
        <w:tc>
          <w:tcPr>
            <w:tcW w:w="2162" w:type="dxa"/>
            <w:vAlign w:val="center"/>
          </w:tcPr>
          <w:p w14:paraId="6298885A" w14:textId="77777777" w:rsidR="00FC2D0E" w:rsidRPr="00AE04F7" w:rsidRDefault="00FC2D0E" w:rsidP="00E425BF">
            <w:pPr>
              <w:jc w:val="center"/>
            </w:pPr>
            <w:r w:rsidRPr="00AE04F7">
              <w:t>0.404</w:t>
            </w:r>
          </w:p>
        </w:tc>
        <w:tc>
          <w:tcPr>
            <w:tcW w:w="1503" w:type="dxa"/>
            <w:vAlign w:val="center"/>
          </w:tcPr>
          <w:p w14:paraId="10B3E2F4" w14:textId="77777777" w:rsidR="00FC2D0E" w:rsidRPr="00AE04F7" w:rsidRDefault="00FC2D0E" w:rsidP="00E425BF">
            <w:pPr>
              <w:jc w:val="center"/>
            </w:pPr>
            <w:r w:rsidRPr="00AE04F7">
              <w:t>315.9</w:t>
            </w:r>
          </w:p>
        </w:tc>
        <w:tc>
          <w:tcPr>
            <w:tcW w:w="1494" w:type="dxa"/>
            <w:vAlign w:val="center"/>
          </w:tcPr>
          <w:p w14:paraId="60166096" w14:textId="77777777" w:rsidR="00FC2D0E" w:rsidRPr="00AE04F7" w:rsidRDefault="00FC2D0E" w:rsidP="00E425BF">
            <w:pPr>
              <w:jc w:val="center"/>
            </w:pPr>
            <w:r w:rsidRPr="00AE04F7">
              <w:t>4.24</w:t>
            </w:r>
          </w:p>
        </w:tc>
        <w:tc>
          <w:tcPr>
            <w:tcW w:w="1108" w:type="dxa"/>
            <w:vAlign w:val="center"/>
          </w:tcPr>
          <w:p w14:paraId="5584524D" w14:textId="77777777" w:rsidR="00FC2D0E" w:rsidRPr="00AE04F7" w:rsidRDefault="00FC2D0E" w:rsidP="00E425BF">
            <w:pPr>
              <w:jc w:val="center"/>
            </w:pPr>
            <w:r w:rsidRPr="00AE04F7">
              <w:t>&lt;0.001</w:t>
            </w:r>
          </w:p>
        </w:tc>
        <w:tc>
          <w:tcPr>
            <w:tcW w:w="2784" w:type="dxa"/>
            <w:vMerge/>
            <w:vAlign w:val="center"/>
          </w:tcPr>
          <w:p w14:paraId="50563ED2" w14:textId="77777777" w:rsidR="00FC2D0E" w:rsidRPr="00AE04F7" w:rsidRDefault="00FC2D0E" w:rsidP="00E425BF">
            <w:pPr>
              <w:jc w:val="center"/>
            </w:pPr>
          </w:p>
        </w:tc>
      </w:tr>
      <w:tr w:rsidR="00FC2D0E" w:rsidRPr="00AE04F7" w14:paraId="033C8329" w14:textId="77777777" w:rsidTr="00E425BF">
        <w:trPr>
          <w:trHeight w:val="276"/>
        </w:trPr>
        <w:tc>
          <w:tcPr>
            <w:tcW w:w="1947" w:type="dxa"/>
            <w:vMerge/>
            <w:vAlign w:val="center"/>
          </w:tcPr>
          <w:p w14:paraId="0FF0FA5F" w14:textId="77777777" w:rsidR="00FC2D0E" w:rsidRPr="00AE04F7" w:rsidRDefault="00FC2D0E" w:rsidP="00E425BF">
            <w:pPr>
              <w:jc w:val="center"/>
            </w:pPr>
          </w:p>
        </w:tc>
        <w:tc>
          <w:tcPr>
            <w:tcW w:w="2271" w:type="dxa"/>
            <w:vAlign w:val="center"/>
          </w:tcPr>
          <w:p w14:paraId="2AC1BEB1" w14:textId="77777777" w:rsidR="00FC2D0E" w:rsidRPr="00AE04F7" w:rsidRDefault="00FC2D0E" w:rsidP="00E425BF">
            <w:pPr>
              <w:jc w:val="center"/>
            </w:pPr>
            <w:r w:rsidRPr="00AE04F7">
              <w:t xml:space="preserve">Chlorophyll </w:t>
            </w:r>
            <w:r w:rsidRPr="00AE04F7">
              <w:rPr>
                <w:i/>
                <w:iCs/>
              </w:rPr>
              <w:t>a</w:t>
            </w:r>
          </w:p>
        </w:tc>
        <w:tc>
          <w:tcPr>
            <w:tcW w:w="2162" w:type="dxa"/>
            <w:vAlign w:val="center"/>
          </w:tcPr>
          <w:p w14:paraId="65BD5E45" w14:textId="77777777" w:rsidR="00FC2D0E" w:rsidRPr="00AE04F7" w:rsidRDefault="00FC2D0E" w:rsidP="00E425BF">
            <w:pPr>
              <w:jc w:val="center"/>
            </w:pPr>
            <w:r w:rsidRPr="00AE04F7">
              <w:t>0.76</w:t>
            </w:r>
          </w:p>
        </w:tc>
        <w:tc>
          <w:tcPr>
            <w:tcW w:w="1503" w:type="dxa"/>
            <w:vAlign w:val="center"/>
          </w:tcPr>
          <w:p w14:paraId="2CD67255" w14:textId="77777777" w:rsidR="00FC2D0E" w:rsidRPr="00AE04F7" w:rsidRDefault="00FC2D0E" w:rsidP="00E425BF">
            <w:pPr>
              <w:jc w:val="center"/>
            </w:pPr>
            <w:r w:rsidRPr="00AE04F7">
              <w:t>268.1</w:t>
            </w:r>
          </w:p>
        </w:tc>
        <w:tc>
          <w:tcPr>
            <w:tcW w:w="1494" w:type="dxa"/>
            <w:vAlign w:val="center"/>
          </w:tcPr>
          <w:p w14:paraId="39ECE49F" w14:textId="77777777" w:rsidR="00FC2D0E" w:rsidRPr="00AE04F7" w:rsidRDefault="00FC2D0E" w:rsidP="00E425BF">
            <w:pPr>
              <w:jc w:val="center"/>
            </w:pPr>
            <w:r w:rsidRPr="00AE04F7">
              <w:t>7.28</w:t>
            </w:r>
          </w:p>
        </w:tc>
        <w:tc>
          <w:tcPr>
            <w:tcW w:w="1108" w:type="dxa"/>
            <w:vAlign w:val="center"/>
          </w:tcPr>
          <w:p w14:paraId="500B7503" w14:textId="77777777" w:rsidR="00FC2D0E" w:rsidRPr="00AE04F7" w:rsidRDefault="00FC2D0E" w:rsidP="00E425BF">
            <w:pPr>
              <w:jc w:val="center"/>
            </w:pPr>
            <w:r w:rsidRPr="00AE04F7">
              <w:t>&lt;0.001</w:t>
            </w:r>
          </w:p>
        </w:tc>
        <w:tc>
          <w:tcPr>
            <w:tcW w:w="2784" w:type="dxa"/>
            <w:vMerge/>
            <w:vAlign w:val="center"/>
          </w:tcPr>
          <w:p w14:paraId="6294D858" w14:textId="77777777" w:rsidR="00FC2D0E" w:rsidRPr="00AE04F7" w:rsidRDefault="00FC2D0E" w:rsidP="00E425BF">
            <w:pPr>
              <w:jc w:val="center"/>
            </w:pPr>
          </w:p>
        </w:tc>
      </w:tr>
    </w:tbl>
    <w:p w14:paraId="0CA88FEC" w14:textId="39A60BC8" w:rsidR="00FC2D0E" w:rsidRPr="00AE04F7" w:rsidRDefault="00FC2D0E" w:rsidP="00BE6843">
      <w:pPr>
        <w:rPr>
          <w:bCs/>
          <w:sz w:val="24"/>
          <w:szCs w:val="24"/>
        </w:rPr>
      </w:pPr>
    </w:p>
    <w:p w14:paraId="321EC739" w14:textId="77777777" w:rsidR="00FC2D0E" w:rsidRPr="00AE04F7" w:rsidRDefault="00FC2D0E" w:rsidP="00BE6843">
      <w:pPr>
        <w:rPr>
          <w:bCs/>
          <w:sz w:val="24"/>
          <w:szCs w:val="24"/>
        </w:rPr>
      </w:pPr>
    </w:p>
    <w:p w14:paraId="0E33036A" w14:textId="760DD846" w:rsidR="00BE6843" w:rsidRPr="00AE04F7" w:rsidRDefault="00BE6843" w:rsidP="00BE6843">
      <w:pPr>
        <w:rPr>
          <w:bCs/>
          <w:sz w:val="24"/>
          <w:szCs w:val="24"/>
        </w:rPr>
      </w:pPr>
      <w:r w:rsidRPr="00AE04F7">
        <w:rPr>
          <w:bCs/>
          <w:sz w:val="24"/>
          <w:szCs w:val="24"/>
        </w:rPr>
        <w:t>Tab</w:t>
      </w:r>
      <w:r w:rsidR="00002BCF" w:rsidRPr="00AE04F7">
        <w:rPr>
          <w:bCs/>
          <w:sz w:val="24"/>
          <w:szCs w:val="24"/>
        </w:rPr>
        <w:t>le</w:t>
      </w:r>
      <w:r w:rsidRPr="00AE04F7">
        <w:rPr>
          <w:bCs/>
          <w:sz w:val="24"/>
          <w:szCs w:val="24"/>
        </w:rPr>
        <w:t xml:space="preserve"> 3.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ons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pPr>
              <w:spacing w:after="0" w:line="24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lastRenderedPageBreak/>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pPr>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pPr>
              <w:spacing w:after="0" w:line="24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pPr>
              <w:spacing w:after="0" w:line="24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pPr>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pPr>
              <w:spacing w:after="0" w:line="24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BE6843">
      <w:pPr>
        <w:rPr>
          <w:bCs/>
          <w:sz w:val="24"/>
          <w:szCs w:val="24"/>
        </w:rPr>
      </w:pPr>
    </w:p>
    <w:p w14:paraId="1162BE27" w14:textId="77777777" w:rsidR="00BE6843" w:rsidRPr="00AE04F7" w:rsidDel="00423D35" w:rsidRDefault="00BE6843" w:rsidP="00423D35">
      <w:pPr>
        <w:spacing w:line="276" w:lineRule="auto"/>
        <w:rPr>
          <w:del w:id="254" w:author="Jonas Stage Sø" w:date="2025-03-17T15:50:00Z" w16du:dateUtc="2025-03-17T14:50:00Z"/>
          <w:bCs/>
          <w:sz w:val="24"/>
          <w:szCs w:val="24"/>
        </w:rPr>
      </w:pPr>
      <w:del w:id="255" w:author="Jonas Stage Sø" w:date="2025-03-17T15:50:00Z" w16du:dateUtc="2025-03-17T14:50:00Z">
        <w:r w:rsidRPr="00AE04F7" w:rsidDel="00423D35">
          <w:rPr>
            <w:bCs/>
            <w:sz w:val="24"/>
            <w:szCs w:val="24"/>
          </w:rPr>
          <w:br w:type="page"/>
        </w:r>
      </w:del>
    </w:p>
    <w:p w14:paraId="57FD06A3" w14:textId="77777777" w:rsidR="00423D35" w:rsidRPr="00AE04F7" w:rsidRDefault="00423D35" w:rsidP="00BE6843">
      <w:pPr>
        <w:spacing w:line="276" w:lineRule="auto"/>
        <w:rPr>
          <w:ins w:id="256" w:author="Jonas Stage Sø" w:date="2025-03-17T15:50:00Z" w16du:dateUtc="2025-03-17T14:50:00Z"/>
          <w:bCs/>
          <w:sz w:val="24"/>
          <w:szCs w:val="24"/>
        </w:rPr>
      </w:pPr>
    </w:p>
    <w:p w14:paraId="4CB6C971" w14:textId="44973805" w:rsidR="00157B39" w:rsidRPr="00AE04F7" w:rsidRDefault="00157B39" w:rsidP="00423D35">
      <w:pPr>
        <w:spacing w:line="276" w:lineRule="auto"/>
        <w:rPr>
          <w:bCs/>
          <w:sz w:val="24"/>
          <w:szCs w:val="24"/>
        </w:rPr>
        <w:pPrChange w:id="257" w:author="Jonas Stage Sø" w:date="2025-03-17T15:50:00Z" w16du:dateUtc="2025-03-17T14:50:00Z">
          <w:pPr/>
        </w:pPrChange>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mean in-lake summer concentrations </w:t>
      </w:r>
      <w:r w:rsidR="00DE4F11" w:rsidRPr="00AE04F7">
        <w:rPr>
          <w:bCs/>
          <w:sz w:val="24"/>
          <w:szCs w:val="24"/>
        </w:rPr>
        <w:t xml:space="preserve">(1985-2003) </w:t>
      </w:r>
      <w:r w:rsidR="0006201C" w:rsidRPr="00AE04F7">
        <w:rPr>
          <w:bCs/>
          <w:sz w:val="24"/>
          <w:szCs w:val="24"/>
        </w:rPr>
        <w:t xml:space="preserve">of TP, TN, chlorophyll and seston as well as light attenuation </w:t>
      </w:r>
      <w:r w:rsidR="00DE4F11" w:rsidRPr="00AE04F7">
        <w:rPr>
          <w:bCs/>
          <w:sz w:val="24"/>
          <w:szCs w:val="24"/>
        </w:rPr>
        <w:t xml:space="preserve">coefficient </w:t>
      </w:r>
      <w:r w:rsidR="0006201C" w:rsidRPr="00AE04F7">
        <w:rPr>
          <w:bCs/>
          <w:sz w:val="24"/>
          <w:szCs w:val="24"/>
        </w:rPr>
        <w:t>(K</w:t>
      </w:r>
      <w:r w:rsidR="0006201C" w:rsidRPr="00AE04F7">
        <w:rPr>
          <w:bCs/>
          <w:sz w:val="24"/>
          <w:szCs w:val="24"/>
          <w:vertAlign w:val="subscript"/>
          <w:rPrChange w:id="258" w:author="Jonas Stage Sø" w:date="2025-03-17T15:54:00Z" w16du:dateUtc="2025-03-17T14:54:00Z">
            <w:rPr>
              <w:bCs/>
              <w:sz w:val="28"/>
              <w:szCs w:val="28"/>
            </w:rPr>
          </w:rPrChange>
        </w:rPr>
        <w:t>d</w:t>
      </w:r>
      <w:r w:rsidR="0006201C" w:rsidRPr="00AE04F7">
        <w:rPr>
          <w:bCs/>
          <w:sz w:val="24"/>
          <w:szCs w:val="24"/>
        </w:rPr>
        <w:t>, m</w:t>
      </w:r>
      <w:r w:rsidR="0006201C" w:rsidRPr="00AE04F7">
        <w:rPr>
          <w:bCs/>
          <w:sz w:val="24"/>
          <w:szCs w:val="24"/>
          <w:vertAlign w:val="superscript"/>
        </w:rPr>
        <w:t>-1</w:t>
      </w:r>
      <w:r w:rsidR="0006201C" w:rsidRPr="00AE04F7">
        <w:rPr>
          <w:bCs/>
          <w:sz w:val="24"/>
          <w:szCs w:val="24"/>
        </w:rPr>
        <w:t>)</w:t>
      </w:r>
      <w:r w:rsidR="00DE4F11" w:rsidRPr="00AE04F7">
        <w:rPr>
          <w:bCs/>
          <w:sz w:val="24"/>
          <w:szCs w:val="24"/>
        </w:rPr>
        <w:t>.</w:t>
      </w:r>
      <w:r w:rsidR="0006201C" w:rsidRPr="00AE04F7">
        <w:rPr>
          <w:bCs/>
          <w:sz w:val="24"/>
          <w:szCs w:val="24"/>
        </w:rPr>
        <w:t xml:space="preserve">  </w:t>
      </w:r>
      <w:del w:id="259" w:author="Jonas Stage Sø" w:date="2025-03-17T15:54:00Z" w16du:dateUtc="2025-03-17T14:54:00Z">
        <w:r w:rsidR="00177D0D" w:rsidRPr="00AE04F7" w:rsidDel="00F42319">
          <w:rPr>
            <w:bCs/>
            <w:sz w:val="24"/>
            <w:szCs w:val="24"/>
          </w:rPr>
          <w:delText>Excel faneblad 5 lin</w:delText>
        </w:r>
        <w:r w:rsidR="00DE4F11" w:rsidRPr="00AE04F7" w:rsidDel="00F42319">
          <w:rPr>
            <w:bCs/>
            <w:sz w:val="24"/>
            <w:szCs w:val="24"/>
          </w:rPr>
          <w:delText>jerne</w:delText>
        </w:r>
        <w:r w:rsidR="00177D0D" w:rsidRPr="00AE04F7" w:rsidDel="00F42319">
          <w:rPr>
            <w:bCs/>
            <w:sz w:val="24"/>
            <w:szCs w:val="24"/>
          </w:rPr>
          <w:delText xml:space="preserve"> 248</w:delText>
        </w:r>
      </w:del>
      <w:del w:id="260" w:author="Jonas Stage Sø" w:date="2025-03-17T15:50:00Z" w16du:dateUtc="2025-03-17T14:50:00Z">
        <w:r w:rsidR="00177D0D" w:rsidRPr="00AE04F7" w:rsidDel="00423D35">
          <w:rPr>
            <w:bCs/>
            <w:sz w:val="24"/>
            <w:szCs w:val="24"/>
          </w:rPr>
          <w:delText>-</w:delText>
        </w:r>
      </w:del>
      <w:del w:id="261" w:author="Jonas Stage Sø" w:date="2025-03-17T15:54:00Z" w16du:dateUtc="2025-03-17T14:54:00Z">
        <w:r w:rsidR="00177D0D" w:rsidRPr="00AE04F7" w:rsidDel="00F42319">
          <w:rPr>
            <w:bCs/>
            <w:sz w:val="24"/>
            <w:szCs w:val="24"/>
          </w:rPr>
          <w:delText>259. Graferne find</w:delText>
        </w:r>
        <w:r w:rsidR="00DE4F11" w:rsidRPr="00AE04F7" w:rsidDel="00F42319">
          <w:rPr>
            <w:bCs/>
            <w:sz w:val="24"/>
            <w:szCs w:val="24"/>
          </w:rPr>
          <w:delText>e</w:delText>
        </w:r>
        <w:r w:rsidR="00177D0D" w:rsidRPr="00AE04F7" w:rsidDel="00F42319">
          <w:rPr>
            <w:bCs/>
            <w:sz w:val="24"/>
            <w:szCs w:val="24"/>
          </w:rPr>
          <w:delText>s på faneblad 6.</w:delText>
        </w:r>
      </w:del>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Change w:id="262" w:author="Jonas Stage Sø" w:date="2025-03-17T15:54:00Z" w16du:dateUtc="2025-03-17T14:54:00Z">
          <w:tblPr>
            <w:tblStyle w:val="TableGrid"/>
            <w:tblW w:w="0" w:type="auto"/>
            <w:tblLook w:val="04A0" w:firstRow="1" w:lastRow="0" w:firstColumn="1" w:lastColumn="0" w:noHBand="0" w:noVBand="1"/>
          </w:tblPr>
        </w:tblPrChange>
      </w:tblPr>
      <w:tblGrid>
        <w:gridCol w:w="1992"/>
        <w:gridCol w:w="1992"/>
        <w:gridCol w:w="1992"/>
        <w:gridCol w:w="1993"/>
        <w:gridCol w:w="1993"/>
        <w:gridCol w:w="1993"/>
        <w:tblGridChange w:id="263">
          <w:tblGrid>
            <w:gridCol w:w="5"/>
            <w:gridCol w:w="1987"/>
            <w:gridCol w:w="5"/>
            <w:gridCol w:w="1987"/>
            <w:gridCol w:w="5"/>
            <w:gridCol w:w="1987"/>
            <w:gridCol w:w="5"/>
            <w:gridCol w:w="1988"/>
            <w:gridCol w:w="5"/>
            <w:gridCol w:w="1988"/>
            <w:gridCol w:w="5"/>
            <w:gridCol w:w="1988"/>
            <w:gridCol w:w="5"/>
          </w:tblGrid>
        </w:tblGridChange>
      </w:tblGrid>
      <w:tr w:rsidR="00966DB2" w:rsidRPr="00AE04F7" w14:paraId="5CD4C9B4" w14:textId="77777777" w:rsidTr="00F42319">
        <w:trPr>
          <w:ins w:id="264" w:author="Jonas Stage Sø" w:date="2025-03-17T15:51:00Z" w16du:dateUtc="2025-03-17T14:51:00Z"/>
          <w:trPrChange w:id="265" w:author="Jonas Stage Sø" w:date="2025-03-17T15:54:00Z" w16du:dateUtc="2025-03-17T14:54:00Z">
            <w:trPr>
              <w:gridBefore w:val="1"/>
            </w:trPr>
          </w:trPrChange>
        </w:trPr>
        <w:tc>
          <w:tcPr>
            <w:tcW w:w="1992" w:type="dxa"/>
            <w:tcBorders>
              <w:top w:val="single" w:sz="4" w:space="0" w:color="auto"/>
              <w:bottom w:val="single" w:sz="4" w:space="0" w:color="auto"/>
            </w:tcBorders>
            <w:vAlign w:val="center"/>
            <w:tcPrChange w:id="266" w:author="Jonas Stage Sø" w:date="2025-03-17T15:54:00Z" w16du:dateUtc="2025-03-17T14:54:00Z">
              <w:tcPr>
                <w:tcW w:w="1992" w:type="dxa"/>
                <w:gridSpan w:val="2"/>
              </w:tcPr>
            </w:tcPrChange>
          </w:tcPr>
          <w:p w14:paraId="07DD2EB9" w14:textId="3500C640" w:rsidR="00966DB2" w:rsidRPr="00AE04F7" w:rsidRDefault="00966DB2" w:rsidP="00F42319">
            <w:pPr>
              <w:jc w:val="center"/>
              <w:rPr>
                <w:ins w:id="267" w:author="Jonas Stage Sø" w:date="2025-03-17T15:51:00Z" w16du:dateUtc="2025-03-17T14:51:00Z"/>
                <w:b/>
                <w:rPrChange w:id="268" w:author="Jonas Stage Sø" w:date="2025-03-17T15:54:00Z" w16du:dateUtc="2025-03-17T14:54:00Z">
                  <w:rPr>
                    <w:ins w:id="269" w:author="Jonas Stage Sø" w:date="2025-03-17T15:51:00Z" w16du:dateUtc="2025-03-17T14:51:00Z"/>
                    <w:bCs/>
                    <w:sz w:val="28"/>
                    <w:szCs w:val="28"/>
                  </w:rPr>
                </w:rPrChange>
              </w:rPr>
              <w:pPrChange w:id="270" w:author="Jonas Stage Sø" w:date="2025-03-17T15:54:00Z" w16du:dateUtc="2025-03-17T14:54:00Z">
                <w:pPr/>
              </w:pPrChange>
            </w:pPr>
            <w:ins w:id="271" w:author="Jonas Stage Sø" w:date="2025-03-17T15:51:00Z" w16du:dateUtc="2025-03-17T14:51:00Z">
              <w:r w:rsidRPr="00AE04F7">
                <w:rPr>
                  <w:b/>
                  <w:rPrChange w:id="272" w:author="Jonas Stage Sø" w:date="2025-03-17T15:54:00Z" w16du:dateUtc="2025-03-17T14:54:00Z">
                    <w:rPr>
                      <w:bCs/>
                      <w:sz w:val="28"/>
                      <w:szCs w:val="28"/>
                    </w:rPr>
                  </w:rPrChange>
                </w:rPr>
                <w:t>Dependent variable</w:t>
              </w:r>
            </w:ins>
          </w:p>
        </w:tc>
        <w:tc>
          <w:tcPr>
            <w:tcW w:w="1992" w:type="dxa"/>
            <w:tcBorders>
              <w:top w:val="single" w:sz="4" w:space="0" w:color="auto"/>
              <w:bottom w:val="single" w:sz="4" w:space="0" w:color="auto"/>
            </w:tcBorders>
            <w:vAlign w:val="center"/>
            <w:tcPrChange w:id="273" w:author="Jonas Stage Sø" w:date="2025-03-17T15:54:00Z" w16du:dateUtc="2025-03-17T14:54:00Z">
              <w:tcPr>
                <w:tcW w:w="1992" w:type="dxa"/>
                <w:gridSpan w:val="2"/>
              </w:tcPr>
            </w:tcPrChange>
          </w:tcPr>
          <w:p w14:paraId="4B563471" w14:textId="12245EEF" w:rsidR="00966DB2" w:rsidRPr="00AE04F7" w:rsidRDefault="00966DB2" w:rsidP="00F42319">
            <w:pPr>
              <w:jc w:val="center"/>
              <w:rPr>
                <w:ins w:id="274" w:author="Jonas Stage Sø" w:date="2025-03-17T15:51:00Z" w16du:dateUtc="2025-03-17T14:51:00Z"/>
                <w:b/>
                <w:rPrChange w:id="275" w:author="Jonas Stage Sø" w:date="2025-03-17T15:54:00Z" w16du:dateUtc="2025-03-17T14:54:00Z">
                  <w:rPr>
                    <w:ins w:id="276" w:author="Jonas Stage Sø" w:date="2025-03-17T15:51:00Z" w16du:dateUtc="2025-03-17T14:51:00Z"/>
                    <w:bCs/>
                    <w:sz w:val="28"/>
                    <w:szCs w:val="28"/>
                  </w:rPr>
                </w:rPrChange>
              </w:rPr>
              <w:pPrChange w:id="277" w:author="Jonas Stage Sø" w:date="2025-03-17T15:54:00Z" w16du:dateUtc="2025-03-17T14:54:00Z">
                <w:pPr/>
              </w:pPrChange>
            </w:pPr>
            <w:ins w:id="278" w:author="Jonas Stage Sø" w:date="2025-03-17T15:51:00Z" w16du:dateUtc="2025-03-17T14:51:00Z">
              <w:r w:rsidRPr="00AE04F7">
                <w:rPr>
                  <w:b/>
                  <w:rPrChange w:id="279" w:author="Jonas Stage Sø" w:date="2025-03-17T15:54:00Z" w16du:dateUtc="2025-03-17T14:54:00Z">
                    <w:rPr>
                      <w:bCs/>
                      <w:sz w:val="28"/>
                      <w:szCs w:val="28"/>
                    </w:rPr>
                  </w:rPrChange>
                </w:rPr>
                <w:t>Predictor variable</w:t>
              </w:r>
            </w:ins>
          </w:p>
        </w:tc>
        <w:tc>
          <w:tcPr>
            <w:tcW w:w="1992" w:type="dxa"/>
            <w:tcBorders>
              <w:top w:val="single" w:sz="4" w:space="0" w:color="auto"/>
              <w:bottom w:val="single" w:sz="4" w:space="0" w:color="auto"/>
            </w:tcBorders>
            <w:vAlign w:val="center"/>
            <w:tcPrChange w:id="280" w:author="Jonas Stage Sø" w:date="2025-03-17T15:54:00Z" w16du:dateUtc="2025-03-17T14:54:00Z">
              <w:tcPr>
                <w:tcW w:w="1992" w:type="dxa"/>
                <w:gridSpan w:val="2"/>
              </w:tcPr>
            </w:tcPrChange>
          </w:tcPr>
          <w:p w14:paraId="4526A699" w14:textId="170C6763" w:rsidR="00966DB2" w:rsidRPr="00AE04F7" w:rsidRDefault="00966DB2" w:rsidP="00F42319">
            <w:pPr>
              <w:jc w:val="center"/>
              <w:rPr>
                <w:ins w:id="281" w:author="Jonas Stage Sø" w:date="2025-03-17T15:51:00Z" w16du:dateUtc="2025-03-17T14:51:00Z"/>
                <w:b/>
                <w:rPrChange w:id="282" w:author="Jonas Stage Sø" w:date="2025-03-17T15:54:00Z" w16du:dateUtc="2025-03-17T14:54:00Z">
                  <w:rPr>
                    <w:ins w:id="283" w:author="Jonas Stage Sø" w:date="2025-03-17T15:51:00Z" w16du:dateUtc="2025-03-17T14:51:00Z"/>
                    <w:bCs/>
                    <w:sz w:val="28"/>
                    <w:szCs w:val="28"/>
                  </w:rPr>
                </w:rPrChange>
              </w:rPr>
              <w:pPrChange w:id="284" w:author="Jonas Stage Sø" w:date="2025-03-17T15:54:00Z" w16du:dateUtc="2025-03-17T14:54:00Z">
                <w:pPr/>
              </w:pPrChange>
            </w:pPr>
            <w:ins w:id="285" w:author="Jonas Stage Sø" w:date="2025-03-17T15:51:00Z" w16du:dateUtc="2025-03-17T14:51:00Z">
              <w:r w:rsidRPr="00AE04F7">
                <w:rPr>
                  <w:b/>
                  <w:rPrChange w:id="286" w:author="Jonas Stage Sø" w:date="2025-03-17T15:54:00Z" w16du:dateUtc="2025-03-17T14:54:00Z">
                    <w:rPr>
                      <w:bCs/>
                      <w:sz w:val="28"/>
                      <w:szCs w:val="28"/>
                    </w:rPr>
                  </w:rPrChange>
                </w:rPr>
                <w:t>Estimate</w:t>
              </w:r>
            </w:ins>
          </w:p>
        </w:tc>
        <w:tc>
          <w:tcPr>
            <w:tcW w:w="1993" w:type="dxa"/>
            <w:tcBorders>
              <w:top w:val="single" w:sz="4" w:space="0" w:color="auto"/>
              <w:bottom w:val="single" w:sz="4" w:space="0" w:color="auto"/>
            </w:tcBorders>
            <w:vAlign w:val="center"/>
            <w:tcPrChange w:id="287" w:author="Jonas Stage Sø" w:date="2025-03-17T15:54:00Z" w16du:dateUtc="2025-03-17T14:54:00Z">
              <w:tcPr>
                <w:tcW w:w="1993" w:type="dxa"/>
                <w:gridSpan w:val="2"/>
              </w:tcPr>
            </w:tcPrChange>
          </w:tcPr>
          <w:p w14:paraId="76D2035C" w14:textId="1DF92DAA" w:rsidR="00966DB2" w:rsidRPr="00AE04F7" w:rsidRDefault="00966DB2" w:rsidP="00F42319">
            <w:pPr>
              <w:jc w:val="center"/>
              <w:rPr>
                <w:ins w:id="288" w:author="Jonas Stage Sø" w:date="2025-03-17T15:51:00Z" w16du:dateUtc="2025-03-17T14:51:00Z"/>
                <w:b/>
                <w:rPrChange w:id="289" w:author="Jonas Stage Sø" w:date="2025-03-17T15:54:00Z" w16du:dateUtc="2025-03-17T14:54:00Z">
                  <w:rPr>
                    <w:ins w:id="290" w:author="Jonas Stage Sø" w:date="2025-03-17T15:51:00Z" w16du:dateUtc="2025-03-17T14:51:00Z"/>
                    <w:bCs/>
                    <w:sz w:val="28"/>
                    <w:szCs w:val="28"/>
                  </w:rPr>
                </w:rPrChange>
              </w:rPr>
              <w:pPrChange w:id="291" w:author="Jonas Stage Sø" w:date="2025-03-17T15:54:00Z" w16du:dateUtc="2025-03-17T14:54:00Z">
                <w:pPr/>
              </w:pPrChange>
            </w:pPr>
            <w:ins w:id="292" w:author="Jonas Stage Sø" w:date="2025-03-17T15:51:00Z" w16du:dateUtc="2025-03-17T14:51:00Z">
              <w:r w:rsidRPr="00AE04F7">
                <w:rPr>
                  <w:b/>
                  <w:rPrChange w:id="293" w:author="Jonas Stage Sø" w:date="2025-03-17T15:54:00Z" w16du:dateUtc="2025-03-17T14:54:00Z">
                    <w:rPr>
                      <w:bCs/>
                      <w:sz w:val="28"/>
                      <w:szCs w:val="28"/>
                    </w:rPr>
                  </w:rPrChange>
                </w:rPr>
                <w:t>I</w:t>
              </w:r>
            </w:ins>
            <w:ins w:id="294" w:author="Jonas Stage Sø" w:date="2025-03-17T15:52:00Z" w16du:dateUtc="2025-03-17T14:52:00Z">
              <w:r w:rsidRPr="00AE04F7">
                <w:rPr>
                  <w:b/>
                  <w:rPrChange w:id="295" w:author="Jonas Stage Sø" w:date="2025-03-17T15:54:00Z" w16du:dateUtc="2025-03-17T14:54:00Z">
                    <w:rPr>
                      <w:bCs/>
                      <w:sz w:val="28"/>
                      <w:szCs w:val="28"/>
                    </w:rPr>
                  </w:rPrChange>
                </w:rPr>
                <w:t>ntercept</w:t>
              </w:r>
            </w:ins>
          </w:p>
        </w:tc>
        <w:tc>
          <w:tcPr>
            <w:tcW w:w="1993" w:type="dxa"/>
            <w:tcBorders>
              <w:top w:val="single" w:sz="4" w:space="0" w:color="auto"/>
              <w:bottom w:val="single" w:sz="4" w:space="0" w:color="auto"/>
            </w:tcBorders>
            <w:vAlign w:val="center"/>
            <w:tcPrChange w:id="296" w:author="Jonas Stage Sø" w:date="2025-03-17T15:54:00Z" w16du:dateUtc="2025-03-17T14:54:00Z">
              <w:tcPr>
                <w:tcW w:w="1993" w:type="dxa"/>
                <w:gridSpan w:val="2"/>
              </w:tcPr>
            </w:tcPrChange>
          </w:tcPr>
          <w:p w14:paraId="71D7E112" w14:textId="625DA6C0" w:rsidR="00966DB2" w:rsidRPr="00AE04F7" w:rsidRDefault="00966DB2" w:rsidP="00F42319">
            <w:pPr>
              <w:jc w:val="center"/>
              <w:rPr>
                <w:ins w:id="297" w:author="Jonas Stage Sø" w:date="2025-03-17T15:51:00Z" w16du:dateUtc="2025-03-17T14:51:00Z"/>
                <w:b/>
                <w:rPrChange w:id="298" w:author="Jonas Stage Sø" w:date="2025-03-17T15:54:00Z" w16du:dateUtc="2025-03-17T14:54:00Z">
                  <w:rPr>
                    <w:ins w:id="299" w:author="Jonas Stage Sø" w:date="2025-03-17T15:51:00Z" w16du:dateUtc="2025-03-17T14:51:00Z"/>
                    <w:bCs/>
                    <w:sz w:val="28"/>
                    <w:szCs w:val="28"/>
                  </w:rPr>
                </w:rPrChange>
              </w:rPr>
              <w:pPrChange w:id="300" w:author="Jonas Stage Sø" w:date="2025-03-17T15:54:00Z" w16du:dateUtc="2025-03-17T14:54:00Z">
                <w:pPr/>
              </w:pPrChange>
            </w:pPr>
            <w:ins w:id="301" w:author="Jonas Stage Sø" w:date="2025-03-17T15:52:00Z" w16du:dateUtc="2025-03-17T14:52:00Z">
              <w:r w:rsidRPr="00AE04F7">
                <w:rPr>
                  <w:b/>
                  <w:rPrChange w:id="302" w:author="Jonas Stage Sø" w:date="2025-03-17T15:54:00Z" w16du:dateUtc="2025-03-17T14:54:00Z">
                    <w:rPr>
                      <w:bCs/>
                      <w:sz w:val="28"/>
                      <w:szCs w:val="28"/>
                    </w:rPr>
                  </w:rPrChange>
                </w:rPr>
                <w:t>p-value</w:t>
              </w:r>
            </w:ins>
          </w:p>
        </w:tc>
        <w:tc>
          <w:tcPr>
            <w:tcW w:w="1993" w:type="dxa"/>
            <w:tcBorders>
              <w:top w:val="single" w:sz="4" w:space="0" w:color="auto"/>
              <w:bottom w:val="single" w:sz="4" w:space="0" w:color="auto"/>
            </w:tcBorders>
            <w:vAlign w:val="center"/>
            <w:tcPrChange w:id="303" w:author="Jonas Stage Sø" w:date="2025-03-17T15:54:00Z" w16du:dateUtc="2025-03-17T14:54:00Z">
              <w:tcPr>
                <w:tcW w:w="1993" w:type="dxa"/>
                <w:gridSpan w:val="2"/>
              </w:tcPr>
            </w:tcPrChange>
          </w:tcPr>
          <w:p w14:paraId="01E26B1A" w14:textId="066C59C8" w:rsidR="00966DB2" w:rsidRPr="00AE04F7" w:rsidRDefault="00966DB2" w:rsidP="00F42319">
            <w:pPr>
              <w:jc w:val="center"/>
              <w:rPr>
                <w:ins w:id="304" w:author="Jonas Stage Sø" w:date="2025-03-17T15:51:00Z" w16du:dateUtc="2025-03-17T14:51:00Z"/>
                <w:b/>
                <w:rPrChange w:id="305" w:author="Jonas Stage Sø" w:date="2025-03-17T15:54:00Z" w16du:dateUtc="2025-03-17T14:54:00Z">
                  <w:rPr>
                    <w:ins w:id="306" w:author="Jonas Stage Sø" w:date="2025-03-17T15:51:00Z" w16du:dateUtc="2025-03-17T14:51:00Z"/>
                    <w:bCs/>
                    <w:sz w:val="28"/>
                    <w:szCs w:val="28"/>
                  </w:rPr>
                </w:rPrChange>
              </w:rPr>
              <w:pPrChange w:id="307" w:author="Jonas Stage Sø" w:date="2025-03-17T15:54:00Z" w16du:dateUtc="2025-03-17T14:54:00Z">
                <w:pPr/>
              </w:pPrChange>
            </w:pPr>
            <w:ins w:id="308" w:author="Jonas Stage Sø" w:date="2025-03-17T15:52:00Z" w16du:dateUtc="2025-03-17T14:52:00Z">
              <w:r w:rsidRPr="00AE04F7">
                <w:rPr>
                  <w:b/>
                  <w:rPrChange w:id="309" w:author="Jonas Stage Sø" w:date="2025-03-17T15:54:00Z" w16du:dateUtc="2025-03-17T14:54:00Z">
                    <w:rPr>
                      <w:bCs/>
                      <w:sz w:val="28"/>
                      <w:szCs w:val="28"/>
                    </w:rPr>
                  </w:rPrChange>
                </w:rPr>
                <w:t>R</w:t>
              </w:r>
              <w:r w:rsidRPr="00AE04F7">
                <w:rPr>
                  <w:b/>
                  <w:vertAlign w:val="superscript"/>
                  <w:rPrChange w:id="310" w:author="Jonas Stage Sø" w:date="2025-03-17T15:54:00Z" w16du:dateUtc="2025-03-17T14:54:00Z">
                    <w:rPr>
                      <w:bCs/>
                      <w:sz w:val="28"/>
                      <w:szCs w:val="28"/>
                    </w:rPr>
                  </w:rPrChange>
                </w:rPr>
                <w:t>2</w:t>
              </w:r>
            </w:ins>
          </w:p>
        </w:tc>
      </w:tr>
      <w:tr w:rsidR="00966DB2" w:rsidRPr="00AE04F7" w14:paraId="669FF71F" w14:textId="77777777" w:rsidTr="00F42319">
        <w:trPr>
          <w:ins w:id="311" w:author="Jonas Stage Sø" w:date="2025-03-17T15:51:00Z" w16du:dateUtc="2025-03-17T14:51:00Z"/>
          <w:trPrChange w:id="312" w:author="Jonas Stage Sø" w:date="2025-03-17T15:54:00Z" w16du:dateUtc="2025-03-17T14:54:00Z">
            <w:trPr>
              <w:gridBefore w:val="1"/>
            </w:trPr>
          </w:trPrChange>
        </w:trPr>
        <w:tc>
          <w:tcPr>
            <w:tcW w:w="1992" w:type="dxa"/>
            <w:tcBorders>
              <w:top w:val="single" w:sz="4" w:space="0" w:color="auto"/>
            </w:tcBorders>
            <w:vAlign w:val="center"/>
            <w:tcPrChange w:id="313" w:author="Jonas Stage Sø" w:date="2025-03-17T15:54:00Z" w16du:dateUtc="2025-03-17T14:54:00Z">
              <w:tcPr>
                <w:tcW w:w="1992" w:type="dxa"/>
                <w:gridSpan w:val="2"/>
              </w:tcPr>
            </w:tcPrChange>
          </w:tcPr>
          <w:p w14:paraId="6A4AEEA2" w14:textId="63EBAF8B" w:rsidR="00966DB2" w:rsidRPr="00AE04F7" w:rsidRDefault="00966DB2" w:rsidP="00F42319">
            <w:pPr>
              <w:jc w:val="center"/>
              <w:rPr>
                <w:ins w:id="314" w:author="Jonas Stage Sø" w:date="2025-03-17T15:51:00Z" w16du:dateUtc="2025-03-17T14:51:00Z"/>
                <w:bCs/>
                <w:rPrChange w:id="315" w:author="Jonas Stage Sø" w:date="2025-03-17T15:54:00Z" w16du:dateUtc="2025-03-17T14:54:00Z">
                  <w:rPr>
                    <w:ins w:id="316" w:author="Jonas Stage Sø" w:date="2025-03-17T15:51:00Z" w16du:dateUtc="2025-03-17T14:51:00Z"/>
                    <w:bCs/>
                    <w:sz w:val="28"/>
                    <w:szCs w:val="28"/>
                  </w:rPr>
                </w:rPrChange>
              </w:rPr>
              <w:pPrChange w:id="317" w:author="Jonas Stage Sø" w:date="2025-03-17T15:54:00Z" w16du:dateUtc="2025-03-17T14:54:00Z">
                <w:pPr/>
              </w:pPrChange>
            </w:pPr>
            <w:ins w:id="318" w:author="Jonas Stage Sø" w:date="2025-03-17T15:52:00Z" w16du:dateUtc="2025-03-17T14:52:00Z">
              <w:r w:rsidRPr="00AE04F7">
                <w:rPr>
                  <w:bCs/>
                  <w:rPrChange w:id="319" w:author="Jonas Stage Sø" w:date="2025-03-17T15:54:00Z" w16du:dateUtc="2025-03-17T14:54:00Z">
                    <w:rPr>
                      <w:bCs/>
                      <w:sz w:val="28"/>
                      <w:szCs w:val="28"/>
                    </w:rPr>
                  </w:rPrChange>
                </w:rPr>
                <w:t>Org P</w:t>
              </w:r>
            </w:ins>
          </w:p>
        </w:tc>
        <w:tc>
          <w:tcPr>
            <w:tcW w:w="1992" w:type="dxa"/>
            <w:vMerge w:val="restart"/>
            <w:tcBorders>
              <w:top w:val="single" w:sz="4" w:space="0" w:color="auto"/>
            </w:tcBorders>
            <w:vAlign w:val="center"/>
            <w:tcPrChange w:id="320" w:author="Jonas Stage Sø" w:date="2025-03-17T15:54:00Z" w16du:dateUtc="2025-03-17T14:54:00Z">
              <w:tcPr>
                <w:tcW w:w="1992" w:type="dxa"/>
                <w:gridSpan w:val="2"/>
                <w:vMerge w:val="restart"/>
              </w:tcPr>
            </w:tcPrChange>
          </w:tcPr>
          <w:p w14:paraId="57B19A70" w14:textId="0E9C8A8A" w:rsidR="00966DB2" w:rsidRPr="00AE04F7" w:rsidRDefault="00F42319" w:rsidP="00F42319">
            <w:pPr>
              <w:jc w:val="center"/>
              <w:rPr>
                <w:ins w:id="321" w:author="Jonas Stage Sø" w:date="2025-03-17T15:51:00Z" w16du:dateUtc="2025-03-17T14:51:00Z"/>
                <w:bCs/>
                <w:rPrChange w:id="322" w:author="Jonas Stage Sø" w:date="2025-03-17T15:54:00Z" w16du:dateUtc="2025-03-17T14:54:00Z">
                  <w:rPr>
                    <w:ins w:id="323" w:author="Jonas Stage Sø" w:date="2025-03-17T15:51:00Z" w16du:dateUtc="2025-03-17T14:51:00Z"/>
                    <w:bCs/>
                    <w:sz w:val="28"/>
                    <w:szCs w:val="28"/>
                  </w:rPr>
                </w:rPrChange>
              </w:rPr>
              <w:pPrChange w:id="324" w:author="Jonas Stage Sø" w:date="2025-03-17T15:54:00Z" w16du:dateUtc="2025-03-17T14:54:00Z">
                <w:pPr/>
              </w:pPrChange>
            </w:pPr>
            <w:ins w:id="325" w:author="Jonas Stage Sø" w:date="2025-03-17T15:53:00Z" w16du:dateUtc="2025-03-17T14:53:00Z">
              <w:r w:rsidRPr="00AE04F7">
                <w:rPr>
                  <w:bCs/>
                  <w:rPrChange w:id="326" w:author="Jonas Stage Sø" w:date="2025-03-17T15:54:00Z" w16du:dateUtc="2025-03-17T14:54:00Z">
                    <w:rPr>
                      <w:bCs/>
                      <w:sz w:val="28"/>
                      <w:szCs w:val="28"/>
                    </w:rPr>
                  </w:rPrChange>
                </w:rPr>
                <w:t>ln(</w:t>
              </w:r>
            </w:ins>
            <w:ins w:id="327" w:author="Jonas Stage Sø" w:date="2025-03-17T15:52:00Z" w16du:dateUtc="2025-03-17T14:52:00Z">
              <w:r w:rsidR="00966DB2" w:rsidRPr="00AE04F7">
                <w:rPr>
                  <w:bCs/>
                  <w:rPrChange w:id="328" w:author="Jonas Stage Sø" w:date="2025-03-17T15:54:00Z" w16du:dateUtc="2025-03-17T14:54:00Z">
                    <w:rPr>
                      <w:bCs/>
                      <w:sz w:val="28"/>
                      <w:szCs w:val="28"/>
                    </w:rPr>
                  </w:rPrChange>
                </w:rPr>
                <w:t>K</w:t>
              </w:r>
              <w:r w:rsidR="00966DB2" w:rsidRPr="00AE04F7">
                <w:rPr>
                  <w:bCs/>
                  <w:vertAlign w:val="subscript"/>
                  <w:rPrChange w:id="329" w:author="Jonas Stage Sø" w:date="2025-03-17T15:54:00Z" w16du:dateUtc="2025-03-17T14:54:00Z">
                    <w:rPr>
                      <w:bCs/>
                      <w:sz w:val="28"/>
                      <w:szCs w:val="28"/>
                    </w:rPr>
                  </w:rPrChange>
                </w:rPr>
                <w:t>d</w:t>
              </w:r>
            </w:ins>
            <w:ins w:id="330" w:author="Jonas Stage Sø" w:date="2025-03-17T15:53:00Z" w16du:dateUtc="2025-03-17T14:53:00Z">
              <w:r w:rsidRPr="00AE04F7">
                <w:rPr>
                  <w:bCs/>
                  <w:rPrChange w:id="331" w:author="Jonas Stage Sø" w:date="2025-03-17T15:54:00Z" w16du:dateUtc="2025-03-17T14:54:00Z">
                    <w:rPr>
                      <w:bCs/>
                      <w:sz w:val="28"/>
                      <w:szCs w:val="28"/>
                    </w:rPr>
                  </w:rPrChange>
                </w:rPr>
                <w:t>)</w:t>
              </w:r>
            </w:ins>
          </w:p>
        </w:tc>
        <w:tc>
          <w:tcPr>
            <w:tcW w:w="1992" w:type="dxa"/>
            <w:tcBorders>
              <w:top w:val="single" w:sz="4" w:space="0" w:color="auto"/>
            </w:tcBorders>
            <w:vAlign w:val="center"/>
            <w:tcPrChange w:id="332" w:author="Jonas Stage Sø" w:date="2025-03-17T15:54:00Z" w16du:dateUtc="2025-03-17T14:54:00Z">
              <w:tcPr>
                <w:tcW w:w="1992" w:type="dxa"/>
                <w:gridSpan w:val="2"/>
              </w:tcPr>
            </w:tcPrChange>
          </w:tcPr>
          <w:p w14:paraId="537E8F81" w14:textId="1BF5F1D6" w:rsidR="00966DB2" w:rsidRPr="00AE04F7" w:rsidRDefault="00F42319" w:rsidP="00F42319">
            <w:pPr>
              <w:jc w:val="center"/>
              <w:rPr>
                <w:ins w:id="333" w:author="Jonas Stage Sø" w:date="2025-03-17T15:51:00Z" w16du:dateUtc="2025-03-17T14:51:00Z"/>
                <w:bCs/>
                <w:rPrChange w:id="334" w:author="Jonas Stage Sø" w:date="2025-03-17T15:54:00Z" w16du:dateUtc="2025-03-17T14:54:00Z">
                  <w:rPr>
                    <w:ins w:id="335" w:author="Jonas Stage Sø" w:date="2025-03-17T15:51:00Z" w16du:dateUtc="2025-03-17T14:51:00Z"/>
                    <w:bCs/>
                    <w:sz w:val="28"/>
                    <w:szCs w:val="28"/>
                  </w:rPr>
                </w:rPrChange>
              </w:rPr>
              <w:pPrChange w:id="336" w:author="Jonas Stage Sø" w:date="2025-03-17T15:54:00Z" w16du:dateUtc="2025-03-17T14:54:00Z">
                <w:pPr/>
              </w:pPrChange>
            </w:pPr>
            <w:ins w:id="337" w:author="Jonas Stage Sø" w:date="2025-03-17T15:53:00Z" w16du:dateUtc="2025-03-17T14:53:00Z">
              <w:r w:rsidRPr="00AE04F7">
                <w:rPr>
                  <w:bCs/>
                  <w:rPrChange w:id="338" w:author="Jonas Stage Sø" w:date="2025-03-17T15:54:00Z" w16du:dateUtc="2025-03-17T14:54:00Z">
                    <w:rPr>
                      <w:bCs/>
                      <w:sz w:val="28"/>
                      <w:szCs w:val="28"/>
                    </w:rPr>
                  </w:rPrChange>
                </w:rPr>
                <w:t>61.13</w:t>
              </w:r>
            </w:ins>
          </w:p>
        </w:tc>
        <w:tc>
          <w:tcPr>
            <w:tcW w:w="1993" w:type="dxa"/>
            <w:tcBorders>
              <w:top w:val="single" w:sz="4" w:space="0" w:color="auto"/>
            </w:tcBorders>
            <w:vAlign w:val="center"/>
            <w:tcPrChange w:id="339" w:author="Jonas Stage Sø" w:date="2025-03-17T15:54:00Z" w16du:dateUtc="2025-03-17T14:54:00Z">
              <w:tcPr>
                <w:tcW w:w="1993" w:type="dxa"/>
                <w:gridSpan w:val="2"/>
              </w:tcPr>
            </w:tcPrChange>
          </w:tcPr>
          <w:p w14:paraId="39543961" w14:textId="68FD60C4" w:rsidR="00966DB2" w:rsidRPr="00AE04F7" w:rsidRDefault="00F42319" w:rsidP="00F42319">
            <w:pPr>
              <w:jc w:val="center"/>
              <w:rPr>
                <w:ins w:id="340" w:author="Jonas Stage Sø" w:date="2025-03-17T15:51:00Z" w16du:dateUtc="2025-03-17T14:51:00Z"/>
                <w:bCs/>
                <w:rPrChange w:id="341" w:author="Jonas Stage Sø" w:date="2025-03-17T15:54:00Z" w16du:dateUtc="2025-03-17T14:54:00Z">
                  <w:rPr>
                    <w:ins w:id="342" w:author="Jonas Stage Sø" w:date="2025-03-17T15:51:00Z" w16du:dateUtc="2025-03-17T14:51:00Z"/>
                    <w:bCs/>
                    <w:sz w:val="28"/>
                    <w:szCs w:val="28"/>
                  </w:rPr>
                </w:rPrChange>
              </w:rPr>
              <w:pPrChange w:id="343" w:author="Jonas Stage Sø" w:date="2025-03-17T15:54:00Z" w16du:dateUtc="2025-03-17T14:54:00Z">
                <w:pPr/>
              </w:pPrChange>
            </w:pPr>
            <w:ins w:id="344" w:author="Jonas Stage Sø" w:date="2025-03-17T15:53:00Z" w16du:dateUtc="2025-03-17T14:53:00Z">
              <w:r w:rsidRPr="00AE04F7">
                <w:rPr>
                  <w:bCs/>
                  <w:rPrChange w:id="345" w:author="Jonas Stage Sø" w:date="2025-03-17T15:54:00Z" w16du:dateUtc="2025-03-17T14:54:00Z">
                    <w:rPr>
                      <w:bCs/>
                      <w:sz w:val="28"/>
                      <w:szCs w:val="28"/>
                    </w:rPr>
                  </w:rPrChange>
                </w:rPr>
                <w:t>35.6</w:t>
              </w:r>
            </w:ins>
          </w:p>
        </w:tc>
        <w:tc>
          <w:tcPr>
            <w:tcW w:w="1993" w:type="dxa"/>
            <w:tcBorders>
              <w:top w:val="single" w:sz="4" w:space="0" w:color="auto"/>
            </w:tcBorders>
            <w:vAlign w:val="center"/>
            <w:tcPrChange w:id="346" w:author="Jonas Stage Sø" w:date="2025-03-17T15:54:00Z" w16du:dateUtc="2025-03-17T14:54:00Z">
              <w:tcPr>
                <w:tcW w:w="1993" w:type="dxa"/>
                <w:gridSpan w:val="2"/>
              </w:tcPr>
            </w:tcPrChange>
          </w:tcPr>
          <w:p w14:paraId="6F2A1F31" w14:textId="12C6E368" w:rsidR="00966DB2" w:rsidRPr="00AE04F7" w:rsidRDefault="00F42319" w:rsidP="00F42319">
            <w:pPr>
              <w:jc w:val="center"/>
              <w:rPr>
                <w:ins w:id="347" w:author="Jonas Stage Sø" w:date="2025-03-17T15:51:00Z" w16du:dateUtc="2025-03-17T14:51:00Z"/>
                <w:bCs/>
                <w:rPrChange w:id="348" w:author="Jonas Stage Sø" w:date="2025-03-17T15:54:00Z" w16du:dateUtc="2025-03-17T14:54:00Z">
                  <w:rPr>
                    <w:ins w:id="349" w:author="Jonas Stage Sø" w:date="2025-03-17T15:51:00Z" w16du:dateUtc="2025-03-17T14:51:00Z"/>
                    <w:bCs/>
                    <w:sz w:val="28"/>
                    <w:szCs w:val="28"/>
                  </w:rPr>
                </w:rPrChange>
              </w:rPr>
              <w:pPrChange w:id="350" w:author="Jonas Stage Sø" w:date="2025-03-17T15:54:00Z" w16du:dateUtc="2025-03-17T14:54:00Z">
                <w:pPr/>
              </w:pPrChange>
            </w:pPr>
            <w:ins w:id="351" w:author="Jonas Stage Sø" w:date="2025-03-17T15:53:00Z" w16du:dateUtc="2025-03-17T14:53:00Z">
              <w:r w:rsidRPr="00AE04F7">
                <w:rPr>
                  <w:bCs/>
                  <w:rPrChange w:id="352" w:author="Jonas Stage Sø" w:date="2025-03-17T15:54:00Z" w16du:dateUtc="2025-03-17T14:54:00Z">
                    <w:rPr>
                      <w:bCs/>
                      <w:sz w:val="28"/>
                      <w:szCs w:val="28"/>
                    </w:rPr>
                  </w:rPrChange>
                </w:rPr>
                <w:t>&lt;0.001</w:t>
              </w:r>
            </w:ins>
          </w:p>
        </w:tc>
        <w:tc>
          <w:tcPr>
            <w:tcW w:w="1993" w:type="dxa"/>
            <w:tcBorders>
              <w:top w:val="single" w:sz="4" w:space="0" w:color="auto"/>
            </w:tcBorders>
            <w:vAlign w:val="center"/>
            <w:tcPrChange w:id="353" w:author="Jonas Stage Sø" w:date="2025-03-17T15:54:00Z" w16du:dateUtc="2025-03-17T14:54:00Z">
              <w:tcPr>
                <w:tcW w:w="1993" w:type="dxa"/>
                <w:gridSpan w:val="2"/>
              </w:tcPr>
            </w:tcPrChange>
          </w:tcPr>
          <w:p w14:paraId="3DFB9CA7" w14:textId="5537F574" w:rsidR="00966DB2" w:rsidRPr="00AE04F7" w:rsidRDefault="00F42319" w:rsidP="00F42319">
            <w:pPr>
              <w:jc w:val="center"/>
              <w:rPr>
                <w:ins w:id="354" w:author="Jonas Stage Sø" w:date="2025-03-17T15:51:00Z" w16du:dateUtc="2025-03-17T14:51:00Z"/>
                <w:bCs/>
                <w:rPrChange w:id="355" w:author="Jonas Stage Sø" w:date="2025-03-17T15:54:00Z" w16du:dateUtc="2025-03-17T14:54:00Z">
                  <w:rPr>
                    <w:ins w:id="356" w:author="Jonas Stage Sø" w:date="2025-03-17T15:51:00Z" w16du:dateUtc="2025-03-17T14:51:00Z"/>
                    <w:bCs/>
                    <w:sz w:val="28"/>
                    <w:szCs w:val="28"/>
                  </w:rPr>
                </w:rPrChange>
              </w:rPr>
              <w:pPrChange w:id="357" w:author="Jonas Stage Sø" w:date="2025-03-17T15:54:00Z" w16du:dateUtc="2025-03-17T14:54:00Z">
                <w:pPr/>
              </w:pPrChange>
            </w:pPr>
            <w:ins w:id="358" w:author="Jonas Stage Sø" w:date="2025-03-17T15:53:00Z" w16du:dateUtc="2025-03-17T14:53:00Z">
              <w:r w:rsidRPr="00AE04F7">
                <w:rPr>
                  <w:bCs/>
                  <w:rPrChange w:id="359" w:author="Jonas Stage Sø" w:date="2025-03-17T15:54:00Z" w16du:dateUtc="2025-03-17T14:54:00Z">
                    <w:rPr>
                      <w:bCs/>
                      <w:sz w:val="28"/>
                      <w:szCs w:val="28"/>
                    </w:rPr>
                  </w:rPrChange>
                </w:rPr>
                <w:t>0.23</w:t>
              </w:r>
            </w:ins>
          </w:p>
        </w:tc>
      </w:tr>
      <w:tr w:rsidR="00966DB2" w:rsidRPr="00AE04F7" w14:paraId="5ED543DB" w14:textId="77777777" w:rsidTr="00F42319">
        <w:trPr>
          <w:ins w:id="360" w:author="Jonas Stage Sø" w:date="2025-03-17T15:51:00Z" w16du:dateUtc="2025-03-17T14:51:00Z"/>
          <w:trPrChange w:id="361" w:author="Jonas Stage Sø" w:date="2025-03-17T15:54:00Z" w16du:dateUtc="2025-03-17T14:54:00Z">
            <w:trPr>
              <w:gridBefore w:val="1"/>
            </w:trPr>
          </w:trPrChange>
        </w:trPr>
        <w:tc>
          <w:tcPr>
            <w:tcW w:w="1992" w:type="dxa"/>
            <w:vAlign w:val="center"/>
            <w:tcPrChange w:id="362" w:author="Jonas Stage Sø" w:date="2025-03-17T15:54:00Z" w16du:dateUtc="2025-03-17T14:54:00Z">
              <w:tcPr>
                <w:tcW w:w="1992" w:type="dxa"/>
                <w:gridSpan w:val="2"/>
              </w:tcPr>
            </w:tcPrChange>
          </w:tcPr>
          <w:p w14:paraId="21D858F9" w14:textId="4961FA12" w:rsidR="00966DB2" w:rsidRPr="00AE04F7" w:rsidRDefault="00966DB2" w:rsidP="00F42319">
            <w:pPr>
              <w:jc w:val="center"/>
              <w:rPr>
                <w:ins w:id="363" w:author="Jonas Stage Sø" w:date="2025-03-17T15:51:00Z" w16du:dateUtc="2025-03-17T14:51:00Z"/>
                <w:bCs/>
                <w:rPrChange w:id="364" w:author="Jonas Stage Sø" w:date="2025-03-17T15:54:00Z" w16du:dateUtc="2025-03-17T14:54:00Z">
                  <w:rPr>
                    <w:ins w:id="365" w:author="Jonas Stage Sø" w:date="2025-03-17T15:51:00Z" w16du:dateUtc="2025-03-17T14:51:00Z"/>
                    <w:bCs/>
                    <w:sz w:val="28"/>
                    <w:szCs w:val="28"/>
                  </w:rPr>
                </w:rPrChange>
              </w:rPr>
              <w:pPrChange w:id="366" w:author="Jonas Stage Sø" w:date="2025-03-17T15:54:00Z" w16du:dateUtc="2025-03-17T14:54:00Z">
                <w:pPr/>
              </w:pPrChange>
            </w:pPr>
            <w:ins w:id="367" w:author="Jonas Stage Sø" w:date="2025-03-17T15:52:00Z" w16du:dateUtc="2025-03-17T14:52:00Z">
              <w:r w:rsidRPr="00AE04F7">
                <w:rPr>
                  <w:bCs/>
                  <w:rPrChange w:id="368" w:author="Jonas Stage Sø" w:date="2025-03-17T15:54:00Z" w16du:dateUtc="2025-03-17T14:54:00Z">
                    <w:rPr>
                      <w:bCs/>
                      <w:sz w:val="28"/>
                      <w:szCs w:val="28"/>
                    </w:rPr>
                  </w:rPrChange>
                </w:rPr>
                <w:t>Org N</w:t>
              </w:r>
            </w:ins>
          </w:p>
        </w:tc>
        <w:tc>
          <w:tcPr>
            <w:tcW w:w="1992" w:type="dxa"/>
            <w:vMerge/>
            <w:vAlign w:val="center"/>
            <w:tcPrChange w:id="369" w:author="Jonas Stage Sø" w:date="2025-03-17T15:54:00Z" w16du:dateUtc="2025-03-17T14:54:00Z">
              <w:tcPr>
                <w:tcW w:w="1992" w:type="dxa"/>
                <w:gridSpan w:val="2"/>
                <w:vMerge/>
              </w:tcPr>
            </w:tcPrChange>
          </w:tcPr>
          <w:p w14:paraId="03DA13D7" w14:textId="77777777" w:rsidR="00966DB2" w:rsidRPr="00AE04F7" w:rsidRDefault="00966DB2" w:rsidP="00F42319">
            <w:pPr>
              <w:jc w:val="center"/>
              <w:rPr>
                <w:ins w:id="370" w:author="Jonas Stage Sø" w:date="2025-03-17T15:51:00Z" w16du:dateUtc="2025-03-17T14:51:00Z"/>
                <w:bCs/>
                <w:rPrChange w:id="371" w:author="Jonas Stage Sø" w:date="2025-03-17T15:54:00Z" w16du:dateUtc="2025-03-17T14:54:00Z">
                  <w:rPr>
                    <w:ins w:id="372" w:author="Jonas Stage Sø" w:date="2025-03-17T15:51:00Z" w16du:dateUtc="2025-03-17T14:51:00Z"/>
                    <w:bCs/>
                    <w:sz w:val="28"/>
                    <w:szCs w:val="28"/>
                  </w:rPr>
                </w:rPrChange>
              </w:rPr>
              <w:pPrChange w:id="373" w:author="Jonas Stage Sø" w:date="2025-03-17T15:54:00Z" w16du:dateUtc="2025-03-17T14:54:00Z">
                <w:pPr/>
              </w:pPrChange>
            </w:pPr>
          </w:p>
        </w:tc>
        <w:tc>
          <w:tcPr>
            <w:tcW w:w="1992" w:type="dxa"/>
            <w:vAlign w:val="center"/>
            <w:tcPrChange w:id="374" w:author="Jonas Stage Sø" w:date="2025-03-17T15:54:00Z" w16du:dateUtc="2025-03-17T14:54:00Z">
              <w:tcPr>
                <w:tcW w:w="1992" w:type="dxa"/>
                <w:gridSpan w:val="2"/>
              </w:tcPr>
            </w:tcPrChange>
          </w:tcPr>
          <w:p w14:paraId="6037C83D" w14:textId="598CF3DD" w:rsidR="00966DB2" w:rsidRPr="00AE04F7" w:rsidRDefault="00F42319" w:rsidP="00F42319">
            <w:pPr>
              <w:jc w:val="center"/>
              <w:rPr>
                <w:ins w:id="375" w:author="Jonas Stage Sø" w:date="2025-03-17T15:51:00Z" w16du:dateUtc="2025-03-17T14:51:00Z"/>
                <w:bCs/>
                <w:rPrChange w:id="376" w:author="Jonas Stage Sø" w:date="2025-03-17T15:54:00Z" w16du:dateUtc="2025-03-17T14:54:00Z">
                  <w:rPr>
                    <w:ins w:id="377" w:author="Jonas Stage Sø" w:date="2025-03-17T15:51:00Z" w16du:dateUtc="2025-03-17T14:51:00Z"/>
                    <w:bCs/>
                    <w:sz w:val="28"/>
                    <w:szCs w:val="28"/>
                  </w:rPr>
                </w:rPrChange>
              </w:rPr>
              <w:pPrChange w:id="378" w:author="Jonas Stage Sø" w:date="2025-03-17T15:54:00Z" w16du:dateUtc="2025-03-17T14:54:00Z">
                <w:pPr/>
              </w:pPrChange>
            </w:pPr>
            <w:ins w:id="379" w:author="Jonas Stage Sø" w:date="2025-03-17T15:53:00Z" w16du:dateUtc="2025-03-17T14:53:00Z">
              <w:r w:rsidRPr="00AE04F7">
                <w:rPr>
                  <w:bCs/>
                  <w:rPrChange w:id="380" w:author="Jonas Stage Sø" w:date="2025-03-17T15:54:00Z" w16du:dateUtc="2025-03-17T14:54:00Z">
                    <w:rPr>
                      <w:bCs/>
                      <w:sz w:val="28"/>
                      <w:szCs w:val="28"/>
                    </w:rPr>
                  </w:rPrChange>
                </w:rPr>
                <w:t>806</w:t>
              </w:r>
            </w:ins>
          </w:p>
        </w:tc>
        <w:tc>
          <w:tcPr>
            <w:tcW w:w="1993" w:type="dxa"/>
            <w:vAlign w:val="center"/>
            <w:tcPrChange w:id="381" w:author="Jonas Stage Sø" w:date="2025-03-17T15:54:00Z" w16du:dateUtc="2025-03-17T14:54:00Z">
              <w:tcPr>
                <w:tcW w:w="1993" w:type="dxa"/>
                <w:gridSpan w:val="2"/>
              </w:tcPr>
            </w:tcPrChange>
          </w:tcPr>
          <w:p w14:paraId="5709C1A6" w14:textId="0CC67D22" w:rsidR="00966DB2" w:rsidRPr="00AE04F7" w:rsidRDefault="00F42319" w:rsidP="00F42319">
            <w:pPr>
              <w:jc w:val="center"/>
              <w:rPr>
                <w:ins w:id="382" w:author="Jonas Stage Sø" w:date="2025-03-17T15:51:00Z" w16du:dateUtc="2025-03-17T14:51:00Z"/>
                <w:bCs/>
                <w:rPrChange w:id="383" w:author="Jonas Stage Sø" w:date="2025-03-17T15:54:00Z" w16du:dateUtc="2025-03-17T14:54:00Z">
                  <w:rPr>
                    <w:ins w:id="384" w:author="Jonas Stage Sø" w:date="2025-03-17T15:51:00Z" w16du:dateUtc="2025-03-17T14:51:00Z"/>
                    <w:bCs/>
                    <w:sz w:val="28"/>
                    <w:szCs w:val="28"/>
                  </w:rPr>
                </w:rPrChange>
              </w:rPr>
              <w:pPrChange w:id="385" w:author="Jonas Stage Sø" w:date="2025-03-17T15:54:00Z" w16du:dateUtc="2025-03-17T14:54:00Z">
                <w:pPr/>
              </w:pPrChange>
            </w:pPr>
            <w:ins w:id="386" w:author="Jonas Stage Sø" w:date="2025-03-17T15:53:00Z" w16du:dateUtc="2025-03-17T14:53:00Z">
              <w:r w:rsidRPr="00AE04F7">
                <w:rPr>
                  <w:bCs/>
                  <w:rPrChange w:id="387" w:author="Jonas Stage Sø" w:date="2025-03-17T15:54:00Z" w16du:dateUtc="2025-03-17T14:54:00Z">
                    <w:rPr>
                      <w:bCs/>
                      <w:sz w:val="28"/>
                      <w:szCs w:val="28"/>
                    </w:rPr>
                  </w:rPrChange>
                </w:rPr>
                <w:t>790</w:t>
              </w:r>
            </w:ins>
          </w:p>
        </w:tc>
        <w:tc>
          <w:tcPr>
            <w:tcW w:w="1993" w:type="dxa"/>
            <w:vAlign w:val="center"/>
            <w:tcPrChange w:id="388" w:author="Jonas Stage Sø" w:date="2025-03-17T15:54:00Z" w16du:dateUtc="2025-03-17T14:54:00Z">
              <w:tcPr>
                <w:tcW w:w="1993" w:type="dxa"/>
                <w:gridSpan w:val="2"/>
              </w:tcPr>
            </w:tcPrChange>
          </w:tcPr>
          <w:p w14:paraId="2C56CFF4" w14:textId="18A9EF41" w:rsidR="00966DB2" w:rsidRPr="00AE04F7" w:rsidRDefault="00F42319" w:rsidP="00F42319">
            <w:pPr>
              <w:jc w:val="center"/>
              <w:rPr>
                <w:ins w:id="389" w:author="Jonas Stage Sø" w:date="2025-03-17T15:51:00Z" w16du:dateUtc="2025-03-17T14:51:00Z"/>
                <w:bCs/>
                <w:rPrChange w:id="390" w:author="Jonas Stage Sø" w:date="2025-03-17T15:54:00Z" w16du:dateUtc="2025-03-17T14:54:00Z">
                  <w:rPr>
                    <w:ins w:id="391" w:author="Jonas Stage Sø" w:date="2025-03-17T15:51:00Z" w16du:dateUtc="2025-03-17T14:51:00Z"/>
                    <w:bCs/>
                    <w:sz w:val="28"/>
                    <w:szCs w:val="28"/>
                  </w:rPr>
                </w:rPrChange>
              </w:rPr>
              <w:pPrChange w:id="392" w:author="Jonas Stage Sø" w:date="2025-03-17T15:54:00Z" w16du:dateUtc="2025-03-17T14:54:00Z">
                <w:pPr/>
              </w:pPrChange>
            </w:pPr>
            <w:ins w:id="393" w:author="Jonas Stage Sø" w:date="2025-03-17T15:53:00Z" w16du:dateUtc="2025-03-17T14:53:00Z">
              <w:r w:rsidRPr="00AE04F7">
                <w:rPr>
                  <w:bCs/>
                  <w:rPrChange w:id="394" w:author="Jonas Stage Sø" w:date="2025-03-17T15:54:00Z" w16du:dateUtc="2025-03-17T14:54:00Z">
                    <w:rPr>
                      <w:bCs/>
                      <w:sz w:val="28"/>
                      <w:szCs w:val="28"/>
                    </w:rPr>
                  </w:rPrChange>
                </w:rPr>
                <w:t>&lt;0.001</w:t>
              </w:r>
            </w:ins>
          </w:p>
        </w:tc>
        <w:tc>
          <w:tcPr>
            <w:tcW w:w="1993" w:type="dxa"/>
            <w:vAlign w:val="center"/>
            <w:tcPrChange w:id="395" w:author="Jonas Stage Sø" w:date="2025-03-17T15:54:00Z" w16du:dateUtc="2025-03-17T14:54:00Z">
              <w:tcPr>
                <w:tcW w:w="1993" w:type="dxa"/>
                <w:gridSpan w:val="2"/>
              </w:tcPr>
            </w:tcPrChange>
          </w:tcPr>
          <w:p w14:paraId="19748488" w14:textId="0C21182A" w:rsidR="00966DB2" w:rsidRPr="00AE04F7" w:rsidRDefault="00F42319" w:rsidP="00F42319">
            <w:pPr>
              <w:jc w:val="center"/>
              <w:rPr>
                <w:ins w:id="396" w:author="Jonas Stage Sø" w:date="2025-03-17T15:51:00Z" w16du:dateUtc="2025-03-17T14:51:00Z"/>
                <w:bCs/>
                <w:rPrChange w:id="397" w:author="Jonas Stage Sø" w:date="2025-03-17T15:54:00Z" w16du:dateUtc="2025-03-17T14:54:00Z">
                  <w:rPr>
                    <w:ins w:id="398" w:author="Jonas Stage Sø" w:date="2025-03-17T15:51:00Z" w16du:dateUtc="2025-03-17T14:51:00Z"/>
                    <w:bCs/>
                    <w:sz w:val="28"/>
                    <w:szCs w:val="28"/>
                  </w:rPr>
                </w:rPrChange>
              </w:rPr>
              <w:pPrChange w:id="399" w:author="Jonas Stage Sø" w:date="2025-03-17T15:54:00Z" w16du:dateUtc="2025-03-17T14:54:00Z">
                <w:pPr/>
              </w:pPrChange>
            </w:pPr>
            <w:ins w:id="400" w:author="Jonas Stage Sø" w:date="2025-03-17T15:53:00Z" w16du:dateUtc="2025-03-17T14:53:00Z">
              <w:r w:rsidRPr="00AE04F7">
                <w:rPr>
                  <w:bCs/>
                  <w:rPrChange w:id="401" w:author="Jonas Stage Sø" w:date="2025-03-17T15:54:00Z" w16du:dateUtc="2025-03-17T14:54:00Z">
                    <w:rPr>
                      <w:bCs/>
                      <w:sz w:val="28"/>
                      <w:szCs w:val="28"/>
                    </w:rPr>
                  </w:rPrChange>
                </w:rPr>
                <w:t>0.21</w:t>
              </w:r>
            </w:ins>
          </w:p>
        </w:tc>
      </w:tr>
      <w:tr w:rsidR="00966DB2" w:rsidRPr="00AE04F7" w14:paraId="6F30DC3D" w14:textId="77777777" w:rsidTr="00F42319">
        <w:trPr>
          <w:ins w:id="402" w:author="Jonas Stage Sø" w:date="2025-03-17T15:51:00Z" w16du:dateUtc="2025-03-17T14:51:00Z"/>
          <w:trPrChange w:id="403" w:author="Jonas Stage Sø" w:date="2025-03-17T15:54:00Z" w16du:dateUtc="2025-03-17T14:54:00Z">
            <w:trPr>
              <w:gridBefore w:val="1"/>
            </w:trPr>
          </w:trPrChange>
        </w:trPr>
        <w:tc>
          <w:tcPr>
            <w:tcW w:w="1992" w:type="dxa"/>
            <w:vAlign w:val="center"/>
            <w:tcPrChange w:id="404" w:author="Jonas Stage Sø" w:date="2025-03-17T15:54:00Z" w16du:dateUtc="2025-03-17T14:54:00Z">
              <w:tcPr>
                <w:tcW w:w="1992" w:type="dxa"/>
                <w:gridSpan w:val="2"/>
              </w:tcPr>
            </w:tcPrChange>
          </w:tcPr>
          <w:p w14:paraId="3699137B" w14:textId="1F0117D2" w:rsidR="00966DB2" w:rsidRPr="00AE04F7" w:rsidRDefault="00966DB2" w:rsidP="00F42319">
            <w:pPr>
              <w:jc w:val="center"/>
              <w:rPr>
                <w:ins w:id="405" w:author="Jonas Stage Sø" w:date="2025-03-17T15:51:00Z" w16du:dateUtc="2025-03-17T14:51:00Z"/>
                <w:bCs/>
                <w:rPrChange w:id="406" w:author="Jonas Stage Sø" w:date="2025-03-17T15:54:00Z" w16du:dateUtc="2025-03-17T14:54:00Z">
                  <w:rPr>
                    <w:ins w:id="407" w:author="Jonas Stage Sø" w:date="2025-03-17T15:51:00Z" w16du:dateUtc="2025-03-17T14:51:00Z"/>
                    <w:bCs/>
                    <w:sz w:val="28"/>
                    <w:szCs w:val="28"/>
                  </w:rPr>
                </w:rPrChange>
              </w:rPr>
              <w:pPrChange w:id="408" w:author="Jonas Stage Sø" w:date="2025-03-17T15:54:00Z" w16du:dateUtc="2025-03-17T14:54:00Z">
                <w:pPr/>
              </w:pPrChange>
            </w:pPr>
            <w:ins w:id="409" w:author="Jonas Stage Sø" w:date="2025-03-17T15:52:00Z" w16du:dateUtc="2025-03-17T14:52:00Z">
              <w:r w:rsidRPr="00AE04F7">
                <w:rPr>
                  <w:bCs/>
                  <w:rPrChange w:id="410" w:author="Jonas Stage Sø" w:date="2025-03-17T15:54:00Z" w16du:dateUtc="2025-03-17T14:54:00Z">
                    <w:rPr>
                      <w:bCs/>
                      <w:sz w:val="28"/>
                      <w:szCs w:val="28"/>
                    </w:rPr>
                  </w:rPrChange>
                </w:rPr>
                <w:t xml:space="preserve">Chlorophyll </w:t>
              </w:r>
              <w:r w:rsidRPr="00AE04F7">
                <w:rPr>
                  <w:bCs/>
                  <w:i/>
                  <w:iCs/>
                  <w:rPrChange w:id="411" w:author="Jonas Stage Sø" w:date="2025-03-17T15:54:00Z" w16du:dateUtc="2025-03-17T14:54:00Z">
                    <w:rPr>
                      <w:bCs/>
                      <w:sz w:val="28"/>
                      <w:szCs w:val="28"/>
                    </w:rPr>
                  </w:rPrChange>
                </w:rPr>
                <w:t>a</w:t>
              </w:r>
            </w:ins>
          </w:p>
        </w:tc>
        <w:tc>
          <w:tcPr>
            <w:tcW w:w="1992" w:type="dxa"/>
            <w:vMerge/>
            <w:vAlign w:val="center"/>
            <w:tcPrChange w:id="412" w:author="Jonas Stage Sø" w:date="2025-03-17T15:54:00Z" w16du:dateUtc="2025-03-17T14:54:00Z">
              <w:tcPr>
                <w:tcW w:w="1992" w:type="dxa"/>
                <w:gridSpan w:val="2"/>
                <w:vMerge/>
              </w:tcPr>
            </w:tcPrChange>
          </w:tcPr>
          <w:p w14:paraId="298D373E" w14:textId="77777777" w:rsidR="00966DB2" w:rsidRPr="00AE04F7" w:rsidRDefault="00966DB2" w:rsidP="00F42319">
            <w:pPr>
              <w:jc w:val="center"/>
              <w:rPr>
                <w:ins w:id="413" w:author="Jonas Stage Sø" w:date="2025-03-17T15:51:00Z" w16du:dateUtc="2025-03-17T14:51:00Z"/>
                <w:bCs/>
                <w:rPrChange w:id="414" w:author="Jonas Stage Sø" w:date="2025-03-17T15:54:00Z" w16du:dateUtc="2025-03-17T14:54:00Z">
                  <w:rPr>
                    <w:ins w:id="415" w:author="Jonas Stage Sø" w:date="2025-03-17T15:51:00Z" w16du:dateUtc="2025-03-17T14:51:00Z"/>
                    <w:bCs/>
                    <w:sz w:val="28"/>
                    <w:szCs w:val="28"/>
                  </w:rPr>
                </w:rPrChange>
              </w:rPr>
              <w:pPrChange w:id="416" w:author="Jonas Stage Sø" w:date="2025-03-17T15:54:00Z" w16du:dateUtc="2025-03-17T14:54:00Z">
                <w:pPr/>
              </w:pPrChange>
            </w:pPr>
          </w:p>
        </w:tc>
        <w:tc>
          <w:tcPr>
            <w:tcW w:w="1992" w:type="dxa"/>
            <w:vAlign w:val="center"/>
            <w:tcPrChange w:id="417" w:author="Jonas Stage Sø" w:date="2025-03-17T15:54:00Z" w16du:dateUtc="2025-03-17T14:54:00Z">
              <w:tcPr>
                <w:tcW w:w="1992" w:type="dxa"/>
                <w:gridSpan w:val="2"/>
              </w:tcPr>
            </w:tcPrChange>
          </w:tcPr>
          <w:p w14:paraId="298D0C08" w14:textId="72042AC2" w:rsidR="00966DB2" w:rsidRPr="00AE04F7" w:rsidRDefault="00F42319" w:rsidP="00F42319">
            <w:pPr>
              <w:jc w:val="center"/>
              <w:rPr>
                <w:ins w:id="418" w:author="Jonas Stage Sø" w:date="2025-03-17T15:51:00Z" w16du:dateUtc="2025-03-17T14:51:00Z"/>
                <w:bCs/>
                <w:rPrChange w:id="419" w:author="Jonas Stage Sø" w:date="2025-03-17T15:54:00Z" w16du:dateUtc="2025-03-17T14:54:00Z">
                  <w:rPr>
                    <w:ins w:id="420" w:author="Jonas Stage Sø" w:date="2025-03-17T15:51:00Z" w16du:dateUtc="2025-03-17T14:51:00Z"/>
                    <w:bCs/>
                    <w:sz w:val="28"/>
                    <w:szCs w:val="28"/>
                  </w:rPr>
                </w:rPrChange>
              </w:rPr>
              <w:pPrChange w:id="421" w:author="Jonas Stage Sø" w:date="2025-03-17T15:54:00Z" w16du:dateUtc="2025-03-17T14:54:00Z">
                <w:pPr/>
              </w:pPrChange>
            </w:pPr>
            <w:ins w:id="422" w:author="Jonas Stage Sø" w:date="2025-03-17T15:53:00Z" w16du:dateUtc="2025-03-17T14:53:00Z">
              <w:r w:rsidRPr="00AE04F7">
                <w:rPr>
                  <w:bCs/>
                  <w:rPrChange w:id="423" w:author="Jonas Stage Sø" w:date="2025-03-17T15:54:00Z" w16du:dateUtc="2025-03-17T14:54:00Z">
                    <w:rPr>
                      <w:bCs/>
                      <w:sz w:val="28"/>
                      <w:szCs w:val="28"/>
                    </w:rPr>
                  </w:rPrChange>
                </w:rPr>
                <w:t>60</w:t>
              </w:r>
            </w:ins>
          </w:p>
        </w:tc>
        <w:tc>
          <w:tcPr>
            <w:tcW w:w="1993" w:type="dxa"/>
            <w:vAlign w:val="center"/>
            <w:tcPrChange w:id="424" w:author="Jonas Stage Sø" w:date="2025-03-17T15:54:00Z" w16du:dateUtc="2025-03-17T14:54:00Z">
              <w:tcPr>
                <w:tcW w:w="1993" w:type="dxa"/>
                <w:gridSpan w:val="2"/>
              </w:tcPr>
            </w:tcPrChange>
          </w:tcPr>
          <w:p w14:paraId="231365D3" w14:textId="73D05FA0" w:rsidR="00966DB2" w:rsidRPr="00AE04F7" w:rsidRDefault="00F42319" w:rsidP="00F42319">
            <w:pPr>
              <w:jc w:val="center"/>
              <w:rPr>
                <w:ins w:id="425" w:author="Jonas Stage Sø" w:date="2025-03-17T15:51:00Z" w16du:dateUtc="2025-03-17T14:51:00Z"/>
                <w:bCs/>
                <w:rPrChange w:id="426" w:author="Jonas Stage Sø" w:date="2025-03-17T15:54:00Z" w16du:dateUtc="2025-03-17T14:54:00Z">
                  <w:rPr>
                    <w:ins w:id="427" w:author="Jonas Stage Sø" w:date="2025-03-17T15:51:00Z" w16du:dateUtc="2025-03-17T14:51:00Z"/>
                    <w:bCs/>
                    <w:sz w:val="28"/>
                    <w:szCs w:val="28"/>
                  </w:rPr>
                </w:rPrChange>
              </w:rPr>
              <w:pPrChange w:id="428" w:author="Jonas Stage Sø" w:date="2025-03-17T15:54:00Z" w16du:dateUtc="2025-03-17T14:54:00Z">
                <w:pPr/>
              </w:pPrChange>
            </w:pPr>
            <w:ins w:id="429" w:author="Jonas Stage Sø" w:date="2025-03-17T15:53:00Z" w16du:dateUtc="2025-03-17T14:53:00Z">
              <w:r w:rsidRPr="00AE04F7">
                <w:rPr>
                  <w:bCs/>
                  <w:rPrChange w:id="430" w:author="Jonas Stage Sø" w:date="2025-03-17T15:54:00Z" w16du:dateUtc="2025-03-17T14:54:00Z">
                    <w:rPr>
                      <w:bCs/>
                      <w:sz w:val="28"/>
                      <w:szCs w:val="28"/>
                    </w:rPr>
                  </w:rPrChange>
                </w:rPr>
                <w:t>16.7</w:t>
              </w:r>
            </w:ins>
          </w:p>
        </w:tc>
        <w:tc>
          <w:tcPr>
            <w:tcW w:w="1993" w:type="dxa"/>
            <w:vAlign w:val="center"/>
            <w:tcPrChange w:id="431" w:author="Jonas Stage Sø" w:date="2025-03-17T15:54:00Z" w16du:dateUtc="2025-03-17T14:54:00Z">
              <w:tcPr>
                <w:tcW w:w="1993" w:type="dxa"/>
                <w:gridSpan w:val="2"/>
              </w:tcPr>
            </w:tcPrChange>
          </w:tcPr>
          <w:p w14:paraId="3A361E1A" w14:textId="22ECC2AC" w:rsidR="00966DB2" w:rsidRPr="00AE04F7" w:rsidRDefault="00F42319" w:rsidP="00F42319">
            <w:pPr>
              <w:jc w:val="center"/>
              <w:rPr>
                <w:ins w:id="432" w:author="Jonas Stage Sø" w:date="2025-03-17T15:51:00Z" w16du:dateUtc="2025-03-17T14:51:00Z"/>
                <w:bCs/>
                <w:rPrChange w:id="433" w:author="Jonas Stage Sø" w:date="2025-03-17T15:54:00Z" w16du:dateUtc="2025-03-17T14:54:00Z">
                  <w:rPr>
                    <w:ins w:id="434" w:author="Jonas Stage Sø" w:date="2025-03-17T15:51:00Z" w16du:dateUtc="2025-03-17T14:51:00Z"/>
                    <w:bCs/>
                    <w:sz w:val="28"/>
                    <w:szCs w:val="28"/>
                  </w:rPr>
                </w:rPrChange>
              </w:rPr>
              <w:pPrChange w:id="435" w:author="Jonas Stage Sø" w:date="2025-03-17T15:54:00Z" w16du:dateUtc="2025-03-17T14:54:00Z">
                <w:pPr/>
              </w:pPrChange>
            </w:pPr>
            <w:ins w:id="436" w:author="Jonas Stage Sø" w:date="2025-03-17T15:53:00Z" w16du:dateUtc="2025-03-17T14:53:00Z">
              <w:r w:rsidRPr="00AE04F7">
                <w:rPr>
                  <w:bCs/>
                  <w:rPrChange w:id="437" w:author="Jonas Stage Sø" w:date="2025-03-17T15:54:00Z" w16du:dateUtc="2025-03-17T14:54:00Z">
                    <w:rPr>
                      <w:bCs/>
                      <w:sz w:val="28"/>
                      <w:szCs w:val="28"/>
                    </w:rPr>
                  </w:rPrChange>
                </w:rPr>
                <w:t>&lt;0.001</w:t>
              </w:r>
            </w:ins>
          </w:p>
        </w:tc>
        <w:tc>
          <w:tcPr>
            <w:tcW w:w="1993" w:type="dxa"/>
            <w:vAlign w:val="center"/>
            <w:tcPrChange w:id="438" w:author="Jonas Stage Sø" w:date="2025-03-17T15:54:00Z" w16du:dateUtc="2025-03-17T14:54:00Z">
              <w:tcPr>
                <w:tcW w:w="1993" w:type="dxa"/>
                <w:gridSpan w:val="2"/>
              </w:tcPr>
            </w:tcPrChange>
          </w:tcPr>
          <w:p w14:paraId="492DAC1A" w14:textId="14FB3FED" w:rsidR="00966DB2" w:rsidRPr="00AE04F7" w:rsidRDefault="00F42319" w:rsidP="00F42319">
            <w:pPr>
              <w:jc w:val="center"/>
              <w:rPr>
                <w:ins w:id="439" w:author="Jonas Stage Sø" w:date="2025-03-17T15:51:00Z" w16du:dateUtc="2025-03-17T14:51:00Z"/>
                <w:bCs/>
                <w:rPrChange w:id="440" w:author="Jonas Stage Sø" w:date="2025-03-17T15:54:00Z" w16du:dateUtc="2025-03-17T14:54:00Z">
                  <w:rPr>
                    <w:ins w:id="441" w:author="Jonas Stage Sø" w:date="2025-03-17T15:51:00Z" w16du:dateUtc="2025-03-17T14:51:00Z"/>
                    <w:bCs/>
                    <w:sz w:val="28"/>
                    <w:szCs w:val="28"/>
                  </w:rPr>
                </w:rPrChange>
              </w:rPr>
              <w:pPrChange w:id="442" w:author="Jonas Stage Sø" w:date="2025-03-17T15:54:00Z" w16du:dateUtc="2025-03-17T14:54:00Z">
                <w:pPr/>
              </w:pPrChange>
            </w:pPr>
            <w:ins w:id="443" w:author="Jonas Stage Sø" w:date="2025-03-17T15:53:00Z" w16du:dateUtc="2025-03-17T14:53:00Z">
              <w:r w:rsidRPr="00AE04F7">
                <w:rPr>
                  <w:bCs/>
                  <w:rPrChange w:id="444" w:author="Jonas Stage Sø" w:date="2025-03-17T15:54:00Z" w16du:dateUtc="2025-03-17T14:54:00Z">
                    <w:rPr>
                      <w:bCs/>
                      <w:sz w:val="28"/>
                      <w:szCs w:val="28"/>
                    </w:rPr>
                  </w:rPrChange>
                </w:rPr>
                <w:t>0.19</w:t>
              </w:r>
            </w:ins>
          </w:p>
        </w:tc>
      </w:tr>
    </w:tbl>
    <w:p w14:paraId="067F6B28" w14:textId="77777777" w:rsidR="00157B39" w:rsidRPr="00AE04F7" w:rsidRDefault="00157B39" w:rsidP="00BE6843">
      <w:pPr>
        <w:rPr>
          <w:ins w:id="445" w:author="Jonas Stage Sø" w:date="2025-03-17T15:51:00Z" w16du:dateUtc="2025-03-17T14:51:00Z"/>
          <w:bCs/>
          <w:sz w:val="24"/>
          <w:szCs w:val="24"/>
        </w:rPr>
      </w:pPr>
    </w:p>
    <w:p w14:paraId="10E16426" w14:textId="77777777" w:rsidR="00E40A31" w:rsidRPr="00AE04F7" w:rsidRDefault="00E40A31" w:rsidP="00BE6843">
      <w:pPr>
        <w:rPr>
          <w:bCs/>
          <w:sz w:val="24"/>
          <w:szCs w:val="24"/>
        </w:rPr>
      </w:pPr>
    </w:p>
    <w:p w14:paraId="1425A80D" w14:textId="75F71752" w:rsidR="00BE6843" w:rsidRPr="00AE04F7" w:rsidRDefault="00BE6843" w:rsidP="00BE6843">
      <w:pPr>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Fe:TP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BE6843" w:rsidRPr="00AE04F7" w14:paraId="03C8E2D3" w14:textId="77777777" w:rsidTr="00BE6843">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2600" w:type="dxa"/>
            <w:gridSpan w:val="2"/>
            <w:tcBorders>
              <w:top w:val="single" w:sz="4" w:space="0" w:color="auto"/>
              <w:left w:val="nil"/>
              <w:bottom w:val="nil"/>
              <w:right w:val="nil"/>
            </w:tcBorders>
            <w:noWrap/>
            <w:vAlign w:val="center"/>
            <w:hideMark/>
          </w:tcPr>
          <w:p w14:paraId="133365BC" w14:textId="162D66AB" w:rsidR="00BE6843" w:rsidRPr="00AE04F7" w:rsidRDefault="00BE6843" w:rsidP="00793B1E">
            <w:pPr>
              <w:spacing w:after="0" w:line="240" w:lineRule="auto"/>
              <w:jc w:val="center"/>
              <w:rPr>
                <w:rFonts w:ascii="Calibri" w:eastAsia="Times New Roman" w:hAnsi="Calibri" w:cs="Calibri"/>
                <w:b/>
                <w:bCs/>
                <w:color w:val="000000"/>
                <w:kern w:val="2"/>
                <w:sz w:val="24"/>
                <w:szCs w:val="24"/>
                <w:lang w:val="da-DK"/>
                <w14:ligatures w14:val="standardContextual"/>
              </w:rPr>
            </w:pPr>
            <w:r w:rsidRPr="00AE04F7">
              <w:rPr>
                <w:rFonts w:ascii="Calibri" w:eastAsia="Times New Roman" w:hAnsi="Calibri" w:cs="Calibri"/>
                <w:b/>
                <w:bCs/>
                <w:color w:val="000000"/>
                <w:kern w:val="2"/>
                <w:sz w:val="24"/>
                <w:szCs w:val="24"/>
                <w:lang w:val="da-DK"/>
                <w14:ligatures w14:val="standardContextual"/>
              </w:rPr>
              <w:t xml:space="preserve">Organic </w:t>
            </w:r>
            <w:r w:rsidR="00793B1E" w:rsidRPr="00AE04F7">
              <w:rPr>
                <w:rFonts w:ascii="Calibri" w:eastAsia="Times New Roman" w:hAnsi="Calibri" w:cs="Calibri"/>
                <w:b/>
                <w:bCs/>
                <w:color w:val="000000"/>
                <w:kern w:val="2"/>
                <w:sz w:val="24"/>
                <w:szCs w:val="24"/>
                <w:lang w:val="da-DK"/>
                <w14:ligatures w14:val="standardContextual"/>
              </w:rPr>
              <w:t>matter</w:t>
            </w:r>
          </w:p>
        </w:tc>
        <w:tc>
          <w:tcPr>
            <w:tcW w:w="2600" w:type="dxa"/>
            <w:gridSpan w:val="2"/>
            <w:tcBorders>
              <w:top w:val="single" w:sz="4" w:space="0" w:color="auto"/>
              <w:left w:val="nil"/>
              <w:bottom w:val="nil"/>
              <w:right w:val="nil"/>
            </w:tcBorders>
            <w:noWrap/>
            <w:vAlign w:val="center"/>
            <w:hideMark/>
          </w:tcPr>
          <w:p w14:paraId="35D2A87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1300" w:type="dxa"/>
            <w:tcBorders>
              <w:top w:val="single" w:sz="4" w:space="0" w:color="auto"/>
              <w:left w:val="nil"/>
              <w:bottom w:val="nil"/>
              <w:right w:val="nil"/>
            </w:tcBorders>
            <w:noWrap/>
            <w:vAlign w:val="center"/>
            <w:hideMark/>
          </w:tcPr>
          <w:p w14:paraId="0DAF1BC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Fe:TP ratio</w:t>
            </w:r>
          </w:p>
        </w:tc>
        <w:tc>
          <w:tcPr>
            <w:tcW w:w="1300" w:type="dxa"/>
            <w:tcBorders>
              <w:top w:val="single" w:sz="4" w:space="0" w:color="auto"/>
              <w:left w:val="nil"/>
              <w:bottom w:val="nil"/>
              <w:right w:val="nil"/>
            </w:tcBorders>
            <w:noWrap/>
            <w:vAlign w:val="center"/>
            <w:hideMark/>
          </w:tcPr>
          <w:p w14:paraId="11C9BF9F" w14:textId="77777777" w:rsidR="00BE6843" w:rsidRPr="00AE04F7" w:rsidRDefault="00BE6843">
            <w:pPr>
              <w:rPr>
                <w:rFonts w:ascii="Calibri" w:eastAsia="Times New Roman" w:hAnsi="Calibri" w:cs="Calibri"/>
                <w:b/>
                <w:bCs/>
                <w:color w:val="000000"/>
                <w:kern w:val="2"/>
                <w:sz w:val="24"/>
                <w:szCs w:val="24"/>
                <w14:ligatures w14:val="standardContextual"/>
              </w:rPr>
            </w:pPr>
          </w:p>
        </w:tc>
      </w:tr>
      <w:tr w:rsidR="00BE6843" w:rsidRPr="00AE04F7" w14:paraId="1D4E9B9D"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BE6843" w:rsidRPr="00AE04F7" w:rsidRDefault="00BE6843">
            <w:pPr>
              <w:spacing w:after="0" w:line="276" w:lineRule="auto"/>
              <w:rPr>
                <w:rFonts w:ascii="Calibri" w:eastAsia="Times New Roman" w:hAnsi="Calibri" w:cs="Calibri"/>
                <w:b/>
                <w:bCs/>
                <w:color w:val="000000"/>
                <w:kern w:val="2"/>
                <w:sz w:val="24"/>
                <w:szCs w:val="24"/>
                <w14:ligatures w14:val="standardContextual"/>
              </w:rPr>
            </w:pPr>
          </w:p>
        </w:tc>
        <w:tc>
          <w:tcPr>
            <w:tcW w:w="7800" w:type="dxa"/>
            <w:gridSpan w:val="6"/>
            <w:tcBorders>
              <w:top w:val="nil"/>
              <w:left w:val="nil"/>
              <w:bottom w:val="nil"/>
              <w:right w:val="nil"/>
            </w:tcBorders>
            <w:noWrap/>
            <w:vAlign w:val="center"/>
            <w:hideMark/>
          </w:tcPr>
          <w:p w14:paraId="72CB8C9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pPr>
              <w:spacing w:after="0" w:line="276"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lastRenderedPageBreak/>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659B809D" w14:textId="77777777" w:rsidR="00BE6843" w:rsidRPr="00AE04F7" w:rsidRDefault="00BE6843" w:rsidP="00BE6843">
      <w:pPr>
        <w:rPr>
          <w:bCs/>
          <w:sz w:val="24"/>
          <w:szCs w:val="24"/>
          <w:lang w:val="da-DK"/>
        </w:rPr>
      </w:pPr>
    </w:p>
    <w:p w14:paraId="19A1F5DB" w14:textId="77777777" w:rsidR="00BE6843" w:rsidRPr="00AE04F7" w:rsidRDefault="00BE6843" w:rsidP="00BE6843">
      <w:pPr>
        <w:rPr>
          <w:bCs/>
          <w:sz w:val="24"/>
          <w:szCs w:val="24"/>
          <w:lang w:val="da-DK"/>
        </w:rPr>
      </w:pPr>
    </w:p>
    <w:p w14:paraId="62D786AC" w14:textId="77777777" w:rsidR="006F7B93" w:rsidRPr="00AE04F7" w:rsidRDefault="006F7B93" w:rsidP="00BE6843">
      <w:pPr>
        <w:rPr>
          <w:bCs/>
          <w:sz w:val="24"/>
          <w:szCs w:val="24"/>
        </w:rPr>
      </w:pPr>
    </w:p>
    <w:p w14:paraId="6B7424DE" w14:textId="77777777" w:rsidR="006F7B93" w:rsidRPr="00AE04F7" w:rsidRDefault="006F7B93" w:rsidP="00BE6843">
      <w:pPr>
        <w:rPr>
          <w:bCs/>
          <w:sz w:val="24"/>
          <w:szCs w:val="24"/>
        </w:rPr>
      </w:pPr>
    </w:p>
    <w:p w14:paraId="4FEA16B9" w14:textId="77777777" w:rsidR="006F7B93" w:rsidRPr="00AE04F7" w:rsidRDefault="006F7B93" w:rsidP="00BE6843">
      <w:pPr>
        <w:rPr>
          <w:bCs/>
          <w:sz w:val="24"/>
          <w:szCs w:val="24"/>
        </w:rPr>
      </w:pPr>
    </w:p>
    <w:p w14:paraId="7D368208" w14:textId="77777777" w:rsidR="006F7B93" w:rsidRPr="00AE04F7" w:rsidRDefault="006F7B93" w:rsidP="00BE6843">
      <w:pPr>
        <w:rPr>
          <w:bCs/>
          <w:sz w:val="24"/>
          <w:szCs w:val="24"/>
        </w:rPr>
      </w:pPr>
    </w:p>
    <w:p w14:paraId="1632C144" w14:textId="77777777" w:rsidR="006F7B93" w:rsidRPr="00AE04F7" w:rsidRDefault="006F7B93" w:rsidP="00BE6843">
      <w:pPr>
        <w:rPr>
          <w:bCs/>
          <w:sz w:val="24"/>
          <w:szCs w:val="24"/>
        </w:rPr>
      </w:pPr>
    </w:p>
    <w:p w14:paraId="3CFABA3D" w14:textId="77777777" w:rsidR="006F7B93" w:rsidRPr="00AE04F7" w:rsidRDefault="006F7B93" w:rsidP="00BE6843">
      <w:pPr>
        <w:rPr>
          <w:bCs/>
          <w:sz w:val="24"/>
          <w:szCs w:val="24"/>
        </w:rPr>
      </w:pPr>
    </w:p>
    <w:p w14:paraId="761796C0" w14:textId="77777777" w:rsidR="006F7B93" w:rsidRPr="00AE04F7" w:rsidRDefault="006F7B93" w:rsidP="00BE6843">
      <w:pPr>
        <w:rPr>
          <w:bCs/>
          <w:sz w:val="24"/>
          <w:szCs w:val="24"/>
        </w:rPr>
      </w:pPr>
    </w:p>
    <w:p w14:paraId="35FEDA7F" w14:textId="77777777" w:rsidR="006F7B93" w:rsidRPr="00AE04F7" w:rsidRDefault="006F7B93" w:rsidP="00BE6843">
      <w:pPr>
        <w:rPr>
          <w:bCs/>
          <w:sz w:val="24"/>
          <w:szCs w:val="24"/>
        </w:rPr>
      </w:pPr>
    </w:p>
    <w:p w14:paraId="61527C59" w14:textId="77777777" w:rsidR="006F7B93" w:rsidRPr="00AE04F7" w:rsidRDefault="006F7B93" w:rsidP="00BE6843">
      <w:pPr>
        <w:rPr>
          <w:bCs/>
          <w:sz w:val="24"/>
          <w:szCs w:val="24"/>
        </w:rPr>
      </w:pPr>
    </w:p>
    <w:p w14:paraId="2F3BF9A6" w14:textId="77777777" w:rsidR="006F7B93" w:rsidRPr="00AE04F7" w:rsidRDefault="006F7B93" w:rsidP="00BE6843">
      <w:pPr>
        <w:rPr>
          <w:bCs/>
          <w:sz w:val="24"/>
          <w:szCs w:val="24"/>
        </w:rPr>
      </w:pPr>
    </w:p>
    <w:p w14:paraId="3623268B" w14:textId="77777777" w:rsidR="006F7B93" w:rsidRPr="00AE04F7" w:rsidRDefault="006F7B93" w:rsidP="00BE6843">
      <w:pPr>
        <w:rPr>
          <w:bCs/>
          <w:sz w:val="24"/>
          <w:szCs w:val="24"/>
        </w:rPr>
      </w:pPr>
    </w:p>
    <w:p w14:paraId="450A3E54" w14:textId="77777777" w:rsidR="006F7B93" w:rsidRPr="00AE04F7" w:rsidRDefault="006F7B93" w:rsidP="00BE6843">
      <w:pPr>
        <w:rPr>
          <w:bCs/>
          <w:sz w:val="24"/>
          <w:szCs w:val="24"/>
        </w:rPr>
      </w:pPr>
    </w:p>
    <w:p w14:paraId="3FE2DD14" w14:textId="77777777" w:rsidR="006F7B93" w:rsidRPr="00AE04F7" w:rsidRDefault="006F7B93" w:rsidP="00BE6843">
      <w:pPr>
        <w:rPr>
          <w:bCs/>
          <w:sz w:val="24"/>
          <w:szCs w:val="24"/>
        </w:rPr>
      </w:pPr>
    </w:p>
    <w:p w14:paraId="75619ED5" w14:textId="63F5E6E7" w:rsidR="00BE6843" w:rsidRPr="00AE04F7" w:rsidRDefault="00BE6843" w:rsidP="00BE6843">
      <w:pPr>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S</w:t>
      </w:r>
      <w:r w:rsidR="009C4E32" w:rsidRPr="00AE04F7">
        <w:rPr>
          <w:bCs/>
          <w:sz w:val="24"/>
          <w:szCs w:val="24"/>
        </w:rPr>
        <w:t>4</w:t>
      </w:r>
      <w:r w:rsidRPr="00AE04F7">
        <w:rPr>
          <w:bCs/>
          <w:sz w:val="24"/>
          <w:szCs w:val="24"/>
        </w:rPr>
        <w:t xml:space="preserve">. </w:t>
      </w:r>
      <w:r w:rsidR="00130CB7" w:rsidRPr="00AE04F7">
        <w:rPr>
          <w:bCs/>
          <w:sz w:val="24"/>
          <w:szCs w:val="24"/>
        </w:rPr>
        <w:t xml:space="preserve">Mean org </w:t>
      </w:r>
      <w:r w:rsidRPr="00AE04F7">
        <w:rPr>
          <w:bCs/>
          <w:sz w:val="24"/>
          <w:szCs w:val="24"/>
        </w:rPr>
        <w:t>C</w:t>
      </w:r>
      <w:r w:rsidR="006955E8" w:rsidRPr="00AE04F7">
        <w:rPr>
          <w:bCs/>
          <w:sz w:val="24"/>
          <w:szCs w:val="24"/>
        </w:rPr>
        <w:t>:</w:t>
      </w:r>
      <w:r w:rsidR="00130CB7" w:rsidRPr="00AE04F7">
        <w:rPr>
          <w:bCs/>
          <w:sz w:val="24"/>
          <w:szCs w:val="24"/>
        </w:rPr>
        <w:t xml:space="preserve"> </w:t>
      </w:r>
      <w:r w:rsidRPr="00AE04F7">
        <w:rPr>
          <w:bCs/>
          <w:sz w:val="24"/>
          <w:szCs w:val="24"/>
        </w:rPr>
        <w:t>N, N</w:t>
      </w:r>
      <w:r w:rsidR="006955E8" w:rsidRPr="00AE04F7">
        <w:rPr>
          <w:bCs/>
          <w:sz w:val="24"/>
          <w:szCs w:val="24"/>
        </w:rPr>
        <w:t>:</w:t>
      </w:r>
      <w:r w:rsidR="00130CB7" w:rsidRPr="00AE04F7">
        <w:rPr>
          <w:bCs/>
          <w:sz w:val="24"/>
          <w:szCs w:val="24"/>
        </w:rPr>
        <w:t xml:space="preserve"> </w:t>
      </w:r>
      <w:r w:rsidRPr="00AE04F7">
        <w:rPr>
          <w:bCs/>
          <w:sz w:val="24"/>
          <w:szCs w:val="24"/>
        </w:rPr>
        <w:t xml:space="preserve">P and </w:t>
      </w:r>
      <w:r w:rsidR="00130CB7" w:rsidRPr="00AE04F7">
        <w:rPr>
          <w:bCs/>
          <w:sz w:val="24"/>
          <w:szCs w:val="24"/>
        </w:rPr>
        <w:t xml:space="preserve">org </w:t>
      </w:r>
      <w:r w:rsidRPr="00AE04F7">
        <w:rPr>
          <w:bCs/>
          <w:sz w:val="24"/>
          <w:szCs w:val="24"/>
        </w:rPr>
        <w:t>C</w:t>
      </w:r>
      <w:r w:rsidR="006955E8" w:rsidRPr="00AE04F7">
        <w:rPr>
          <w:bCs/>
          <w:sz w:val="24"/>
          <w:szCs w:val="24"/>
        </w:rPr>
        <w:t>:</w:t>
      </w:r>
      <w:r w:rsidR="00130CB7" w:rsidRPr="00AE04F7">
        <w:rPr>
          <w:bCs/>
          <w:sz w:val="24"/>
          <w:szCs w:val="24"/>
        </w:rPr>
        <w:t xml:space="preserve"> </w:t>
      </w:r>
      <w:r w:rsidRPr="00AE04F7">
        <w:rPr>
          <w:bCs/>
          <w:sz w:val="24"/>
          <w:szCs w:val="24"/>
        </w:rPr>
        <w:t xml:space="preserve">P </w:t>
      </w:r>
      <w:r w:rsidR="006955E8" w:rsidRPr="00AE04F7">
        <w:rPr>
          <w:bCs/>
          <w:sz w:val="24"/>
          <w:szCs w:val="24"/>
        </w:rPr>
        <w:t>ratios with depth in sediments over the years. Mean values (SD in parenth</w:t>
      </w:r>
      <w:r w:rsidR="00F734AC" w:rsidRPr="00AE04F7">
        <w:rPr>
          <w:bCs/>
          <w:sz w:val="24"/>
          <w:szCs w:val="24"/>
        </w:rPr>
        <w:t>e</w:t>
      </w:r>
      <w:r w:rsidR="006955E8" w:rsidRPr="00AE04F7">
        <w:rPr>
          <w:bCs/>
          <w:sz w:val="24"/>
          <w:szCs w:val="24"/>
        </w:rPr>
        <w:t>ses).</w:t>
      </w:r>
      <w:r w:rsidR="00002BCF" w:rsidRPr="00AE04F7">
        <w:rPr>
          <w:bCs/>
          <w:sz w:val="24"/>
          <w:szCs w:val="24"/>
        </w:rPr>
        <w:t xml:space="preserve"> JONAS: Remove parentheses</w:t>
      </w:r>
    </w:p>
    <w:tbl>
      <w:tblPr>
        <w:tblW w:w="13183" w:type="dxa"/>
        <w:tblLook w:val="04A0" w:firstRow="1" w:lastRow="0" w:firstColumn="1" w:lastColumn="0" w:noHBand="0" w:noVBand="1"/>
      </w:tblPr>
      <w:tblGrid>
        <w:gridCol w:w="1719"/>
        <w:gridCol w:w="1219"/>
        <w:gridCol w:w="1104"/>
        <w:gridCol w:w="990"/>
        <w:gridCol w:w="1220"/>
        <w:gridCol w:w="1220"/>
        <w:gridCol w:w="1220"/>
        <w:gridCol w:w="983"/>
        <w:gridCol w:w="1335"/>
        <w:gridCol w:w="737"/>
        <w:gridCol w:w="737"/>
        <w:gridCol w:w="737"/>
        <w:gridCol w:w="737"/>
      </w:tblGrid>
      <w:tr w:rsidR="00BE6843" w:rsidRPr="00AE04F7" w14:paraId="2FC2B733" w14:textId="77777777" w:rsidTr="00BE6843">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3D174E23" w14:textId="77777777" w:rsidR="00BE6843" w:rsidRPr="00AE04F7" w:rsidRDefault="00BE6843">
            <w:pPr>
              <w:spacing w:after="0" w:line="24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Sediment depth</w:t>
            </w:r>
          </w:p>
        </w:tc>
        <w:tc>
          <w:tcPr>
            <w:tcW w:w="0" w:type="auto"/>
            <w:tcBorders>
              <w:top w:val="single" w:sz="4" w:space="0" w:color="auto"/>
              <w:left w:val="single" w:sz="4" w:space="0" w:color="auto"/>
              <w:bottom w:val="nil"/>
              <w:right w:val="nil"/>
            </w:tcBorders>
            <w:noWrap/>
            <w:vAlign w:val="center"/>
            <w:hideMark/>
          </w:tcPr>
          <w:p w14:paraId="421D58D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7AE574C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FBD3C1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29B679A6"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5865997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4CBE357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3816D786"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5F5704B9"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285D0D44"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14D2BE4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3DB4638"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E21BFA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4AE773E6" w14:textId="77777777" w:rsidTr="00BE6843">
        <w:trPr>
          <w:trHeight w:val="330"/>
        </w:trPr>
        <w:tc>
          <w:tcPr>
            <w:tcW w:w="0" w:type="auto"/>
            <w:vMerge/>
            <w:tcBorders>
              <w:top w:val="single" w:sz="4" w:space="0" w:color="auto"/>
              <w:left w:val="nil"/>
              <w:bottom w:val="single" w:sz="4" w:space="0" w:color="auto"/>
              <w:right w:val="single" w:sz="4" w:space="0" w:color="auto"/>
            </w:tcBorders>
            <w:vAlign w:val="center"/>
            <w:hideMark/>
          </w:tcPr>
          <w:p w14:paraId="5BFADC38" w14:textId="77777777" w:rsidR="00BE6843" w:rsidRPr="00AE04F7" w:rsidRDefault="00BE6843">
            <w:pPr>
              <w:spacing w:after="0" w:line="276" w:lineRule="auto"/>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41DF2F21" w14:textId="71F22F84" w:rsidR="00BE6843" w:rsidRPr="00AE04F7" w:rsidRDefault="00130CB7" w:rsidP="00130CB7">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xml:space="preserve">Org </w:t>
            </w:r>
            <w:r w:rsidR="00BE6843" w:rsidRPr="00AE04F7">
              <w:rPr>
                <w:rFonts w:ascii="Calibri" w:eastAsia="Times New Roman" w:hAnsi="Calibri" w:cs="Calibri"/>
                <w:b/>
                <w:bCs/>
                <w:color w:val="000000"/>
                <w:kern w:val="2"/>
                <w:sz w:val="24"/>
                <w:szCs w:val="24"/>
                <w14:ligatures w14:val="standardContextual"/>
              </w:rPr>
              <w:t>C</w:t>
            </w:r>
            <w:r w:rsidRPr="00AE04F7">
              <w:rPr>
                <w:rFonts w:ascii="Calibri" w:eastAsia="Times New Roman" w:hAnsi="Calibri" w:cs="Calibri"/>
                <w:b/>
                <w:bCs/>
                <w:color w:val="000000"/>
                <w:kern w:val="2"/>
                <w:sz w:val="24"/>
                <w:szCs w:val="24"/>
                <w14:ligatures w14:val="standardContextual"/>
              </w:rPr>
              <w:t xml:space="preserve"> : </w:t>
            </w:r>
            <w:r w:rsidR="00BE6843" w:rsidRPr="00AE04F7">
              <w:rPr>
                <w:rFonts w:ascii="Calibri" w:eastAsia="Times New Roman" w:hAnsi="Calibri" w:cs="Calibri"/>
                <w:b/>
                <w:bCs/>
                <w:color w:val="000000"/>
                <w:kern w:val="2"/>
                <w:sz w:val="24"/>
                <w:szCs w:val="24"/>
                <w14:ligatures w14:val="standardContextual"/>
              </w:rPr>
              <w:t>N</w:t>
            </w:r>
          </w:p>
        </w:tc>
        <w:tc>
          <w:tcPr>
            <w:tcW w:w="0" w:type="auto"/>
            <w:gridSpan w:val="2"/>
            <w:tcBorders>
              <w:top w:val="nil"/>
              <w:left w:val="single" w:sz="4" w:space="0" w:color="auto"/>
              <w:bottom w:val="single" w:sz="4" w:space="0" w:color="auto"/>
              <w:right w:val="single" w:sz="4" w:space="0" w:color="auto"/>
            </w:tcBorders>
            <w:noWrap/>
            <w:vAlign w:val="center"/>
            <w:hideMark/>
          </w:tcPr>
          <w:p w14:paraId="2A1FD636" w14:textId="239835A9" w:rsidR="00BE6843" w:rsidRPr="00AE04F7" w:rsidRDefault="00BE6843" w:rsidP="006955E8">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w:t>
            </w:r>
            <w:r w:rsidR="006955E8" w:rsidRPr="00AE04F7">
              <w:rPr>
                <w:rFonts w:ascii="Calibri" w:eastAsia="Times New Roman" w:hAnsi="Calibri" w:cs="Calibri"/>
                <w:b/>
                <w:bCs/>
                <w:color w:val="000000"/>
                <w:kern w:val="2"/>
                <w:sz w:val="24"/>
                <w:szCs w:val="24"/>
                <w14:ligatures w14:val="standardContextual"/>
              </w:rPr>
              <w:t>:</w:t>
            </w:r>
            <w:r w:rsidR="00130CB7" w:rsidRPr="00AE04F7">
              <w:rPr>
                <w:rFonts w:ascii="Calibri" w:eastAsia="Times New Roman" w:hAnsi="Calibri" w:cs="Calibri"/>
                <w:b/>
                <w:bCs/>
                <w:color w:val="000000"/>
                <w:kern w:val="2"/>
                <w:sz w:val="24"/>
                <w:szCs w:val="24"/>
                <w14:ligatures w14:val="standardContextual"/>
              </w:rPr>
              <w:t xml:space="preserve"> </w:t>
            </w:r>
            <w:r w:rsidRPr="00AE04F7">
              <w:rPr>
                <w:rFonts w:ascii="Calibri" w:eastAsia="Times New Roman" w:hAnsi="Calibri" w:cs="Calibri"/>
                <w:b/>
                <w:bCs/>
                <w:color w:val="000000"/>
                <w:kern w:val="2"/>
                <w:sz w:val="24"/>
                <w:szCs w:val="24"/>
                <w14:ligatures w14:val="standardContextual"/>
              </w:rPr>
              <w:t>P</w:t>
            </w:r>
          </w:p>
        </w:tc>
        <w:tc>
          <w:tcPr>
            <w:tcW w:w="0" w:type="auto"/>
            <w:gridSpan w:val="7"/>
            <w:tcBorders>
              <w:top w:val="nil"/>
              <w:left w:val="single" w:sz="4" w:space="0" w:color="auto"/>
              <w:bottom w:val="single" w:sz="4" w:space="0" w:color="auto"/>
              <w:right w:val="nil"/>
            </w:tcBorders>
            <w:noWrap/>
            <w:vAlign w:val="center"/>
            <w:hideMark/>
          </w:tcPr>
          <w:p w14:paraId="2269AB90" w14:textId="3552C2FA" w:rsidR="00BE6843" w:rsidRPr="00AE04F7" w:rsidRDefault="00130CB7" w:rsidP="006955E8">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xml:space="preserve">Org </w:t>
            </w:r>
            <w:r w:rsidR="00BE6843" w:rsidRPr="00AE04F7">
              <w:rPr>
                <w:rFonts w:ascii="Calibri" w:eastAsia="Times New Roman" w:hAnsi="Calibri" w:cs="Calibri"/>
                <w:b/>
                <w:bCs/>
                <w:color w:val="000000"/>
                <w:kern w:val="2"/>
                <w:sz w:val="24"/>
                <w:szCs w:val="24"/>
                <w14:ligatures w14:val="standardContextual"/>
              </w:rPr>
              <w:t>C</w:t>
            </w:r>
            <w:r w:rsidR="006955E8" w:rsidRPr="00AE04F7">
              <w:rPr>
                <w:rFonts w:ascii="Calibri" w:eastAsia="Times New Roman" w:hAnsi="Calibri" w:cs="Calibri"/>
                <w:b/>
                <w:bCs/>
                <w:color w:val="000000"/>
                <w:kern w:val="2"/>
                <w:sz w:val="24"/>
                <w:szCs w:val="24"/>
                <w14:ligatures w14:val="standardContextual"/>
              </w:rPr>
              <w:t>:</w:t>
            </w:r>
            <w:r w:rsidRPr="00AE04F7">
              <w:rPr>
                <w:rFonts w:ascii="Calibri" w:eastAsia="Times New Roman" w:hAnsi="Calibri" w:cs="Calibri"/>
                <w:b/>
                <w:bCs/>
                <w:color w:val="000000"/>
                <w:kern w:val="2"/>
                <w:sz w:val="24"/>
                <w:szCs w:val="24"/>
                <w14:ligatures w14:val="standardContextual"/>
              </w:rPr>
              <w:t xml:space="preserve"> </w:t>
            </w:r>
            <w:r w:rsidR="00BE6843" w:rsidRPr="00AE04F7">
              <w:rPr>
                <w:rFonts w:ascii="Calibri" w:eastAsia="Times New Roman" w:hAnsi="Calibri" w:cs="Calibri"/>
                <w:b/>
                <w:bCs/>
                <w:color w:val="000000"/>
                <w:kern w:val="2"/>
                <w:sz w:val="24"/>
                <w:szCs w:val="24"/>
                <w14:ligatures w14:val="standardContextual"/>
              </w:rPr>
              <w:t>P</w:t>
            </w:r>
          </w:p>
        </w:tc>
      </w:tr>
      <w:tr w:rsidR="00BE6843" w:rsidRPr="00AE04F7" w14:paraId="7F42E8CF" w14:textId="77777777" w:rsidTr="00BE6843">
        <w:trPr>
          <w:trHeight w:val="330"/>
        </w:trPr>
        <w:tc>
          <w:tcPr>
            <w:tcW w:w="0" w:type="auto"/>
            <w:tcBorders>
              <w:top w:val="single" w:sz="4" w:space="0" w:color="auto"/>
              <w:left w:val="nil"/>
              <w:bottom w:val="nil"/>
              <w:right w:val="single" w:sz="4" w:space="0" w:color="auto"/>
            </w:tcBorders>
            <w:noWrap/>
            <w:vAlign w:val="center"/>
            <w:hideMark/>
          </w:tcPr>
          <w:p w14:paraId="2C562E6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013FC658"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10.0 (0.65)</w:t>
            </w:r>
          </w:p>
        </w:tc>
        <w:tc>
          <w:tcPr>
            <w:tcW w:w="0" w:type="auto"/>
            <w:tcBorders>
              <w:top w:val="single" w:sz="4" w:space="0" w:color="auto"/>
              <w:left w:val="nil"/>
              <w:bottom w:val="nil"/>
              <w:right w:val="nil"/>
            </w:tcBorders>
            <w:noWrap/>
            <w:vAlign w:val="center"/>
            <w:hideMark/>
          </w:tcPr>
          <w:p w14:paraId="06A8E109"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8.1 (0.7)</w:t>
            </w:r>
          </w:p>
        </w:tc>
        <w:tc>
          <w:tcPr>
            <w:tcW w:w="0" w:type="auto"/>
            <w:tcBorders>
              <w:top w:val="single" w:sz="4" w:space="0" w:color="auto"/>
              <w:left w:val="nil"/>
              <w:bottom w:val="nil"/>
              <w:right w:val="single" w:sz="4" w:space="0" w:color="auto"/>
            </w:tcBorders>
            <w:noWrap/>
            <w:vAlign w:val="center"/>
            <w:hideMark/>
          </w:tcPr>
          <w:p w14:paraId="17CDB93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7.6 (0.4)</w:t>
            </w:r>
          </w:p>
        </w:tc>
        <w:tc>
          <w:tcPr>
            <w:tcW w:w="0" w:type="auto"/>
            <w:tcBorders>
              <w:top w:val="single" w:sz="4" w:space="0" w:color="auto"/>
              <w:left w:val="single" w:sz="4" w:space="0" w:color="auto"/>
              <w:bottom w:val="nil"/>
              <w:right w:val="nil"/>
            </w:tcBorders>
            <w:noWrap/>
            <w:vAlign w:val="center"/>
            <w:hideMark/>
          </w:tcPr>
          <w:p w14:paraId="4A463E2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7.83 (0.62)</w:t>
            </w:r>
          </w:p>
        </w:tc>
        <w:tc>
          <w:tcPr>
            <w:tcW w:w="0" w:type="auto"/>
            <w:tcBorders>
              <w:top w:val="single" w:sz="4" w:space="0" w:color="auto"/>
              <w:left w:val="nil"/>
              <w:bottom w:val="nil"/>
              <w:right w:val="single" w:sz="4" w:space="0" w:color="auto"/>
            </w:tcBorders>
            <w:noWrap/>
            <w:vAlign w:val="center"/>
            <w:hideMark/>
          </w:tcPr>
          <w:p w14:paraId="03CA9B2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12.1 (0.22)</w:t>
            </w:r>
          </w:p>
        </w:tc>
        <w:tc>
          <w:tcPr>
            <w:tcW w:w="0" w:type="auto"/>
            <w:tcBorders>
              <w:top w:val="single" w:sz="4" w:space="0" w:color="auto"/>
              <w:left w:val="single" w:sz="4" w:space="0" w:color="auto"/>
              <w:bottom w:val="nil"/>
              <w:right w:val="nil"/>
            </w:tcBorders>
            <w:noWrap/>
            <w:vAlign w:val="center"/>
            <w:hideMark/>
          </w:tcPr>
          <w:p w14:paraId="0EAF6D2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78.3 (1.59)</w:t>
            </w:r>
          </w:p>
        </w:tc>
        <w:tc>
          <w:tcPr>
            <w:tcW w:w="0" w:type="auto"/>
            <w:tcBorders>
              <w:top w:val="single" w:sz="4" w:space="0" w:color="auto"/>
              <w:left w:val="nil"/>
              <w:bottom w:val="nil"/>
              <w:right w:val="nil"/>
            </w:tcBorders>
            <w:noWrap/>
            <w:vAlign w:val="center"/>
            <w:hideMark/>
          </w:tcPr>
          <w:p w14:paraId="7AFA60C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83 (24)</w:t>
            </w:r>
          </w:p>
        </w:tc>
        <w:tc>
          <w:tcPr>
            <w:tcW w:w="0" w:type="auto"/>
            <w:tcBorders>
              <w:top w:val="single" w:sz="4" w:space="0" w:color="auto"/>
              <w:left w:val="nil"/>
              <w:bottom w:val="nil"/>
              <w:right w:val="nil"/>
            </w:tcBorders>
            <w:noWrap/>
            <w:vAlign w:val="center"/>
            <w:hideMark/>
          </w:tcPr>
          <w:p w14:paraId="725FB1A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98.0 (6.5)</w:t>
            </w:r>
          </w:p>
        </w:tc>
        <w:tc>
          <w:tcPr>
            <w:tcW w:w="0" w:type="auto"/>
            <w:tcBorders>
              <w:top w:val="single" w:sz="4" w:space="0" w:color="auto"/>
              <w:left w:val="nil"/>
              <w:bottom w:val="nil"/>
              <w:right w:val="nil"/>
            </w:tcBorders>
            <w:noWrap/>
            <w:vAlign w:val="center"/>
            <w:hideMark/>
          </w:tcPr>
          <w:p w14:paraId="5C2FE53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3479E8D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43E75DB9"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1E034A3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91.2</w:t>
            </w:r>
          </w:p>
        </w:tc>
      </w:tr>
      <w:tr w:rsidR="00BE6843" w:rsidRPr="00AE04F7" w14:paraId="501F4BBA" w14:textId="77777777" w:rsidTr="00BE6843">
        <w:trPr>
          <w:trHeight w:val="330"/>
        </w:trPr>
        <w:tc>
          <w:tcPr>
            <w:tcW w:w="0" w:type="auto"/>
            <w:tcBorders>
              <w:top w:val="nil"/>
              <w:left w:val="nil"/>
              <w:bottom w:val="nil"/>
              <w:right w:val="single" w:sz="4" w:space="0" w:color="auto"/>
            </w:tcBorders>
            <w:noWrap/>
            <w:vAlign w:val="center"/>
            <w:hideMark/>
          </w:tcPr>
          <w:p w14:paraId="44EA3C5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6918D7A6"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9.64 (0.41)</w:t>
            </w:r>
          </w:p>
        </w:tc>
        <w:tc>
          <w:tcPr>
            <w:tcW w:w="0" w:type="auto"/>
            <w:noWrap/>
            <w:vAlign w:val="center"/>
            <w:hideMark/>
          </w:tcPr>
          <w:p w14:paraId="7915EE8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7.4 (0.03)</w:t>
            </w:r>
          </w:p>
        </w:tc>
        <w:tc>
          <w:tcPr>
            <w:tcW w:w="0" w:type="auto"/>
            <w:tcBorders>
              <w:top w:val="nil"/>
              <w:left w:val="nil"/>
              <w:bottom w:val="nil"/>
              <w:right w:val="single" w:sz="4" w:space="0" w:color="auto"/>
            </w:tcBorders>
            <w:noWrap/>
            <w:vAlign w:val="center"/>
            <w:hideMark/>
          </w:tcPr>
          <w:p w14:paraId="596D324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7.3 (0.3)</w:t>
            </w:r>
          </w:p>
        </w:tc>
        <w:tc>
          <w:tcPr>
            <w:tcW w:w="0" w:type="auto"/>
            <w:tcBorders>
              <w:top w:val="nil"/>
              <w:left w:val="single" w:sz="4" w:space="0" w:color="auto"/>
              <w:bottom w:val="nil"/>
              <w:right w:val="nil"/>
            </w:tcBorders>
            <w:noWrap/>
            <w:vAlign w:val="center"/>
            <w:hideMark/>
          </w:tcPr>
          <w:p w14:paraId="4D2E70EF"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8.14 (0.48)</w:t>
            </w:r>
          </w:p>
        </w:tc>
        <w:tc>
          <w:tcPr>
            <w:tcW w:w="0" w:type="auto"/>
            <w:tcBorders>
              <w:top w:val="nil"/>
              <w:left w:val="nil"/>
              <w:bottom w:val="nil"/>
              <w:right w:val="single" w:sz="4" w:space="0" w:color="auto"/>
            </w:tcBorders>
            <w:noWrap/>
            <w:vAlign w:val="center"/>
            <w:hideMark/>
          </w:tcPr>
          <w:p w14:paraId="09AF61EF"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12.3 (0.79)</w:t>
            </w:r>
          </w:p>
        </w:tc>
        <w:tc>
          <w:tcPr>
            <w:tcW w:w="0" w:type="auto"/>
            <w:tcBorders>
              <w:top w:val="nil"/>
              <w:left w:val="single" w:sz="4" w:space="0" w:color="auto"/>
              <w:bottom w:val="nil"/>
              <w:right w:val="nil"/>
            </w:tcBorders>
            <w:noWrap/>
            <w:vAlign w:val="center"/>
            <w:hideMark/>
          </w:tcPr>
          <w:p w14:paraId="284CD0E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78.4 (1.52)</w:t>
            </w:r>
          </w:p>
        </w:tc>
        <w:tc>
          <w:tcPr>
            <w:tcW w:w="0" w:type="auto"/>
            <w:noWrap/>
            <w:vAlign w:val="center"/>
            <w:hideMark/>
          </w:tcPr>
          <w:p w14:paraId="25F65DBF"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98 (21)</w:t>
            </w:r>
          </w:p>
        </w:tc>
        <w:tc>
          <w:tcPr>
            <w:tcW w:w="0" w:type="auto"/>
            <w:noWrap/>
            <w:vAlign w:val="center"/>
            <w:hideMark/>
          </w:tcPr>
          <w:p w14:paraId="77773496"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94.5 (5.7)</w:t>
            </w:r>
          </w:p>
        </w:tc>
        <w:tc>
          <w:tcPr>
            <w:tcW w:w="0" w:type="auto"/>
            <w:noWrap/>
            <w:vAlign w:val="center"/>
            <w:hideMark/>
          </w:tcPr>
          <w:p w14:paraId="33295448"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111.7</w:t>
            </w:r>
          </w:p>
        </w:tc>
        <w:tc>
          <w:tcPr>
            <w:tcW w:w="0" w:type="auto"/>
            <w:noWrap/>
            <w:vAlign w:val="center"/>
            <w:hideMark/>
          </w:tcPr>
          <w:p w14:paraId="5393165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101.1</w:t>
            </w:r>
          </w:p>
        </w:tc>
        <w:tc>
          <w:tcPr>
            <w:tcW w:w="0" w:type="auto"/>
            <w:noWrap/>
            <w:vAlign w:val="center"/>
            <w:hideMark/>
          </w:tcPr>
          <w:p w14:paraId="4CCBD1D4"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95.8</w:t>
            </w:r>
          </w:p>
        </w:tc>
        <w:tc>
          <w:tcPr>
            <w:tcW w:w="0" w:type="auto"/>
            <w:noWrap/>
            <w:vAlign w:val="center"/>
            <w:hideMark/>
          </w:tcPr>
          <w:p w14:paraId="423D98E4"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100.9</w:t>
            </w:r>
          </w:p>
        </w:tc>
      </w:tr>
      <w:tr w:rsidR="00BE6843" w:rsidRPr="00AE04F7" w14:paraId="42954AFD" w14:textId="77777777" w:rsidTr="00BE6843">
        <w:trPr>
          <w:trHeight w:val="330"/>
        </w:trPr>
        <w:tc>
          <w:tcPr>
            <w:tcW w:w="0" w:type="auto"/>
            <w:tcBorders>
              <w:top w:val="nil"/>
              <w:left w:val="nil"/>
              <w:bottom w:val="nil"/>
              <w:right w:val="single" w:sz="4" w:space="0" w:color="auto"/>
            </w:tcBorders>
            <w:noWrap/>
            <w:vAlign w:val="center"/>
            <w:hideMark/>
          </w:tcPr>
          <w:p w14:paraId="5BA903C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E039228"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9.43 (1.05)</w:t>
            </w:r>
          </w:p>
        </w:tc>
        <w:tc>
          <w:tcPr>
            <w:tcW w:w="0" w:type="auto"/>
            <w:noWrap/>
            <w:vAlign w:val="center"/>
            <w:hideMark/>
          </w:tcPr>
          <w:p w14:paraId="6A0AFBB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7.5 (0.06)</w:t>
            </w:r>
          </w:p>
        </w:tc>
        <w:tc>
          <w:tcPr>
            <w:tcW w:w="0" w:type="auto"/>
            <w:tcBorders>
              <w:top w:val="nil"/>
              <w:left w:val="nil"/>
              <w:bottom w:val="nil"/>
              <w:right w:val="single" w:sz="4" w:space="0" w:color="auto"/>
            </w:tcBorders>
            <w:noWrap/>
            <w:vAlign w:val="center"/>
            <w:hideMark/>
          </w:tcPr>
          <w:p w14:paraId="4266BC8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7.2 (0.3)</w:t>
            </w:r>
          </w:p>
        </w:tc>
        <w:tc>
          <w:tcPr>
            <w:tcW w:w="0" w:type="auto"/>
            <w:tcBorders>
              <w:top w:val="nil"/>
              <w:left w:val="single" w:sz="4" w:space="0" w:color="auto"/>
              <w:bottom w:val="nil"/>
              <w:right w:val="nil"/>
            </w:tcBorders>
            <w:noWrap/>
            <w:vAlign w:val="center"/>
            <w:hideMark/>
          </w:tcPr>
          <w:p w14:paraId="7A5C1B6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9.18 (0.95)</w:t>
            </w:r>
          </w:p>
        </w:tc>
        <w:tc>
          <w:tcPr>
            <w:tcW w:w="0" w:type="auto"/>
            <w:tcBorders>
              <w:top w:val="nil"/>
              <w:left w:val="nil"/>
              <w:bottom w:val="nil"/>
              <w:right w:val="single" w:sz="4" w:space="0" w:color="auto"/>
            </w:tcBorders>
            <w:noWrap/>
            <w:vAlign w:val="center"/>
            <w:hideMark/>
          </w:tcPr>
          <w:p w14:paraId="3A932DE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12.9 (1.8)</w:t>
            </w:r>
          </w:p>
        </w:tc>
        <w:tc>
          <w:tcPr>
            <w:tcW w:w="0" w:type="auto"/>
            <w:tcBorders>
              <w:top w:val="nil"/>
              <w:left w:val="single" w:sz="4" w:space="0" w:color="auto"/>
              <w:bottom w:val="nil"/>
              <w:right w:val="nil"/>
            </w:tcBorders>
            <w:noWrap/>
            <w:vAlign w:val="center"/>
            <w:hideMark/>
          </w:tcPr>
          <w:p w14:paraId="3B54024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86.2 (4.8)</w:t>
            </w:r>
          </w:p>
        </w:tc>
        <w:tc>
          <w:tcPr>
            <w:tcW w:w="0" w:type="auto"/>
            <w:noWrap/>
            <w:vAlign w:val="center"/>
            <w:hideMark/>
          </w:tcPr>
          <w:p w14:paraId="20E7589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141 (8)</w:t>
            </w:r>
          </w:p>
        </w:tc>
        <w:tc>
          <w:tcPr>
            <w:tcW w:w="0" w:type="auto"/>
            <w:noWrap/>
            <w:vAlign w:val="center"/>
            <w:hideMark/>
          </w:tcPr>
          <w:p w14:paraId="663DB486"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94.3 (29.8)</w:t>
            </w:r>
          </w:p>
        </w:tc>
        <w:tc>
          <w:tcPr>
            <w:tcW w:w="0" w:type="auto"/>
            <w:noWrap/>
            <w:vAlign w:val="center"/>
            <w:hideMark/>
          </w:tcPr>
          <w:p w14:paraId="6843709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111.7</w:t>
            </w:r>
          </w:p>
        </w:tc>
        <w:tc>
          <w:tcPr>
            <w:tcW w:w="0" w:type="auto"/>
            <w:noWrap/>
            <w:vAlign w:val="center"/>
            <w:hideMark/>
          </w:tcPr>
          <w:p w14:paraId="7E423620"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104.5</w:t>
            </w:r>
          </w:p>
        </w:tc>
        <w:tc>
          <w:tcPr>
            <w:tcW w:w="0" w:type="auto"/>
            <w:noWrap/>
            <w:vAlign w:val="center"/>
            <w:hideMark/>
          </w:tcPr>
          <w:p w14:paraId="4D236674"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79.1</w:t>
            </w:r>
          </w:p>
        </w:tc>
        <w:tc>
          <w:tcPr>
            <w:tcW w:w="0" w:type="auto"/>
            <w:noWrap/>
            <w:vAlign w:val="center"/>
            <w:hideMark/>
          </w:tcPr>
          <w:p w14:paraId="621E61A8"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77.8</w:t>
            </w:r>
          </w:p>
        </w:tc>
      </w:tr>
      <w:tr w:rsidR="00BE6843" w:rsidRPr="00AE04F7" w14:paraId="0B9FB5D7" w14:textId="77777777" w:rsidTr="00BE6843">
        <w:trPr>
          <w:trHeight w:val="330"/>
        </w:trPr>
        <w:tc>
          <w:tcPr>
            <w:tcW w:w="0" w:type="auto"/>
            <w:tcBorders>
              <w:top w:val="nil"/>
              <w:left w:val="nil"/>
              <w:bottom w:val="nil"/>
              <w:right w:val="single" w:sz="4" w:space="0" w:color="auto"/>
            </w:tcBorders>
            <w:noWrap/>
            <w:vAlign w:val="center"/>
            <w:hideMark/>
          </w:tcPr>
          <w:p w14:paraId="746AA76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AA4C594"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8.06 (0.23)</w:t>
            </w:r>
          </w:p>
        </w:tc>
        <w:tc>
          <w:tcPr>
            <w:tcW w:w="0" w:type="auto"/>
            <w:noWrap/>
            <w:vAlign w:val="center"/>
            <w:hideMark/>
          </w:tcPr>
          <w:p w14:paraId="5E3C8A38"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7.4 (0.2)</w:t>
            </w:r>
          </w:p>
        </w:tc>
        <w:tc>
          <w:tcPr>
            <w:tcW w:w="0" w:type="auto"/>
            <w:tcBorders>
              <w:top w:val="nil"/>
              <w:left w:val="nil"/>
              <w:bottom w:val="nil"/>
              <w:right w:val="single" w:sz="4" w:space="0" w:color="auto"/>
            </w:tcBorders>
            <w:noWrap/>
            <w:vAlign w:val="center"/>
            <w:hideMark/>
          </w:tcPr>
          <w:p w14:paraId="538F5CCF"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7.7 (0.2)</w:t>
            </w:r>
          </w:p>
        </w:tc>
        <w:tc>
          <w:tcPr>
            <w:tcW w:w="0" w:type="auto"/>
            <w:tcBorders>
              <w:top w:val="nil"/>
              <w:left w:val="single" w:sz="4" w:space="0" w:color="auto"/>
              <w:bottom w:val="nil"/>
              <w:right w:val="nil"/>
            </w:tcBorders>
            <w:noWrap/>
            <w:vAlign w:val="center"/>
            <w:hideMark/>
          </w:tcPr>
          <w:p w14:paraId="3DE8629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10.5 (1.2)</w:t>
            </w:r>
          </w:p>
        </w:tc>
        <w:tc>
          <w:tcPr>
            <w:tcW w:w="0" w:type="auto"/>
            <w:tcBorders>
              <w:top w:val="nil"/>
              <w:left w:val="nil"/>
              <w:bottom w:val="nil"/>
              <w:right w:val="single" w:sz="4" w:space="0" w:color="auto"/>
            </w:tcBorders>
            <w:noWrap/>
            <w:vAlign w:val="center"/>
            <w:hideMark/>
          </w:tcPr>
          <w:p w14:paraId="171A27B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11.3 (0.77)</w:t>
            </w:r>
          </w:p>
        </w:tc>
        <w:tc>
          <w:tcPr>
            <w:tcW w:w="0" w:type="auto"/>
            <w:tcBorders>
              <w:top w:val="nil"/>
              <w:left w:val="single" w:sz="4" w:space="0" w:color="auto"/>
              <w:bottom w:val="nil"/>
              <w:right w:val="nil"/>
            </w:tcBorders>
            <w:noWrap/>
            <w:vAlign w:val="center"/>
            <w:hideMark/>
          </w:tcPr>
          <w:p w14:paraId="6171BB64"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93 (6)</w:t>
            </w:r>
          </w:p>
        </w:tc>
        <w:tc>
          <w:tcPr>
            <w:tcW w:w="0" w:type="auto"/>
            <w:noWrap/>
            <w:vAlign w:val="center"/>
            <w:hideMark/>
          </w:tcPr>
          <w:p w14:paraId="632EE276"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142 (6)</w:t>
            </w:r>
          </w:p>
        </w:tc>
        <w:tc>
          <w:tcPr>
            <w:tcW w:w="0" w:type="auto"/>
            <w:noWrap/>
            <w:vAlign w:val="center"/>
            <w:hideMark/>
          </w:tcPr>
          <w:p w14:paraId="18B2C1B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90.6 (4.6)</w:t>
            </w:r>
          </w:p>
        </w:tc>
        <w:tc>
          <w:tcPr>
            <w:tcW w:w="0" w:type="auto"/>
            <w:noWrap/>
            <w:vAlign w:val="center"/>
            <w:hideMark/>
          </w:tcPr>
          <w:p w14:paraId="1CBED5E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123.2</w:t>
            </w:r>
          </w:p>
        </w:tc>
        <w:tc>
          <w:tcPr>
            <w:tcW w:w="0" w:type="auto"/>
            <w:noWrap/>
            <w:vAlign w:val="center"/>
            <w:hideMark/>
          </w:tcPr>
          <w:p w14:paraId="60202CB8"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118.2</w:t>
            </w:r>
          </w:p>
        </w:tc>
        <w:tc>
          <w:tcPr>
            <w:tcW w:w="0" w:type="auto"/>
            <w:noWrap/>
            <w:vAlign w:val="center"/>
            <w:hideMark/>
          </w:tcPr>
          <w:p w14:paraId="4D60851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107.5</w:t>
            </w:r>
          </w:p>
        </w:tc>
        <w:tc>
          <w:tcPr>
            <w:tcW w:w="0" w:type="auto"/>
            <w:noWrap/>
            <w:vAlign w:val="center"/>
            <w:hideMark/>
          </w:tcPr>
          <w:p w14:paraId="0ADE423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82.3</w:t>
            </w:r>
          </w:p>
        </w:tc>
      </w:tr>
      <w:tr w:rsidR="00BE6843" w:rsidRPr="00AE04F7" w14:paraId="3C06BCA2" w14:textId="77777777" w:rsidTr="00BE6843">
        <w:trPr>
          <w:trHeight w:val="330"/>
        </w:trPr>
        <w:tc>
          <w:tcPr>
            <w:tcW w:w="0" w:type="auto"/>
            <w:tcBorders>
              <w:top w:val="nil"/>
              <w:left w:val="nil"/>
              <w:bottom w:val="nil"/>
              <w:right w:val="single" w:sz="4" w:space="0" w:color="auto"/>
            </w:tcBorders>
            <w:noWrap/>
            <w:vAlign w:val="center"/>
            <w:hideMark/>
          </w:tcPr>
          <w:p w14:paraId="090FBBDF" w14:textId="7D481211"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3BA7076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6.81 (0.51)</w:t>
            </w:r>
          </w:p>
        </w:tc>
        <w:tc>
          <w:tcPr>
            <w:tcW w:w="0" w:type="auto"/>
            <w:noWrap/>
            <w:vAlign w:val="center"/>
            <w:hideMark/>
          </w:tcPr>
          <w:p w14:paraId="11D4708F"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7.7 (0.2)</w:t>
            </w:r>
          </w:p>
        </w:tc>
        <w:tc>
          <w:tcPr>
            <w:tcW w:w="0" w:type="auto"/>
            <w:tcBorders>
              <w:top w:val="nil"/>
              <w:left w:val="nil"/>
              <w:bottom w:val="nil"/>
              <w:right w:val="single" w:sz="4" w:space="0" w:color="auto"/>
            </w:tcBorders>
            <w:noWrap/>
            <w:vAlign w:val="center"/>
            <w:hideMark/>
          </w:tcPr>
          <w:p w14:paraId="1DEEEBE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6.3 (0.5)</w:t>
            </w:r>
          </w:p>
        </w:tc>
        <w:tc>
          <w:tcPr>
            <w:tcW w:w="0" w:type="auto"/>
            <w:tcBorders>
              <w:top w:val="nil"/>
              <w:left w:val="single" w:sz="4" w:space="0" w:color="auto"/>
              <w:bottom w:val="nil"/>
              <w:right w:val="nil"/>
            </w:tcBorders>
            <w:noWrap/>
            <w:vAlign w:val="center"/>
            <w:hideMark/>
          </w:tcPr>
          <w:p w14:paraId="71DBC69D"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12.1 (1.4)</w:t>
            </w:r>
          </w:p>
        </w:tc>
        <w:tc>
          <w:tcPr>
            <w:tcW w:w="0" w:type="auto"/>
            <w:tcBorders>
              <w:top w:val="nil"/>
              <w:left w:val="nil"/>
              <w:bottom w:val="nil"/>
              <w:right w:val="single" w:sz="4" w:space="0" w:color="auto"/>
            </w:tcBorders>
            <w:noWrap/>
            <w:vAlign w:val="center"/>
            <w:hideMark/>
          </w:tcPr>
          <w:p w14:paraId="3C2D6F6B" w14:textId="77777777" w:rsidR="00A57FEA"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11.4 (1.1</w:t>
            </w:r>
          </w:p>
          <w:p w14:paraId="582ACBCC"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36CC6A59"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5E35CB1F"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2CCBC3D8"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46567790"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6DFCF3F0"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268BEB5B"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44B998F2"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2A33F3CB"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2F78519B"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59704BBA"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1BD32FB4"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3331B053" w14:textId="77777777" w:rsidR="00A57FEA" w:rsidRPr="00AE04F7" w:rsidRDefault="00A57FEA">
            <w:pPr>
              <w:spacing w:after="0" w:line="240" w:lineRule="auto"/>
              <w:jc w:val="center"/>
              <w:rPr>
                <w:rFonts w:ascii="Calibri" w:eastAsia="Times New Roman" w:hAnsi="Calibri" w:cs="Calibri"/>
                <w:b/>
                <w:bCs/>
                <w:color w:val="000000"/>
                <w:kern w:val="2"/>
                <w:sz w:val="24"/>
                <w:szCs w:val="24"/>
                <w14:ligatures w14:val="standardContextual"/>
              </w:rPr>
            </w:pPr>
          </w:p>
          <w:p w14:paraId="175F77DD" w14:textId="0FD9D79F"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w:t>
            </w:r>
          </w:p>
        </w:tc>
        <w:tc>
          <w:tcPr>
            <w:tcW w:w="0" w:type="auto"/>
            <w:tcBorders>
              <w:top w:val="nil"/>
              <w:left w:val="single" w:sz="4" w:space="0" w:color="auto"/>
              <w:bottom w:val="nil"/>
              <w:right w:val="nil"/>
            </w:tcBorders>
            <w:noWrap/>
            <w:vAlign w:val="center"/>
            <w:hideMark/>
          </w:tcPr>
          <w:p w14:paraId="4486127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107 (8)</w:t>
            </w:r>
          </w:p>
        </w:tc>
        <w:tc>
          <w:tcPr>
            <w:tcW w:w="0" w:type="auto"/>
            <w:noWrap/>
            <w:vAlign w:val="center"/>
            <w:hideMark/>
          </w:tcPr>
          <w:p w14:paraId="667EDCAE"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123 (5)</w:t>
            </w:r>
          </w:p>
        </w:tc>
        <w:tc>
          <w:tcPr>
            <w:tcW w:w="0" w:type="auto"/>
            <w:noWrap/>
            <w:vAlign w:val="center"/>
            <w:hideMark/>
          </w:tcPr>
          <w:p w14:paraId="2BE4F8A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76.3 (14.1)</w:t>
            </w:r>
          </w:p>
        </w:tc>
        <w:tc>
          <w:tcPr>
            <w:tcW w:w="0" w:type="auto"/>
            <w:noWrap/>
            <w:vAlign w:val="center"/>
            <w:hideMark/>
          </w:tcPr>
          <w:p w14:paraId="0A24A2D3"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143.1</w:t>
            </w:r>
          </w:p>
        </w:tc>
        <w:tc>
          <w:tcPr>
            <w:tcW w:w="0" w:type="auto"/>
            <w:noWrap/>
            <w:vAlign w:val="center"/>
            <w:hideMark/>
          </w:tcPr>
          <w:p w14:paraId="3A871EF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125.2</w:t>
            </w:r>
          </w:p>
        </w:tc>
        <w:tc>
          <w:tcPr>
            <w:tcW w:w="0" w:type="auto"/>
            <w:noWrap/>
            <w:vAlign w:val="center"/>
            <w:hideMark/>
          </w:tcPr>
          <w:p w14:paraId="6CBAD66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125.4</w:t>
            </w:r>
          </w:p>
        </w:tc>
        <w:tc>
          <w:tcPr>
            <w:tcW w:w="0" w:type="auto"/>
            <w:noWrap/>
            <w:vAlign w:val="center"/>
            <w:hideMark/>
          </w:tcPr>
          <w:p w14:paraId="56C0C30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137.9</w:t>
            </w:r>
          </w:p>
        </w:tc>
      </w:tr>
      <w:tr w:rsidR="00BE6843" w:rsidRPr="00AE04F7" w14:paraId="0B4896AD" w14:textId="77777777" w:rsidTr="00BE6843">
        <w:trPr>
          <w:trHeight w:val="330"/>
        </w:trPr>
        <w:tc>
          <w:tcPr>
            <w:tcW w:w="0" w:type="auto"/>
            <w:tcBorders>
              <w:top w:val="nil"/>
              <w:left w:val="nil"/>
              <w:bottom w:val="single" w:sz="4" w:space="0" w:color="auto"/>
              <w:right w:val="single" w:sz="4" w:space="0" w:color="auto"/>
            </w:tcBorders>
            <w:noWrap/>
            <w:vAlign w:val="center"/>
            <w:hideMark/>
          </w:tcPr>
          <w:p w14:paraId="697F6B91"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584E75E9"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8.18 (0.06)</w:t>
            </w:r>
          </w:p>
        </w:tc>
        <w:tc>
          <w:tcPr>
            <w:tcW w:w="0" w:type="auto"/>
            <w:tcBorders>
              <w:top w:val="nil"/>
              <w:left w:val="nil"/>
              <w:bottom w:val="single" w:sz="4" w:space="0" w:color="auto"/>
              <w:right w:val="nil"/>
            </w:tcBorders>
            <w:noWrap/>
            <w:vAlign w:val="center"/>
            <w:hideMark/>
          </w:tcPr>
          <w:p w14:paraId="550E5C7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7.9 (0.3)</w:t>
            </w:r>
          </w:p>
        </w:tc>
        <w:tc>
          <w:tcPr>
            <w:tcW w:w="0" w:type="auto"/>
            <w:tcBorders>
              <w:top w:val="nil"/>
              <w:left w:val="nil"/>
              <w:bottom w:val="single" w:sz="4" w:space="0" w:color="auto"/>
              <w:right w:val="single" w:sz="4" w:space="0" w:color="auto"/>
            </w:tcBorders>
            <w:noWrap/>
            <w:vAlign w:val="center"/>
            <w:hideMark/>
          </w:tcPr>
          <w:p w14:paraId="22FEF00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8.0 (0.2)</w:t>
            </w:r>
          </w:p>
        </w:tc>
        <w:tc>
          <w:tcPr>
            <w:tcW w:w="0" w:type="auto"/>
            <w:tcBorders>
              <w:top w:val="nil"/>
              <w:left w:val="single" w:sz="4" w:space="0" w:color="auto"/>
              <w:bottom w:val="single" w:sz="4" w:space="0" w:color="auto"/>
              <w:right w:val="nil"/>
            </w:tcBorders>
            <w:noWrap/>
            <w:vAlign w:val="center"/>
            <w:hideMark/>
          </w:tcPr>
          <w:p w14:paraId="294AA3A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16.0 (1.9)</w:t>
            </w:r>
          </w:p>
        </w:tc>
        <w:tc>
          <w:tcPr>
            <w:tcW w:w="0" w:type="auto"/>
            <w:tcBorders>
              <w:top w:val="nil"/>
              <w:left w:val="nil"/>
              <w:bottom w:val="single" w:sz="4" w:space="0" w:color="auto"/>
              <w:right w:val="single" w:sz="4" w:space="0" w:color="auto"/>
            </w:tcBorders>
            <w:noWrap/>
            <w:vAlign w:val="center"/>
            <w:hideMark/>
          </w:tcPr>
          <w:p w14:paraId="2F75A546"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13.1 (3.6)</w:t>
            </w:r>
          </w:p>
        </w:tc>
        <w:tc>
          <w:tcPr>
            <w:tcW w:w="0" w:type="auto"/>
            <w:tcBorders>
              <w:top w:val="nil"/>
              <w:left w:val="single" w:sz="4" w:space="0" w:color="auto"/>
              <w:bottom w:val="single" w:sz="4" w:space="0" w:color="auto"/>
              <w:right w:val="nil"/>
            </w:tcBorders>
            <w:noWrap/>
            <w:vAlign w:val="center"/>
            <w:hideMark/>
          </w:tcPr>
          <w:p w14:paraId="4F52333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138 (19)</w:t>
            </w:r>
          </w:p>
        </w:tc>
        <w:tc>
          <w:tcPr>
            <w:tcW w:w="0" w:type="auto"/>
            <w:tcBorders>
              <w:top w:val="nil"/>
              <w:left w:val="nil"/>
              <w:bottom w:val="single" w:sz="4" w:space="0" w:color="auto"/>
              <w:right w:val="nil"/>
            </w:tcBorders>
            <w:noWrap/>
            <w:vAlign w:val="center"/>
            <w:hideMark/>
          </w:tcPr>
          <w:p w14:paraId="1F83951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141 (38)</w:t>
            </w:r>
          </w:p>
        </w:tc>
        <w:tc>
          <w:tcPr>
            <w:tcW w:w="0" w:type="auto"/>
            <w:tcBorders>
              <w:top w:val="nil"/>
              <w:left w:val="nil"/>
              <w:bottom w:val="single" w:sz="4" w:space="0" w:color="auto"/>
              <w:right w:val="nil"/>
            </w:tcBorders>
            <w:noWrap/>
            <w:vAlign w:val="center"/>
            <w:hideMark/>
          </w:tcPr>
          <w:p w14:paraId="15FB00C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105.5 (18.8)</w:t>
            </w:r>
          </w:p>
        </w:tc>
        <w:tc>
          <w:tcPr>
            <w:tcW w:w="0" w:type="auto"/>
            <w:tcBorders>
              <w:top w:val="nil"/>
              <w:left w:val="nil"/>
              <w:bottom w:val="single" w:sz="4" w:space="0" w:color="auto"/>
              <w:right w:val="nil"/>
            </w:tcBorders>
            <w:noWrap/>
            <w:vAlign w:val="center"/>
            <w:hideMark/>
          </w:tcPr>
          <w:p w14:paraId="595983F8"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A28AB57"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6542182C"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33A63B95"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110.8</w:t>
            </w:r>
          </w:p>
        </w:tc>
      </w:tr>
    </w:tbl>
    <w:p w14:paraId="7AC932A0" w14:textId="77777777" w:rsidR="00BE6843" w:rsidRPr="00AE04F7" w:rsidRDefault="00BE6843" w:rsidP="00BE6843">
      <w:pPr>
        <w:rPr>
          <w:bCs/>
          <w:sz w:val="24"/>
          <w:szCs w:val="24"/>
          <w:lang w:val="da-DK"/>
        </w:rPr>
      </w:pPr>
    </w:p>
    <w:p w14:paraId="5D60157B" w14:textId="77777777" w:rsidR="00423D35" w:rsidRPr="00AE04F7" w:rsidRDefault="00423D35" w:rsidP="00BE6843">
      <w:pPr>
        <w:rPr>
          <w:ins w:id="446" w:author="Jonas Stage Sø" w:date="2025-03-17T15:51:00Z" w16du:dateUtc="2025-03-17T14:51:00Z"/>
          <w:bCs/>
          <w:sz w:val="24"/>
          <w:szCs w:val="24"/>
        </w:rPr>
      </w:pPr>
    </w:p>
    <w:p w14:paraId="057B8738" w14:textId="77777777" w:rsidR="00423D35" w:rsidRPr="00AE04F7" w:rsidRDefault="00423D35" w:rsidP="00BE6843">
      <w:pPr>
        <w:rPr>
          <w:ins w:id="447" w:author="Jonas Stage Sø" w:date="2025-03-17T15:51:00Z" w16du:dateUtc="2025-03-17T14:51:00Z"/>
          <w:bCs/>
          <w:sz w:val="24"/>
          <w:szCs w:val="24"/>
        </w:rPr>
      </w:pPr>
    </w:p>
    <w:p w14:paraId="68B91927" w14:textId="77777777" w:rsidR="00423D35" w:rsidRPr="00AE04F7" w:rsidRDefault="00423D35" w:rsidP="00BE6843">
      <w:pPr>
        <w:rPr>
          <w:ins w:id="448" w:author="Jonas Stage Sø" w:date="2025-03-17T15:51:00Z" w16du:dateUtc="2025-03-17T14:51:00Z"/>
          <w:bCs/>
          <w:sz w:val="24"/>
          <w:szCs w:val="24"/>
        </w:rPr>
      </w:pPr>
    </w:p>
    <w:p w14:paraId="78844F58" w14:textId="77777777" w:rsidR="00423D35" w:rsidRPr="00AE04F7" w:rsidRDefault="00423D35" w:rsidP="00BE6843">
      <w:pPr>
        <w:rPr>
          <w:ins w:id="449" w:author="Jonas Stage Sø" w:date="2025-03-17T15:51:00Z" w16du:dateUtc="2025-03-17T14:51:00Z"/>
          <w:bCs/>
          <w:sz w:val="24"/>
          <w:szCs w:val="24"/>
        </w:rPr>
      </w:pPr>
    </w:p>
    <w:p w14:paraId="13A824C8" w14:textId="1788DC9E" w:rsidR="00BE6843" w:rsidRPr="00AE04F7" w:rsidRDefault="00BE6843" w:rsidP="00BE6843">
      <w:pPr>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5</w:t>
      </w:r>
      <w:r w:rsidRPr="00AE04F7">
        <w:rPr>
          <w:bCs/>
          <w:sz w:val="24"/>
          <w:szCs w:val="24"/>
        </w:rPr>
        <w:t xml:space="preserve">. </w:t>
      </w:r>
      <w:r w:rsidR="006955E8" w:rsidRPr="00AE04F7">
        <w:rPr>
          <w:bCs/>
          <w:sz w:val="24"/>
          <w:szCs w:val="24"/>
        </w:rPr>
        <w:t xml:space="preserve">Phosphorus separation with depth in sediment according to its association with </w:t>
      </w:r>
      <w:r w:rsidR="00F734AC" w:rsidRPr="00AE04F7">
        <w:rPr>
          <w:bCs/>
          <w:sz w:val="24"/>
          <w:szCs w:val="24"/>
        </w:rPr>
        <w:t xml:space="preserve">different </w:t>
      </w:r>
      <w:r w:rsidR="006955E8" w:rsidRPr="00AE04F7">
        <w:rPr>
          <w:bCs/>
          <w:sz w:val="24"/>
          <w:szCs w:val="24"/>
        </w:rPr>
        <w:t xml:space="preserve">elements. </w:t>
      </w:r>
      <w:r w:rsidR="00F734AC" w:rsidRPr="00AE04F7">
        <w:rPr>
          <w:bCs/>
          <w:sz w:val="24"/>
          <w:szCs w:val="24"/>
        </w:rPr>
        <w:t xml:space="preserve">Ad: loosely adsorbed. P-residual: total P – all other categories. </w:t>
      </w:r>
    </w:p>
    <w:tbl>
      <w:tblPr>
        <w:tblW w:w="12907" w:type="dxa"/>
        <w:tblLook w:val="04A0" w:firstRow="1" w:lastRow="0" w:firstColumn="1" w:lastColumn="0" w:noHBand="0" w:noVBand="1"/>
      </w:tblPr>
      <w:tblGrid>
        <w:gridCol w:w="3197"/>
        <w:gridCol w:w="1942"/>
        <w:gridCol w:w="1942"/>
        <w:gridCol w:w="1942"/>
        <w:gridCol w:w="1942"/>
        <w:gridCol w:w="1942"/>
      </w:tblGrid>
      <w:tr w:rsidR="00BE6843" w:rsidRPr="00AE04F7" w14:paraId="11F0B5C6" w14:textId="77777777" w:rsidTr="00BE6843">
        <w:trPr>
          <w:trHeight w:val="332"/>
        </w:trPr>
        <w:tc>
          <w:tcPr>
            <w:tcW w:w="3197" w:type="dxa"/>
            <w:tcBorders>
              <w:top w:val="single" w:sz="4" w:space="0" w:color="auto"/>
              <w:left w:val="nil"/>
              <w:bottom w:val="single" w:sz="4" w:space="0" w:color="auto"/>
              <w:right w:val="nil"/>
            </w:tcBorders>
            <w:noWrap/>
            <w:vAlign w:val="center"/>
            <w:hideMark/>
          </w:tcPr>
          <w:p w14:paraId="3497BB7D" w14:textId="77777777" w:rsidR="00BE6843" w:rsidRPr="00AE04F7" w:rsidRDefault="00BE6843">
            <w:pPr>
              <w:spacing w:after="0" w:line="240" w:lineRule="auto"/>
              <w:jc w:val="center"/>
              <w:rPr>
                <w:rFonts w:ascii="Calibri" w:eastAsia="Times New Roman" w:hAnsi="Calibri" w:cs="Calibri"/>
                <w:kern w:val="2"/>
                <w:sz w:val="24"/>
                <w:szCs w:val="24"/>
                <w14:ligatures w14:val="standardContextual"/>
              </w:rPr>
            </w:pPr>
            <w:r w:rsidRPr="00AE04F7">
              <w:rPr>
                <w:rFonts w:ascii="Calibri" w:eastAsia="Times New Roman" w:hAnsi="Calibri" w:cs="Calibri"/>
                <w:kern w:val="2"/>
                <w:sz w:val="24"/>
                <w:szCs w:val="24"/>
                <w14:ligatures w14:val="standardContextual"/>
              </w:rPr>
              <w:t>Sediment depth</w:t>
            </w:r>
          </w:p>
        </w:tc>
        <w:tc>
          <w:tcPr>
            <w:tcW w:w="1942" w:type="dxa"/>
            <w:tcBorders>
              <w:top w:val="single" w:sz="4" w:space="0" w:color="auto"/>
              <w:left w:val="nil"/>
              <w:bottom w:val="single" w:sz="4" w:space="0" w:color="auto"/>
              <w:right w:val="nil"/>
            </w:tcBorders>
            <w:noWrap/>
            <w:vAlign w:val="center"/>
            <w:hideMark/>
          </w:tcPr>
          <w:p w14:paraId="3C00720B"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P-Fe+Ad</w:t>
            </w:r>
          </w:p>
        </w:tc>
        <w:tc>
          <w:tcPr>
            <w:tcW w:w="1942" w:type="dxa"/>
            <w:tcBorders>
              <w:top w:val="single" w:sz="4" w:space="0" w:color="auto"/>
              <w:left w:val="nil"/>
              <w:bottom w:val="single" w:sz="4" w:space="0" w:color="auto"/>
              <w:right w:val="nil"/>
            </w:tcBorders>
            <w:noWrap/>
            <w:vAlign w:val="center"/>
            <w:hideMark/>
          </w:tcPr>
          <w:p w14:paraId="7823DC58"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P-organic</w:t>
            </w:r>
          </w:p>
        </w:tc>
        <w:tc>
          <w:tcPr>
            <w:tcW w:w="1942" w:type="dxa"/>
            <w:tcBorders>
              <w:top w:val="single" w:sz="4" w:space="0" w:color="auto"/>
              <w:left w:val="nil"/>
              <w:bottom w:val="single" w:sz="4" w:space="0" w:color="auto"/>
              <w:right w:val="nil"/>
            </w:tcBorders>
            <w:noWrap/>
            <w:vAlign w:val="center"/>
            <w:hideMark/>
          </w:tcPr>
          <w:p w14:paraId="12C91FB2"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P-Ca</w:t>
            </w:r>
          </w:p>
        </w:tc>
        <w:tc>
          <w:tcPr>
            <w:tcW w:w="1942" w:type="dxa"/>
            <w:tcBorders>
              <w:top w:val="single" w:sz="4" w:space="0" w:color="auto"/>
              <w:left w:val="nil"/>
              <w:bottom w:val="single" w:sz="4" w:space="0" w:color="auto"/>
              <w:right w:val="nil"/>
            </w:tcBorders>
            <w:noWrap/>
            <w:vAlign w:val="center"/>
            <w:hideMark/>
          </w:tcPr>
          <w:p w14:paraId="48D1AFBA"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P-Al</w:t>
            </w:r>
          </w:p>
        </w:tc>
        <w:tc>
          <w:tcPr>
            <w:tcW w:w="1942" w:type="dxa"/>
            <w:tcBorders>
              <w:top w:val="single" w:sz="4" w:space="0" w:color="auto"/>
              <w:left w:val="nil"/>
              <w:bottom w:val="single" w:sz="4" w:space="0" w:color="auto"/>
              <w:right w:val="nil"/>
            </w:tcBorders>
            <w:noWrap/>
            <w:vAlign w:val="center"/>
            <w:hideMark/>
          </w:tcPr>
          <w:p w14:paraId="2F4F5806" w14:textId="77777777" w:rsidR="00BE6843" w:rsidRPr="00AE04F7" w:rsidRDefault="00BE6843">
            <w:pPr>
              <w:spacing w:after="0" w:line="24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 P-residual</w:t>
            </w:r>
          </w:p>
        </w:tc>
      </w:tr>
      <w:tr w:rsidR="00BE6843" w:rsidRPr="00AE04F7" w14:paraId="1F228D20" w14:textId="77777777" w:rsidTr="00BE6843">
        <w:trPr>
          <w:trHeight w:val="332"/>
        </w:trPr>
        <w:tc>
          <w:tcPr>
            <w:tcW w:w="3197" w:type="dxa"/>
            <w:tcBorders>
              <w:top w:val="single" w:sz="4" w:space="0" w:color="auto"/>
              <w:left w:val="nil"/>
              <w:bottom w:val="nil"/>
              <w:right w:val="nil"/>
            </w:tcBorders>
            <w:noWrap/>
            <w:vAlign w:val="center"/>
            <w:hideMark/>
          </w:tcPr>
          <w:p w14:paraId="5A7A2D5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p>
        </w:tc>
        <w:tc>
          <w:tcPr>
            <w:tcW w:w="1942" w:type="dxa"/>
            <w:tcBorders>
              <w:top w:val="single" w:sz="4" w:space="0" w:color="auto"/>
              <w:left w:val="nil"/>
              <w:bottom w:val="nil"/>
              <w:right w:val="nil"/>
            </w:tcBorders>
            <w:noWrap/>
            <w:vAlign w:val="center"/>
            <w:hideMark/>
          </w:tcPr>
          <w:p w14:paraId="1C2B5115"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24.39</w:t>
            </w:r>
          </w:p>
        </w:tc>
        <w:tc>
          <w:tcPr>
            <w:tcW w:w="1942" w:type="dxa"/>
            <w:tcBorders>
              <w:top w:val="single" w:sz="4" w:space="0" w:color="auto"/>
              <w:left w:val="nil"/>
              <w:bottom w:val="nil"/>
              <w:right w:val="nil"/>
            </w:tcBorders>
            <w:noWrap/>
            <w:vAlign w:val="center"/>
            <w:hideMark/>
          </w:tcPr>
          <w:p w14:paraId="44D2559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26.81</w:t>
            </w:r>
          </w:p>
        </w:tc>
        <w:tc>
          <w:tcPr>
            <w:tcW w:w="1942" w:type="dxa"/>
            <w:tcBorders>
              <w:top w:val="single" w:sz="4" w:space="0" w:color="auto"/>
              <w:left w:val="nil"/>
              <w:bottom w:val="nil"/>
              <w:right w:val="nil"/>
            </w:tcBorders>
            <w:noWrap/>
            <w:vAlign w:val="center"/>
            <w:hideMark/>
          </w:tcPr>
          <w:p w14:paraId="542B50B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35.40</w:t>
            </w:r>
          </w:p>
        </w:tc>
        <w:tc>
          <w:tcPr>
            <w:tcW w:w="1942" w:type="dxa"/>
            <w:tcBorders>
              <w:top w:val="single" w:sz="4" w:space="0" w:color="auto"/>
              <w:left w:val="nil"/>
              <w:bottom w:val="nil"/>
              <w:right w:val="nil"/>
            </w:tcBorders>
            <w:noWrap/>
            <w:vAlign w:val="center"/>
            <w:hideMark/>
          </w:tcPr>
          <w:p w14:paraId="1CC4267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942" w:type="dxa"/>
            <w:tcBorders>
              <w:top w:val="single" w:sz="4" w:space="0" w:color="auto"/>
              <w:left w:val="nil"/>
              <w:bottom w:val="nil"/>
              <w:right w:val="nil"/>
            </w:tcBorders>
            <w:noWrap/>
            <w:vAlign w:val="center"/>
            <w:hideMark/>
          </w:tcPr>
          <w:p w14:paraId="2C038C1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10.41</w:t>
            </w:r>
          </w:p>
        </w:tc>
      </w:tr>
      <w:tr w:rsidR="00BE6843" w:rsidRPr="00AE04F7" w14:paraId="5D2F7A94" w14:textId="77777777" w:rsidTr="00BE6843">
        <w:trPr>
          <w:trHeight w:val="332"/>
        </w:trPr>
        <w:tc>
          <w:tcPr>
            <w:tcW w:w="3197" w:type="dxa"/>
            <w:noWrap/>
            <w:vAlign w:val="center"/>
            <w:hideMark/>
          </w:tcPr>
          <w:p w14:paraId="0B8CC9A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2–5</w:t>
            </w:r>
          </w:p>
        </w:tc>
        <w:tc>
          <w:tcPr>
            <w:tcW w:w="1942" w:type="dxa"/>
            <w:noWrap/>
            <w:vAlign w:val="center"/>
            <w:hideMark/>
          </w:tcPr>
          <w:p w14:paraId="332030DB"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13.18</w:t>
            </w:r>
          </w:p>
        </w:tc>
        <w:tc>
          <w:tcPr>
            <w:tcW w:w="1942" w:type="dxa"/>
            <w:noWrap/>
            <w:vAlign w:val="center"/>
            <w:hideMark/>
          </w:tcPr>
          <w:p w14:paraId="74FF15B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30.26</w:t>
            </w:r>
          </w:p>
        </w:tc>
        <w:tc>
          <w:tcPr>
            <w:tcW w:w="1942" w:type="dxa"/>
            <w:noWrap/>
            <w:vAlign w:val="center"/>
            <w:hideMark/>
          </w:tcPr>
          <w:p w14:paraId="78F0738D"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38.80</w:t>
            </w:r>
          </w:p>
        </w:tc>
        <w:tc>
          <w:tcPr>
            <w:tcW w:w="1942" w:type="dxa"/>
            <w:noWrap/>
            <w:vAlign w:val="center"/>
            <w:hideMark/>
          </w:tcPr>
          <w:p w14:paraId="3B8DEE6B"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3.10</w:t>
            </w:r>
          </w:p>
        </w:tc>
        <w:tc>
          <w:tcPr>
            <w:tcW w:w="1942" w:type="dxa"/>
            <w:noWrap/>
            <w:vAlign w:val="center"/>
            <w:hideMark/>
          </w:tcPr>
          <w:p w14:paraId="4F0064F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14.65</w:t>
            </w:r>
          </w:p>
        </w:tc>
      </w:tr>
      <w:tr w:rsidR="00BE6843" w:rsidRPr="00AE04F7" w14:paraId="5D8144C0" w14:textId="77777777" w:rsidTr="00BE6843">
        <w:trPr>
          <w:trHeight w:val="332"/>
        </w:trPr>
        <w:tc>
          <w:tcPr>
            <w:tcW w:w="3197" w:type="dxa"/>
            <w:noWrap/>
            <w:vAlign w:val="center"/>
            <w:hideMark/>
          </w:tcPr>
          <w:p w14:paraId="017E67D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5–10</w:t>
            </w:r>
          </w:p>
        </w:tc>
        <w:tc>
          <w:tcPr>
            <w:tcW w:w="1942" w:type="dxa"/>
            <w:noWrap/>
            <w:vAlign w:val="center"/>
            <w:hideMark/>
          </w:tcPr>
          <w:p w14:paraId="6962886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15.39</w:t>
            </w:r>
          </w:p>
        </w:tc>
        <w:tc>
          <w:tcPr>
            <w:tcW w:w="1942" w:type="dxa"/>
            <w:noWrap/>
            <w:vAlign w:val="center"/>
            <w:hideMark/>
          </w:tcPr>
          <w:p w14:paraId="0417EDC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30.44</w:t>
            </w:r>
          </w:p>
        </w:tc>
        <w:tc>
          <w:tcPr>
            <w:tcW w:w="1942" w:type="dxa"/>
            <w:noWrap/>
            <w:vAlign w:val="center"/>
            <w:hideMark/>
          </w:tcPr>
          <w:p w14:paraId="250AA59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37.90</w:t>
            </w:r>
          </w:p>
        </w:tc>
        <w:tc>
          <w:tcPr>
            <w:tcW w:w="1942" w:type="dxa"/>
            <w:noWrap/>
            <w:vAlign w:val="center"/>
            <w:hideMark/>
          </w:tcPr>
          <w:p w14:paraId="24807791"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1.00</w:t>
            </w:r>
          </w:p>
        </w:tc>
        <w:tc>
          <w:tcPr>
            <w:tcW w:w="1942" w:type="dxa"/>
            <w:noWrap/>
            <w:vAlign w:val="center"/>
            <w:hideMark/>
          </w:tcPr>
          <w:p w14:paraId="6F77AEF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15.27</w:t>
            </w:r>
          </w:p>
        </w:tc>
      </w:tr>
      <w:tr w:rsidR="00BE6843" w:rsidRPr="00AE04F7" w14:paraId="72E2122E" w14:textId="77777777" w:rsidTr="00BE6843">
        <w:trPr>
          <w:trHeight w:val="332"/>
        </w:trPr>
        <w:tc>
          <w:tcPr>
            <w:tcW w:w="3197" w:type="dxa"/>
            <w:noWrap/>
            <w:vAlign w:val="center"/>
            <w:hideMark/>
          </w:tcPr>
          <w:p w14:paraId="43376AF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10–20</w:t>
            </w:r>
          </w:p>
        </w:tc>
        <w:tc>
          <w:tcPr>
            <w:tcW w:w="1942" w:type="dxa"/>
            <w:noWrap/>
            <w:vAlign w:val="center"/>
            <w:hideMark/>
          </w:tcPr>
          <w:p w14:paraId="400F712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12.85</w:t>
            </w:r>
          </w:p>
        </w:tc>
        <w:tc>
          <w:tcPr>
            <w:tcW w:w="1942" w:type="dxa"/>
            <w:noWrap/>
            <w:vAlign w:val="center"/>
            <w:hideMark/>
          </w:tcPr>
          <w:p w14:paraId="2B75B752"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35.18</w:t>
            </w:r>
          </w:p>
        </w:tc>
        <w:tc>
          <w:tcPr>
            <w:tcW w:w="1942" w:type="dxa"/>
            <w:noWrap/>
            <w:vAlign w:val="center"/>
            <w:hideMark/>
          </w:tcPr>
          <w:p w14:paraId="5E0694D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30.90</w:t>
            </w:r>
          </w:p>
        </w:tc>
        <w:tc>
          <w:tcPr>
            <w:tcW w:w="1942" w:type="dxa"/>
            <w:noWrap/>
            <w:vAlign w:val="center"/>
            <w:hideMark/>
          </w:tcPr>
          <w:p w14:paraId="3D87C91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2.80</w:t>
            </w:r>
          </w:p>
        </w:tc>
        <w:tc>
          <w:tcPr>
            <w:tcW w:w="1942" w:type="dxa"/>
            <w:noWrap/>
            <w:vAlign w:val="center"/>
            <w:hideMark/>
          </w:tcPr>
          <w:p w14:paraId="1D3AC69C"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18.27</w:t>
            </w:r>
          </w:p>
        </w:tc>
      </w:tr>
      <w:tr w:rsidR="00BE6843" w:rsidRPr="00AE04F7" w14:paraId="621DAC5D" w14:textId="77777777" w:rsidTr="00BE6843">
        <w:trPr>
          <w:trHeight w:val="332"/>
        </w:trPr>
        <w:tc>
          <w:tcPr>
            <w:tcW w:w="3197" w:type="dxa"/>
            <w:noWrap/>
            <w:vAlign w:val="center"/>
            <w:hideMark/>
          </w:tcPr>
          <w:p w14:paraId="65E061CC"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20–30</w:t>
            </w:r>
          </w:p>
        </w:tc>
        <w:tc>
          <w:tcPr>
            <w:tcW w:w="1942" w:type="dxa"/>
            <w:noWrap/>
            <w:vAlign w:val="center"/>
            <w:hideMark/>
          </w:tcPr>
          <w:p w14:paraId="6C14CF4F"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13.35</w:t>
            </w:r>
          </w:p>
        </w:tc>
        <w:tc>
          <w:tcPr>
            <w:tcW w:w="1942" w:type="dxa"/>
            <w:noWrap/>
            <w:vAlign w:val="center"/>
            <w:hideMark/>
          </w:tcPr>
          <w:p w14:paraId="756201BB"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28.52</w:t>
            </w:r>
          </w:p>
        </w:tc>
        <w:tc>
          <w:tcPr>
            <w:tcW w:w="1942" w:type="dxa"/>
            <w:noWrap/>
            <w:vAlign w:val="center"/>
            <w:hideMark/>
          </w:tcPr>
          <w:p w14:paraId="4BE962D6"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35.80</w:t>
            </w:r>
          </w:p>
        </w:tc>
        <w:tc>
          <w:tcPr>
            <w:tcW w:w="1942" w:type="dxa"/>
            <w:noWrap/>
            <w:vAlign w:val="center"/>
            <w:hideMark/>
          </w:tcPr>
          <w:p w14:paraId="538187F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5.40</w:t>
            </w:r>
          </w:p>
        </w:tc>
        <w:tc>
          <w:tcPr>
            <w:tcW w:w="1942" w:type="dxa"/>
            <w:noWrap/>
            <w:vAlign w:val="center"/>
            <w:hideMark/>
          </w:tcPr>
          <w:p w14:paraId="2B4A72AA"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16.93</w:t>
            </w:r>
          </w:p>
        </w:tc>
      </w:tr>
      <w:tr w:rsidR="00BE6843" w:rsidRPr="00AE04F7" w14:paraId="5F93FF88" w14:textId="77777777" w:rsidTr="00BE6843">
        <w:trPr>
          <w:trHeight w:val="332"/>
        </w:trPr>
        <w:tc>
          <w:tcPr>
            <w:tcW w:w="3197" w:type="dxa"/>
            <w:tcBorders>
              <w:top w:val="nil"/>
              <w:left w:val="nil"/>
              <w:bottom w:val="single" w:sz="4" w:space="0" w:color="auto"/>
              <w:right w:val="nil"/>
            </w:tcBorders>
            <w:noWrap/>
            <w:vAlign w:val="center"/>
            <w:hideMark/>
          </w:tcPr>
          <w:p w14:paraId="276A4600"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30–40</w:t>
            </w:r>
          </w:p>
        </w:tc>
        <w:tc>
          <w:tcPr>
            <w:tcW w:w="1942" w:type="dxa"/>
            <w:tcBorders>
              <w:top w:val="nil"/>
              <w:left w:val="nil"/>
              <w:bottom w:val="single" w:sz="4" w:space="0" w:color="auto"/>
              <w:right w:val="nil"/>
            </w:tcBorders>
            <w:noWrap/>
            <w:vAlign w:val="center"/>
            <w:hideMark/>
          </w:tcPr>
          <w:p w14:paraId="330C3C27"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w:t>
            </w:r>
          </w:p>
        </w:tc>
        <w:tc>
          <w:tcPr>
            <w:tcW w:w="1942" w:type="dxa"/>
            <w:tcBorders>
              <w:top w:val="nil"/>
              <w:left w:val="nil"/>
              <w:bottom w:val="single" w:sz="4" w:space="0" w:color="auto"/>
              <w:right w:val="nil"/>
            </w:tcBorders>
            <w:noWrap/>
            <w:vAlign w:val="center"/>
            <w:hideMark/>
          </w:tcPr>
          <w:p w14:paraId="776C68F3"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37.14</w:t>
            </w:r>
          </w:p>
        </w:tc>
        <w:tc>
          <w:tcPr>
            <w:tcW w:w="1942" w:type="dxa"/>
            <w:tcBorders>
              <w:top w:val="nil"/>
              <w:left w:val="nil"/>
              <w:bottom w:val="single" w:sz="4" w:space="0" w:color="auto"/>
              <w:right w:val="nil"/>
            </w:tcBorders>
            <w:noWrap/>
            <w:vAlign w:val="center"/>
            <w:hideMark/>
          </w:tcPr>
          <w:p w14:paraId="150328B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30.50</w:t>
            </w:r>
          </w:p>
        </w:tc>
        <w:tc>
          <w:tcPr>
            <w:tcW w:w="1942" w:type="dxa"/>
            <w:tcBorders>
              <w:top w:val="nil"/>
              <w:left w:val="nil"/>
              <w:bottom w:val="single" w:sz="4" w:space="0" w:color="auto"/>
              <w:right w:val="nil"/>
            </w:tcBorders>
            <w:noWrap/>
            <w:vAlign w:val="center"/>
            <w:hideMark/>
          </w:tcPr>
          <w:p w14:paraId="353EBB3E"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1.30</w:t>
            </w:r>
          </w:p>
        </w:tc>
        <w:tc>
          <w:tcPr>
            <w:tcW w:w="1942" w:type="dxa"/>
            <w:tcBorders>
              <w:top w:val="nil"/>
              <w:left w:val="nil"/>
              <w:bottom w:val="single" w:sz="4" w:space="0" w:color="auto"/>
              <w:right w:val="nil"/>
            </w:tcBorders>
            <w:noWrap/>
            <w:vAlign w:val="center"/>
            <w:hideMark/>
          </w:tcPr>
          <w:p w14:paraId="42A21888" w14:textId="77777777" w:rsidR="00BE6843" w:rsidRPr="00AE04F7" w:rsidRDefault="00BE6843">
            <w:pPr>
              <w:spacing w:after="0" w:line="24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18.55</w:t>
            </w:r>
          </w:p>
        </w:tc>
      </w:tr>
    </w:tbl>
    <w:p w14:paraId="3E04BB5F" w14:textId="77777777" w:rsidR="00BE6843" w:rsidRPr="00AE04F7" w:rsidRDefault="00BE6843" w:rsidP="00E069F4">
      <w:pPr>
        <w:rPr>
          <w:sz w:val="24"/>
          <w:szCs w:val="24"/>
        </w:rPr>
      </w:pPr>
    </w:p>
    <w:p w14:paraId="604F2440" w14:textId="77777777" w:rsidR="00423D35" w:rsidRPr="00AE04F7" w:rsidRDefault="00423D35" w:rsidP="00993A32">
      <w:pPr>
        <w:rPr>
          <w:ins w:id="450" w:author="Jonas Stage Sø" w:date="2025-03-17T15:51:00Z" w16du:dateUtc="2025-03-17T14:51:00Z"/>
          <w:sz w:val="24"/>
          <w:szCs w:val="24"/>
        </w:rPr>
        <w:sectPr w:rsidR="00423D35" w:rsidRPr="00AE04F7" w:rsidSect="00423D35">
          <w:pgSz w:w="16838" w:h="11906" w:orient="landscape"/>
          <w:pgMar w:top="1440" w:right="1440" w:bottom="1440" w:left="1440" w:header="708" w:footer="708" w:gutter="0"/>
          <w:cols w:space="708"/>
          <w:docGrid w:linePitch="360"/>
          <w:sectPrChange w:id="451" w:author="Jonas Stage Sø" w:date="2025-03-17T15:51:00Z" w16du:dateUtc="2025-03-17T14:51:00Z">
            <w:sectPr w:rsidR="00423D35" w:rsidRPr="00AE04F7" w:rsidSect="00423D35">
              <w:pgSz w:w="11906" w:h="16838" w:orient="portrait"/>
              <w:pgMar w:top="1440" w:right="1440" w:bottom="1440" w:left="1440" w:header="708" w:footer="708" w:gutter="0"/>
            </w:sectPr>
          </w:sectPrChange>
        </w:sectPr>
      </w:pPr>
    </w:p>
    <w:p w14:paraId="2E9EF7FF" w14:textId="77777777" w:rsidR="00BE6843" w:rsidRPr="00AE04F7" w:rsidDel="00423D35" w:rsidRDefault="00BE6843" w:rsidP="00E069F4">
      <w:pPr>
        <w:rPr>
          <w:del w:id="452" w:author="Jonas Stage Sø" w:date="2025-03-17T15:50:00Z" w16du:dateUtc="2025-03-17T14:50:00Z"/>
          <w:sz w:val="24"/>
          <w:szCs w:val="24"/>
        </w:rPr>
      </w:pPr>
    </w:p>
    <w:p w14:paraId="507081EA" w14:textId="77777777" w:rsidR="00BE6843" w:rsidRPr="00AE04F7" w:rsidDel="00423D35" w:rsidRDefault="00BE6843" w:rsidP="00E069F4">
      <w:pPr>
        <w:rPr>
          <w:del w:id="453" w:author="Jonas Stage Sø" w:date="2025-03-17T15:50:00Z" w16du:dateUtc="2025-03-17T14:50:00Z"/>
          <w:sz w:val="24"/>
          <w:szCs w:val="24"/>
        </w:rPr>
      </w:pPr>
    </w:p>
    <w:p w14:paraId="1130E6FF" w14:textId="77777777" w:rsidR="00BE6843" w:rsidRPr="00AE04F7" w:rsidDel="00423D35" w:rsidRDefault="00BE6843" w:rsidP="00E069F4">
      <w:pPr>
        <w:rPr>
          <w:del w:id="454" w:author="Jonas Stage Sø" w:date="2025-03-17T15:50:00Z" w16du:dateUtc="2025-03-17T14:50:00Z"/>
          <w:sz w:val="24"/>
          <w:szCs w:val="24"/>
        </w:rPr>
      </w:pPr>
    </w:p>
    <w:p w14:paraId="3E4DE468" w14:textId="77777777" w:rsidR="00BE6843" w:rsidRPr="00AE04F7" w:rsidDel="00423D35" w:rsidRDefault="00BE6843" w:rsidP="00E069F4">
      <w:pPr>
        <w:rPr>
          <w:del w:id="455" w:author="Jonas Stage Sø" w:date="2025-03-17T15:50:00Z" w16du:dateUtc="2025-03-17T14:50:00Z"/>
          <w:sz w:val="24"/>
          <w:szCs w:val="24"/>
        </w:rPr>
      </w:pPr>
    </w:p>
    <w:p w14:paraId="345DE8B8" w14:textId="2FEF61EB" w:rsidR="00BE6843" w:rsidRPr="00AE04F7" w:rsidDel="00423D35" w:rsidRDefault="00BE6843" w:rsidP="00E069F4">
      <w:pPr>
        <w:rPr>
          <w:del w:id="456" w:author="Jonas Stage Sø" w:date="2025-03-17T15:50:00Z" w16du:dateUtc="2025-03-17T14:50:00Z"/>
          <w:sz w:val="24"/>
          <w:szCs w:val="24"/>
        </w:rPr>
      </w:pPr>
    </w:p>
    <w:p w14:paraId="03FE0272" w14:textId="0D8C375C" w:rsidR="00BE6843" w:rsidRPr="00AE04F7" w:rsidDel="00423D35" w:rsidRDefault="00BE6843" w:rsidP="00E069F4">
      <w:pPr>
        <w:rPr>
          <w:del w:id="457" w:author="Jonas Stage Sø" w:date="2025-03-17T15:50:00Z" w16du:dateUtc="2025-03-17T14:50:00Z"/>
          <w:sz w:val="24"/>
          <w:szCs w:val="24"/>
        </w:rPr>
      </w:pPr>
    </w:p>
    <w:p w14:paraId="0AA27F18" w14:textId="573486BB" w:rsidR="00BE6843" w:rsidRPr="00AE04F7" w:rsidDel="00423D35" w:rsidRDefault="00BE6843" w:rsidP="00E069F4">
      <w:pPr>
        <w:rPr>
          <w:del w:id="458" w:author="Jonas Stage Sø" w:date="2025-03-17T15:50:00Z" w16du:dateUtc="2025-03-17T14:50:00Z"/>
          <w:sz w:val="24"/>
          <w:szCs w:val="24"/>
        </w:rPr>
      </w:pPr>
    </w:p>
    <w:p w14:paraId="70C29EC0" w14:textId="1521AA9F" w:rsidR="00BE6843" w:rsidRPr="00AE04F7" w:rsidDel="00423D35" w:rsidRDefault="00BE6843" w:rsidP="00E069F4">
      <w:pPr>
        <w:rPr>
          <w:del w:id="459" w:author="Jonas Stage Sø" w:date="2025-03-17T15:50:00Z" w16du:dateUtc="2025-03-17T14:50:00Z"/>
          <w:sz w:val="24"/>
          <w:szCs w:val="24"/>
        </w:rPr>
      </w:pPr>
    </w:p>
    <w:p w14:paraId="4629E026" w14:textId="479B64D0" w:rsidR="00BE6843" w:rsidRPr="00AE04F7" w:rsidDel="00423D35" w:rsidRDefault="00BE6843" w:rsidP="00E069F4">
      <w:pPr>
        <w:rPr>
          <w:del w:id="460" w:author="Jonas Stage Sø" w:date="2025-03-17T15:50:00Z" w16du:dateUtc="2025-03-17T14:50:00Z"/>
          <w:sz w:val="24"/>
          <w:szCs w:val="24"/>
        </w:rPr>
      </w:pPr>
    </w:p>
    <w:p w14:paraId="52E7690F" w14:textId="2F774B3E" w:rsidR="00BE6843" w:rsidRPr="00AE04F7" w:rsidDel="00423D35" w:rsidRDefault="00BE6843" w:rsidP="00E069F4">
      <w:pPr>
        <w:rPr>
          <w:del w:id="461" w:author="Jonas Stage Sø" w:date="2025-03-17T15:50:00Z" w16du:dateUtc="2025-03-17T14:50:00Z"/>
          <w:sz w:val="24"/>
          <w:szCs w:val="24"/>
        </w:rPr>
      </w:pPr>
    </w:p>
    <w:p w14:paraId="78858041" w14:textId="0E8E4E89" w:rsidR="00BE6843" w:rsidRPr="00AE04F7" w:rsidDel="00423D35" w:rsidRDefault="00BE6843" w:rsidP="00E069F4">
      <w:pPr>
        <w:rPr>
          <w:del w:id="462" w:author="Jonas Stage Sø" w:date="2025-03-17T15:50:00Z" w16du:dateUtc="2025-03-17T14:50:00Z"/>
          <w:sz w:val="24"/>
          <w:szCs w:val="24"/>
        </w:rPr>
      </w:pPr>
    </w:p>
    <w:p w14:paraId="001C6BB7" w14:textId="04679C6A" w:rsidR="00BE6843" w:rsidRPr="00AE04F7" w:rsidDel="00423D35" w:rsidRDefault="00BE6843" w:rsidP="00E069F4">
      <w:pPr>
        <w:rPr>
          <w:del w:id="463" w:author="Jonas Stage Sø" w:date="2025-03-17T15:50:00Z" w16du:dateUtc="2025-03-17T14:50:00Z"/>
          <w:sz w:val="24"/>
          <w:szCs w:val="24"/>
        </w:rPr>
      </w:pPr>
    </w:p>
    <w:p w14:paraId="5365F1E9" w14:textId="15E83C4B" w:rsidR="00BE6843" w:rsidRPr="00AE04F7" w:rsidDel="00423D35" w:rsidRDefault="00BE6843" w:rsidP="00E069F4">
      <w:pPr>
        <w:rPr>
          <w:del w:id="464" w:author="Jonas Stage Sø" w:date="2025-03-17T15:50:00Z" w16du:dateUtc="2025-03-17T14:50:00Z"/>
          <w:sz w:val="24"/>
          <w:szCs w:val="24"/>
        </w:rPr>
      </w:pPr>
    </w:p>
    <w:p w14:paraId="1FD0B07D" w14:textId="095DBC0D" w:rsidR="00BE6843" w:rsidRPr="00AE04F7" w:rsidDel="00423D35" w:rsidRDefault="00BE6843" w:rsidP="00E069F4">
      <w:pPr>
        <w:rPr>
          <w:del w:id="465" w:author="Jonas Stage Sø" w:date="2025-03-17T15:50:00Z" w16du:dateUtc="2025-03-17T14:50:00Z"/>
          <w:sz w:val="24"/>
          <w:szCs w:val="24"/>
        </w:rPr>
      </w:pPr>
    </w:p>
    <w:p w14:paraId="7E758816" w14:textId="6C03F80A" w:rsidR="00BE6843" w:rsidRPr="00AE04F7" w:rsidDel="00423D35" w:rsidRDefault="00BE6843" w:rsidP="00E069F4">
      <w:pPr>
        <w:rPr>
          <w:del w:id="466" w:author="Jonas Stage Sø" w:date="2025-03-17T15:50:00Z" w16du:dateUtc="2025-03-17T14:50:00Z"/>
          <w:sz w:val="24"/>
          <w:szCs w:val="24"/>
        </w:rPr>
      </w:pPr>
    </w:p>
    <w:p w14:paraId="64E8FD76" w14:textId="6F4F961C" w:rsidR="00BE6843" w:rsidRPr="00AE04F7" w:rsidDel="00423D35" w:rsidRDefault="00BE6843" w:rsidP="00E069F4">
      <w:pPr>
        <w:rPr>
          <w:del w:id="467" w:author="Jonas Stage Sø" w:date="2025-03-17T15:50:00Z" w16du:dateUtc="2025-03-17T14:50:00Z"/>
          <w:sz w:val="24"/>
          <w:szCs w:val="24"/>
        </w:rPr>
      </w:pPr>
    </w:p>
    <w:p w14:paraId="007CE388" w14:textId="5B3EA163" w:rsidR="00BE6843" w:rsidRPr="00AE04F7" w:rsidDel="00423D35" w:rsidRDefault="00BE6843" w:rsidP="00E069F4">
      <w:pPr>
        <w:rPr>
          <w:del w:id="468" w:author="Jonas Stage Sø" w:date="2025-03-17T15:50:00Z" w16du:dateUtc="2025-03-17T14:50:00Z"/>
          <w:sz w:val="24"/>
          <w:szCs w:val="24"/>
        </w:rPr>
      </w:pPr>
    </w:p>
    <w:p w14:paraId="4FC50650" w14:textId="77777777" w:rsidR="00BE6843" w:rsidRPr="00AE04F7" w:rsidDel="00423D35" w:rsidRDefault="00BE6843" w:rsidP="00E069F4">
      <w:pPr>
        <w:rPr>
          <w:del w:id="469" w:author="Jonas Stage Sø" w:date="2025-03-17T15:50:00Z" w16du:dateUtc="2025-03-17T14:50:00Z"/>
          <w:sz w:val="24"/>
          <w:szCs w:val="24"/>
        </w:rPr>
      </w:pPr>
    </w:p>
    <w:p w14:paraId="332A4E53" w14:textId="77777777" w:rsidR="00BE6843" w:rsidRPr="00AE04F7" w:rsidDel="00423D35" w:rsidRDefault="00BE6843" w:rsidP="00E069F4">
      <w:pPr>
        <w:rPr>
          <w:del w:id="470" w:author="Jonas Stage Sø" w:date="2025-03-17T15:50:00Z" w16du:dateUtc="2025-03-17T14:50:00Z"/>
          <w:sz w:val="24"/>
          <w:szCs w:val="24"/>
        </w:rPr>
      </w:pPr>
    </w:p>
    <w:p w14:paraId="5350EFFF" w14:textId="4123F839" w:rsidR="00E069F4" w:rsidRPr="00AE04F7" w:rsidDel="00423D35" w:rsidRDefault="00E069F4" w:rsidP="00557C0C">
      <w:pPr>
        <w:rPr>
          <w:del w:id="471" w:author="Jonas Stage Sø" w:date="2025-03-17T15:50:00Z" w16du:dateUtc="2025-03-17T14:50:00Z"/>
          <w:sz w:val="24"/>
          <w:szCs w:val="24"/>
          <w:lang w:val="da-DK"/>
        </w:rPr>
      </w:pPr>
    </w:p>
    <w:p w14:paraId="6313F3BC" w14:textId="1BF685EA" w:rsidR="00E069F4" w:rsidRPr="00AE04F7" w:rsidDel="00423D35" w:rsidRDefault="00E069F4" w:rsidP="00557C0C">
      <w:pPr>
        <w:rPr>
          <w:del w:id="472" w:author="Jonas Stage Sø" w:date="2025-03-17T15:50:00Z" w16du:dateUtc="2025-03-17T14:50:00Z"/>
          <w:sz w:val="24"/>
          <w:szCs w:val="24"/>
          <w:lang w:val="da-DK"/>
        </w:rPr>
      </w:pPr>
    </w:p>
    <w:p w14:paraId="0F7A54EF" w14:textId="5B7C285D" w:rsidR="00E069F4" w:rsidRPr="00AE04F7" w:rsidDel="00423D35" w:rsidRDefault="00E069F4" w:rsidP="00557C0C">
      <w:pPr>
        <w:rPr>
          <w:del w:id="473" w:author="Jonas Stage Sø" w:date="2025-03-17T15:50:00Z" w16du:dateUtc="2025-03-17T14:50:00Z"/>
          <w:sz w:val="24"/>
          <w:szCs w:val="24"/>
          <w:lang w:val="da-DK"/>
        </w:rPr>
      </w:pPr>
    </w:p>
    <w:p w14:paraId="0C369BD5" w14:textId="45256721" w:rsidR="007B0294" w:rsidRPr="00AE04F7" w:rsidDel="00423D35" w:rsidRDefault="007B0294" w:rsidP="00967BCA">
      <w:pPr>
        <w:rPr>
          <w:del w:id="474" w:author="Jonas Stage Sø" w:date="2025-03-17T15:50:00Z" w16du:dateUtc="2025-03-17T14:50:00Z"/>
          <w:sz w:val="24"/>
          <w:szCs w:val="24"/>
          <w:lang w:val="da-DK"/>
        </w:rPr>
      </w:pPr>
    </w:p>
    <w:p w14:paraId="28FFDB62" w14:textId="46F233AE" w:rsidR="007B0294" w:rsidRPr="00AE04F7" w:rsidDel="00423D35" w:rsidRDefault="007B0294" w:rsidP="00967BCA">
      <w:pPr>
        <w:rPr>
          <w:del w:id="475" w:author="Jonas Stage Sø" w:date="2025-03-17T15:50:00Z" w16du:dateUtc="2025-03-17T14:50:00Z"/>
          <w:sz w:val="24"/>
          <w:szCs w:val="24"/>
          <w:lang w:val="da-DK"/>
        </w:rPr>
      </w:pPr>
    </w:p>
    <w:p w14:paraId="03518C62" w14:textId="54B57A1E" w:rsidR="007B0294" w:rsidRPr="00AE04F7" w:rsidDel="00423D35" w:rsidRDefault="007B0294" w:rsidP="00967BCA">
      <w:pPr>
        <w:rPr>
          <w:del w:id="476" w:author="Jonas Stage Sø" w:date="2025-03-17T15:50:00Z" w16du:dateUtc="2025-03-17T14:50:00Z"/>
          <w:sz w:val="24"/>
          <w:szCs w:val="24"/>
          <w:lang w:val="da-DK"/>
        </w:rPr>
      </w:pPr>
    </w:p>
    <w:p w14:paraId="24D1F54D" w14:textId="511ABDEB" w:rsidR="007901D6" w:rsidRPr="00AE04F7" w:rsidDel="00423D35" w:rsidRDefault="007901D6" w:rsidP="00967BCA">
      <w:pPr>
        <w:rPr>
          <w:del w:id="477" w:author="Jonas Stage Sø" w:date="2025-03-17T15:50:00Z" w16du:dateUtc="2025-03-17T14:50:00Z"/>
          <w:sz w:val="24"/>
          <w:szCs w:val="24"/>
          <w:lang w:val="da-DK"/>
        </w:rPr>
      </w:pPr>
    </w:p>
    <w:p w14:paraId="5009CFF5" w14:textId="09F4C53A" w:rsidR="007901D6" w:rsidRPr="00AE04F7" w:rsidDel="00423D35" w:rsidRDefault="007901D6" w:rsidP="00967BCA">
      <w:pPr>
        <w:rPr>
          <w:del w:id="478" w:author="Jonas Stage Sø" w:date="2025-03-17T15:50:00Z" w16du:dateUtc="2025-03-17T14:50:00Z"/>
          <w:sz w:val="24"/>
          <w:szCs w:val="24"/>
        </w:rPr>
      </w:pPr>
      <w:del w:id="479" w:author="Jonas Stage Sø" w:date="2025-03-17T15:50:00Z" w16du:dateUtc="2025-03-17T14:50:00Z">
        <w:r w:rsidRPr="00AE04F7" w:rsidDel="00423D35">
          <w:rPr>
            <w:sz w:val="24"/>
            <w:szCs w:val="24"/>
          </w:rPr>
          <w:delText>________________________________________________________________</w:delText>
        </w:r>
      </w:del>
    </w:p>
    <w:p w14:paraId="5E54444B" w14:textId="77777777" w:rsidR="007901D6" w:rsidRPr="00AE04F7" w:rsidDel="00423D35" w:rsidRDefault="007901D6" w:rsidP="00967BCA">
      <w:pPr>
        <w:rPr>
          <w:del w:id="480" w:author="Jonas Stage Sø" w:date="2025-03-17T15:50:00Z" w16du:dateUtc="2025-03-17T14:50:00Z"/>
          <w:sz w:val="24"/>
          <w:szCs w:val="24"/>
        </w:rPr>
      </w:pPr>
    </w:p>
    <w:p w14:paraId="3C9040AD" w14:textId="77777777" w:rsidR="00E069F4" w:rsidRPr="00AE04F7" w:rsidDel="00423D35" w:rsidRDefault="00E069F4" w:rsidP="00557C0C">
      <w:pPr>
        <w:rPr>
          <w:del w:id="481" w:author="Jonas Stage Sø" w:date="2025-03-17T15:50:00Z" w16du:dateUtc="2025-03-17T14:50:00Z"/>
          <w:sz w:val="24"/>
          <w:szCs w:val="24"/>
        </w:rPr>
      </w:pPr>
    </w:p>
    <w:p w14:paraId="050E10BB" w14:textId="1A81DE17" w:rsidR="00E069F4" w:rsidRPr="00AE04F7" w:rsidDel="00423D35" w:rsidRDefault="00E069F4" w:rsidP="00557C0C">
      <w:pPr>
        <w:rPr>
          <w:del w:id="482" w:author="Jonas Stage Sø" w:date="2025-03-17T15:50:00Z" w16du:dateUtc="2025-03-17T14:50:00Z"/>
          <w:sz w:val="24"/>
          <w:szCs w:val="24"/>
        </w:rPr>
      </w:pPr>
    </w:p>
    <w:p w14:paraId="4EF32A69" w14:textId="0331E11D" w:rsidR="00E069F4" w:rsidRPr="00AE04F7" w:rsidDel="00423D35" w:rsidRDefault="00E069F4" w:rsidP="00557C0C">
      <w:pPr>
        <w:rPr>
          <w:del w:id="483" w:author="Jonas Stage Sø" w:date="2025-03-17T15:50:00Z" w16du:dateUtc="2025-03-17T14:50:00Z"/>
          <w:sz w:val="24"/>
          <w:szCs w:val="24"/>
        </w:rPr>
      </w:pPr>
    </w:p>
    <w:p w14:paraId="0BA94FD6" w14:textId="2B95D753" w:rsidR="00E069F4" w:rsidRPr="00AE04F7" w:rsidDel="00423D35" w:rsidRDefault="00E069F4" w:rsidP="00557C0C">
      <w:pPr>
        <w:rPr>
          <w:del w:id="484" w:author="Jonas Stage Sø" w:date="2025-03-17T15:50:00Z" w16du:dateUtc="2025-03-17T14:50:00Z"/>
          <w:sz w:val="24"/>
          <w:szCs w:val="24"/>
        </w:rPr>
      </w:pPr>
    </w:p>
    <w:p w14:paraId="79686B67" w14:textId="2E725110" w:rsidR="00E069F4" w:rsidRPr="00AE04F7" w:rsidDel="00423D35" w:rsidRDefault="00E069F4" w:rsidP="00557C0C">
      <w:pPr>
        <w:rPr>
          <w:del w:id="485" w:author="Jonas Stage Sø" w:date="2025-03-17T15:50:00Z" w16du:dateUtc="2025-03-17T14:50:00Z"/>
          <w:sz w:val="24"/>
          <w:szCs w:val="24"/>
        </w:rPr>
      </w:pPr>
    </w:p>
    <w:p w14:paraId="6A5B8D9D" w14:textId="729CAF59" w:rsidR="00E069F4" w:rsidRPr="00AE04F7" w:rsidDel="00423D35" w:rsidRDefault="00E069F4" w:rsidP="00557C0C">
      <w:pPr>
        <w:rPr>
          <w:del w:id="486" w:author="Jonas Stage Sø" w:date="2025-03-17T15:50:00Z" w16du:dateUtc="2025-03-17T14:50:00Z"/>
          <w:sz w:val="24"/>
          <w:szCs w:val="24"/>
        </w:rPr>
      </w:pPr>
    </w:p>
    <w:p w14:paraId="5554A1E4" w14:textId="13CF4B10" w:rsidR="00E069F4" w:rsidRPr="00AE04F7" w:rsidDel="00423D35" w:rsidRDefault="00002BCF" w:rsidP="00557C0C">
      <w:pPr>
        <w:rPr>
          <w:del w:id="487" w:author="Jonas Stage Sø" w:date="2025-03-17T15:50:00Z" w16du:dateUtc="2025-03-17T14:50:00Z"/>
          <w:sz w:val="24"/>
          <w:szCs w:val="24"/>
        </w:rPr>
      </w:pPr>
      <w:del w:id="488" w:author="Jonas Stage Sø" w:date="2025-03-17T15:50:00Z" w16du:dateUtc="2025-03-17T14:50:00Z">
        <w:r w:rsidRPr="00AE04F7" w:rsidDel="00423D35">
          <w:rPr>
            <w:sz w:val="24"/>
            <w:szCs w:val="24"/>
          </w:rPr>
          <w:delText>UDSMID</w:delText>
        </w:r>
      </w:del>
    </w:p>
    <w:p w14:paraId="07B150B1" w14:textId="127F5A3D" w:rsidR="00002BCF" w:rsidRPr="00AE04F7" w:rsidDel="00423D35" w:rsidRDefault="00002BCF" w:rsidP="00557C0C">
      <w:pPr>
        <w:rPr>
          <w:del w:id="489" w:author="Jonas Stage Sø" w:date="2025-03-17T15:50:00Z" w16du:dateUtc="2025-03-17T14:50:00Z"/>
          <w:sz w:val="24"/>
          <w:szCs w:val="24"/>
        </w:rPr>
      </w:pPr>
    </w:p>
    <w:p w14:paraId="6D5BE6A2" w14:textId="3AB59D31" w:rsidR="00002BCF" w:rsidRPr="00AE04F7" w:rsidDel="00423D35" w:rsidRDefault="00002BCF" w:rsidP="00557C0C">
      <w:pPr>
        <w:rPr>
          <w:del w:id="490" w:author="Jonas Stage Sø" w:date="2025-03-17T15:50:00Z" w16du:dateUtc="2025-03-17T14:50:00Z"/>
          <w:sz w:val="24"/>
          <w:szCs w:val="24"/>
        </w:rPr>
      </w:pPr>
    </w:p>
    <w:p w14:paraId="2AD38A36" w14:textId="416708B5" w:rsidR="00E069F4" w:rsidRPr="00AE04F7" w:rsidDel="00423D35" w:rsidRDefault="000250E2" w:rsidP="00557C0C">
      <w:pPr>
        <w:rPr>
          <w:del w:id="491" w:author="Jonas Stage Sø" w:date="2025-03-17T15:50:00Z" w16du:dateUtc="2025-03-17T14:50:00Z"/>
          <w:sz w:val="24"/>
          <w:szCs w:val="24"/>
        </w:rPr>
      </w:pPr>
      <w:del w:id="492" w:author="Jonas Stage Sø" w:date="2025-03-17T15:50:00Z" w16du:dateUtc="2025-03-17T14:50:00Z">
        <w:r w:rsidRPr="00AE04F7" w:rsidDel="00423D35">
          <w:rPr>
            <w:sz w:val="24"/>
            <w:szCs w:val="24"/>
          </w:rPr>
          <w:delText>The seasonal course of phosphate and dissolved nitrogen (nitrate plus ammonium) during the 50 years supported this pattern. During 1977, phosphate concentrations always were high (&gt; 150 mg P m-3) and unlikely to limit the phytoplankton biomass, while this limitation may exist in 2022 (Fig. 8). Inorganic nitrogen concentrations dropped to low levels between June and October in 1977 and the period of possible limitation became longer in 2022 lasting from mid-April to mid-November and made co-limitation by both P and N likely.</w:delText>
        </w:r>
      </w:del>
    </w:p>
    <w:p w14:paraId="106A000E" w14:textId="28C5D515" w:rsidR="00E069F4" w:rsidRPr="00AE04F7" w:rsidDel="00423D35" w:rsidRDefault="00E069F4" w:rsidP="00557C0C">
      <w:pPr>
        <w:rPr>
          <w:del w:id="493" w:author="Jonas Stage Sø" w:date="2025-03-17T15:50:00Z" w16du:dateUtc="2025-03-17T14:50:00Z"/>
          <w:sz w:val="24"/>
          <w:szCs w:val="24"/>
        </w:rPr>
      </w:pPr>
    </w:p>
    <w:p w14:paraId="4D90C2AC" w14:textId="73B9252B" w:rsidR="00E069F4" w:rsidRPr="00AE04F7" w:rsidDel="00423D35" w:rsidRDefault="00B33C34" w:rsidP="00557C0C">
      <w:pPr>
        <w:rPr>
          <w:del w:id="494" w:author="Jonas Stage Sø" w:date="2025-03-17T15:50:00Z" w16du:dateUtc="2025-03-17T14:50:00Z"/>
          <w:sz w:val="24"/>
          <w:szCs w:val="24"/>
        </w:rPr>
      </w:pPr>
      <w:del w:id="495" w:author="Jonas Stage Sø" w:date="2025-03-17T15:50:00Z" w16du:dateUtc="2025-03-17T14:50:00Z">
        <w:r w:rsidRPr="00AE04F7" w:rsidDel="00423D35">
          <w:rPr>
            <w:sz w:val="24"/>
            <w:szCs w:val="24"/>
          </w:rPr>
          <w:delText>Annual mean summer concentrations of TP, TN and chlorophyll in Lake Arresø water was divided into three main periods and the logarithmic change of concentrations was determined by linear regression over each period (Fig. 7). TP and TN concentrations decreased over the first period (1973-1990) and relatively more steeply over the second period (1990-2010), while they increased modestly over the third, most recent period (2010-2022). In contrast, chlorophyll concentration increased over the first period, while it followed the same the steep decline as TP and TN over the second period and their modest increase over the third period. The increase of chlorophyll during the first period was surprising and may be due to the shift from small chlorococcalean green algae to colonial cyanobacteria and cryptophytes that are easier to extract chlorophyll from and may have a smaller in vivo light absorbance per unit chlorophyll possibly contributing to a higher chlorophyll level. In fact, Secchi-transparency was lower in the 1970’ies than onwards (Fig. S1).</w:delText>
        </w:r>
      </w:del>
    </w:p>
    <w:p w14:paraId="4589130E" w14:textId="20D3C95A" w:rsidR="00E069F4" w:rsidRPr="00AE04F7" w:rsidDel="00423D35" w:rsidRDefault="00E069F4" w:rsidP="00557C0C">
      <w:pPr>
        <w:rPr>
          <w:del w:id="496" w:author="Jonas Stage Sø" w:date="2025-03-17T15:50:00Z" w16du:dateUtc="2025-03-17T14:50:00Z"/>
          <w:sz w:val="24"/>
          <w:szCs w:val="24"/>
        </w:rPr>
      </w:pPr>
    </w:p>
    <w:p w14:paraId="36ACE05F" w14:textId="77E0365E" w:rsidR="00E069F4" w:rsidRPr="00AE04F7" w:rsidDel="00423D35" w:rsidRDefault="00E069F4" w:rsidP="00557C0C">
      <w:pPr>
        <w:rPr>
          <w:del w:id="497" w:author="Jonas Stage Sø" w:date="2025-03-17T15:50:00Z" w16du:dateUtc="2025-03-17T14:50:00Z"/>
          <w:sz w:val="24"/>
          <w:szCs w:val="24"/>
        </w:rPr>
      </w:pPr>
    </w:p>
    <w:p w14:paraId="21285FA6" w14:textId="6F92A896" w:rsidR="00E069F4" w:rsidRPr="00AE04F7" w:rsidDel="00423D35" w:rsidRDefault="00E069F4" w:rsidP="00557C0C">
      <w:pPr>
        <w:rPr>
          <w:del w:id="498" w:author="Jonas Stage Sø" w:date="2025-03-17T15:50:00Z" w16du:dateUtc="2025-03-17T14:50:00Z"/>
          <w:sz w:val="24"/>
          <w:szCs w:val="24"/>
        </w:rPr>
      </w:pPr>
    </w:p>
    <w:p w14:paraId="24EA338E" w14:textId="685A66AB" w:rsidR="00E069F4" w:rsidRPr="00AE04F7" w:rsidDel="00423D35" w:rsidRDefault="00E069F4" w:rsidP="00557C0C">
      <w:pPr>
        <w:rPr>
          <w:del w:id="499" w:author="Jonas Stage Sø" w:date="2025-03-17T15:50:00Z" w16du:dateUtc="2025-03-17T14:50:00Z"/>
          <w:sz w:val="24"/>
          <w:szCs w:val="24"/>
        </w:rPr>
      </w:pPr>
    </w:p>
    <w:p w14:paraId="47C896AB" w14:textId="6F21A8C7" w:rsidR="00E069F4" w:rsidRPr="00AE04F7" w:rsidDel="00423D35" w:rsidRDefault="00E069F4" w:rsidP="00557C0C">
      <w:pPr>
        <w:rPr>
          <w:del w:id="500" w:author="Jonas Stage Sø" w:date="2025-03-17T15:50:00Z" w16du:dateUtc="2025-03-17T14:50:00Z"/>
          <w:sz w:val="24"/>
          <w:szCs w:val="24"/>
        </w:rPr>
      </w:pPr>
    </w:p>
    <w:p w14:paraId="7548EDEB" w14:textId="7954C164" w:rsidR="00E069F4" w:rsidRPr="00AE04F7" w:rsidDel="00423D35" w:rsidRDefault="00E069F4" w:rsidP="00557C0C">
      <w:pPr>
        <w:rPr>
          <w:del w:id="501" w:author="Jonas Stage Sø" w:date="2025-03-17T15:50:00Z" w16du:dateUtc="2025-03-17T14:50:00Z"/>
          <w:sz w:val="24"/>
          <w:szCs w:val="24"/>
        </w:rPr>
      </w:pPr>
    </w:p>
    <w:p w14:paraId="09DC3B5F" w14:textId="438C1722" w:rsidR="00E069F4" w:rsidRPr="00AE04F7" w:rsidDel="00423D35" w:rsidRDefault="00E069F4" w:rsidP="00557C0C">
      <w:pPr>
        <w:rPr>
          <w:del w:id="502" w:author="Jonas Stage Sø" w:date="2025-03-17T15:50:00Z" w16du:dateUtc="2025-03-17T14:50:00Z"/>
          <w:sz w:val="24"/>
          <w:szCs w:val="24"/>
        </w:rPr>
      </w:pPr>
    </w:p>
    <w:p w14:paraId="79386823" w14:textId="70604C4A" w:rsidR="00206C07" w:rsidRPr="00AE04F7" w:rsidDel="00423D35" w:rsidRDefault="00206C07" w:rsidP="00557C0C">
      <w:pPr>
        <w:rPr>
          <w:del w:id="503" w:author="Jonas Stage Sø" w:date="2025-03-17T15:50:00Z" w16du:dateUtc="2025-03-17T14:50:00Z"/>
          <w:sz w:val="24"/>
          <w:szCs w:val="24"/>
        </w:rPr>
      </w:pPr>
    </w:p>
    <w:p w14:paraId="4D79C538" w14:textId="395BA406" w:rsidR="00F46B56" w:rsidRPr="00AE04F7" w:rsidDel="00423D35" w:rsidRDefault="00F46B56" w:rsidP="00557C0C">
      <w:pPr>
        <w:rPr>
          <w:del w:id="504" w:author="Jonas Stage Sø" w:date="2025-03-17T15:50:00Z" w16du:dateUtc="2025-03-17T14:50:00Z"/>
          <w:b/>
          <w:sz w:val="24"/>
          <w:szCs w:val="24"/>
        </w:rPr>
      </w:pPr>
    </w:p>
    <w:p w14:paraId="4DA1E00A" w14:textId="0BB05EA9" w:rsidR="00F46B56" w:rsidRPr="00AE04F7" w:rsidDel="00423D35" w:rsidRDefault="00F46B56" w:rsidP="00557C0C">
      <w:pPr>
        <w:rPr>
          <w:del w:id="505" w:author="Jonas Stage Sø" w:date="2025-03-17T15:50:00Z" w16du:dateUtc="2025-03-17T14:50:00Z"/>
          <w:b/>
          <w:sz w:val="24"/>
          <w:szCs w:val="24"/>
        </w:rPr>
      </w:pPr>
    </w:p>
    <w:p w14:paraId="2A0685F9" w14:textId="082C4321" w:rsidR="00F46B56" w:rsidRPr="00AE04F7" w:rsidDel="00423D35" w:rsidRDefault="00F46B56" w:rsidP="00557C0C">
      <w:pPr>
        <w:rPr>
          <w:del w:id="506" w:author="Jonas Stage Sø" w:date="2025-03-17T15:50:00Z" w16du:dateUtc="2025-03-17T14:50:00Z"/>
          <w:b/>
          <w:sz w:val="24"/>
          <w:szCs w:val="24"/>
        </w:rPr>
      </w:pPr>
    </w:p>
    <w:p w14:paraId="7442594D" w14:textId="2517F247" w:rsidR="00F46B56" w:rsidRPr="00AE04F7" w:rsidDel="00423D35" w:rsidRDefault="00F46B56" w:rsidP="00557C0C">
      <w:pPr>
        <w:rPr>
          <w:del w:id="507" w:author="Jonas Stage Sø" w:date="2025-03-17T15:50:00Z" w16du:dateUtc="2025-03-17T14:50:00Z"/>
          <w:b/>
          <w:sz w:val="24"/>
          <w:szCs w:val="24"/>
        </w:rPr>
      </w:pPr>
    </w:p>
    <w:p w14:paraId="42749106" w14:textId="18A4379C" w:rsidR="00F46B56" w:rsidRPr="00AE04F7" w:rsidDel="00423D35" w:rsidRDefault="00993A32" w:rsidP="00557C0C">
      <w:pPr>
        <w:rPr>
          <w:del w:id="508" w:author="Jonas Stage Sø" w:date="2025-03-17T15:50:00Z" w16du:dateUtc="2025-03-17T14:50:00Z"/>
          <w:b/>
          <w:sz w:val="24"/>
          <w:szCs w:val="24"/>
        </w:rPr>
      </w:pPr>
      <w:del w:id="509" w:author="Jonas Stage Sø" w:date="2025-03-17T15:50:00Z" w16du:dateUtc="2025-03-17T14:50:00Z">
        <w:r w:rsidRPr="00AE04F7" w:rsidDel="00423D35">
          <w:rPr>
            <w:sz w:val="24"/>
            <w:szCs w:val="24"/>
          </w:rPr>
          <w:delText xml:space="preserve">Species richness of submerged macrophytes remained low (up to 8 species, Table S1) and areal cover extremely low (x% of lake bed), confining rooted macrophytes to shallow waters at wind-protected sites (Olesen 1976). In contrast, the reed belt dominated by </w:delText>
        </w:r>
        <w:r w:rsidRPr="00AE04F7" w:rsidDel="00423D35">
          <w:rPr>
            <w:i/>
            <w:sz w:val="24"/>
            <w:szCs w:val="24"/>
          </w:rPr>
          <w:delText>Phragmites australis</w:delText>
        </w:r>
        <w:r w:rsidRPr="00AE04F7" w:rsidDel="00423D35">
          <w:rPr>
            <w:sz w:val="24"/>
            <w:szCs w:val="24"/>
          </w:rPr>
          <w:delText xml:space="preserve"> (87%) had become larger and denser during the 20</w:delText>
        </w:r>
        <w:r w:rsidRPr="00AE04F7" w:rsidDel="00423D35">
          <w:rPr>
            <w:sz w:val="24"/>
            <w:szCs w:val="24"/>
            <w:vertAlign w:val="superscript"/>
          </w:rPr>
          <w:delText>th..</w:delText>
        </w:r>
        <w:r w:rsidRPr="00AE04F7" w:rsidDel="00423D35">
          <w:rPr>
            <w:sz w:val="24"/>
            <w:szCs w:val="24"/>
          </w:rPr>
          <w:delText>century reaching 2.76 km</w:delText>
        </w:r>
        <w:r w:rsidRPr="00AE04F7" w:rsidDel="00423D35">
          <w:rPr>
            <w:sz w:val="24"/>
            <w:szCs w:val="24"/>
            <w:vertAlign w:val="superscript"/>
          </w:rPr>
          <w:delText>2</w:delText>
        </w:r>
        <w:r w:rsidRPr="00AE04F7" w:rsidDel="00423D35">
          <w:rPr>
            <w:sz w:val="24"/>
            <w:szCs w:val="24"/>
          </w:rPr>
          <w:delText xml:space="preserve"> (7% of lake surface area) by 1973 (Andersen 1976).</w:delText>
        </w:r>
      </w:del>
    </w:p>
    <w:p w14:paraId="67B72C9D" w14:textId="6EF62938" w:rsidR="00F46B56" w:rsidRPr="00AE04F7" w:rsidDel="00423D35" w:rsidRDefault="00F46B56" w:rsidP="00557C0C">
      <w:pPr>
        <w:rPr>
          <w:del w:id="510" w:author="Jonas Stage Sø" w:date="2025-03-17T15:50:00Z" w16du:dateUtc="2025-03-17T14:50:00Z"/>
          <w:b/>
          <w:sz w:val="24"/>
          <w:szCs w:val="24"/>
        </w:rPr>
      </w:pPr>
    </w:p>
    <w:p w14:paraId="5CF2A389" w14:textId="74984978" w:rsidR="00F46B56" w:rsidRPr="00AE04F7" w:rsidDel="00423D35" w:rsidRDefault="00F46B56" w:rsidP="00557C0C">
      <w:pPr>
        <w:rPr>
          <w:del w:id="511" w:author="Jonas Stage Sø" w:date="2025-03-17T15:50:00Z" w16du:dateUtc="2025-03-17T14:50:00Z"/>
          <w:b/>
          <w:sz w:val="24"/>
          <w:szCs w:val="24"/>
        </w:rPr>
      </w:pPr>
    </w:p>
    <w:p w14:paraId="26FBCDE5" w14:textId="114771AA" w:rsidR="00F46B56" w:rsidRPr="00AE04F7" w:rsidDel="00423D35" w:rsidRDefault="00F46B56" w:rsidP="00557C0C">
      <w:pPr>
        <w:rPr>
          <w:del w:id="512" w:author="Jonas Stage Sø" w:date="2025-03-17T15:50:00Z" w16du:dateUtc="2025-03-17T14:50:00Z"/>
          <w:b/>
          <w:sz w:val="24"/>
          <w:szCs w:val="24"/>
        </w:rPr>
      </w:pPr>
    </w:p>
    <w:p w14:paraId="6CEB0341" w14:textId="7CE03DFA" w:rsidR="00F46B56" w:rsidRPr="00AE04F7" w:rsidDel="00423D35" w:rsidRDefault="00F46B56" w:rsidP="00557C0C">
      <w:pPr>
        <w:rPr>
          <w:del w:id="513" w:author="Jonas Stage Sø" w:date="2025-03-17T15:50:00Z" w16du:dateUtc="2025-03-17T14:50:00Z"/>
          <w:b/>
          <w:sz w:val="24"/>
          <w:szCs w:val="24"/>
        </w:rPr>
      </w:pPr>
    </w:p>
    <w:p w14:paraId="11FD4CEC" w14:textId="41B69B01" w:rsidR="00F46B56" w:rsidRPr="00AE04F7" w:rsidDel="00423D35" w:rsidRDefault="00F46B56" w:rsidP="00557C0C">
      <w:pPr>
        <w:rPr>
          <w:del w:id="514" w:author="Jonas Stage Sø" w:date="2025-03-17T15:50:00Z" w16du:dateUtc="2025-03-17T14:50:00Z"/>
          <w:b/>
          <w:sz w:val="24"/>
          <w:szCs w:val="24"/>
        </w:rPr>
      </w:pPr>
    </w:p>
    <w:p w14:paraId="73ABDB2C" w14:textId="15654085" w:rsidR="00F46B56" w:rsidRPr="00AE04F7" w:rsidDel="00423D35" w:rsidRDefault="00F46B56" w:rsidP="00557C0C">
      <w:pPr>
        <w:rPr>
          <w:del w:id="515" w:author="Jonas Stage Sø" w:date="2025-03-17T15:50:00Z" w16du:dateUtc="2025-03-17T14:50:00Z"/>
          <w:b/>
          <w:sz w:val="24"/>
          <w:szCs w:val="24"/>
        </w:rPr>
      </w:pPr>
    </w:p>
    <w:p w14:paraId="71D608CE" w14:textId="6868E8E8" w:rsidR="00F46B56" w:rsidRPr="00AE04F7" w:rsidDel="00423D35" w:rsidRDefault="00F46B56" w:rsidP="00557C0C">
      <w:pPr>
        <w:rPr>
          <w:del w:id="516" w:author="Jonas Stage Sø" w:date="2025-03-17T15:50:00Z" w16du:dateUtc="2025-03-17T14:50:00Z"/>
          <w:b/>
          <w:sz w:val="24"/>
          <w:szCs w:val="24"/>
        </w:rPr>
      </w:pPr>
    </w:p>
    <w:p w14:paraId="57A85800" w14:textId="1BBC0E22" w:rsidR="00F46B56" w:rsidRPr="00AE04F7" w:rsidDel="00423D35" w:rsidRDefault="00F46B56" w:rsidP="00557C0C">
      <w:pPr>
        <w:rPr>
          <w:del w:id="517" w:author="Jonas Stage Sø" w:date="2025-03-17T15:50:00Z" w16du:dateUtc="2025-03-17T14:50:00Z"/>
          <w:b/>
          <w:sz w:val="24"/>
          <w:szCs w:val="24"/>
        </w:rPr>
      </w:pPr>
    </w:p>
    <w:p w14:paraId="1C890764" w14:textId="1876FFE0" w:rsidR="00F46B56" w:rsidRPr="00AE04F7" w:rsidDel="00423D35" w:rsidRDefault="00F46B56" w:rsidP="00557C0C">
      <w:pPr>
        <w:rPr>
          <w:del w:id="518" w:author="Jonas Stage Sø" w:date="2025-03-17T15:50:00Z" w16du:dateUtc="2025-03-17T14:50:00Z"/>
          <w:b/>
          <w:sz w:val="24"/>
          <w:szCs w:val="24"/>
        </w:rPr>
      </w:pPr>
    </w:p>
    <w:p w14:paraId="5C2674CC" w14:textId="2842FFD4" w:rsidR="00F46B56" w:rsidRPr="00AE04F7" w:rsidDel="00423D35" w:rsidRDefault="00F46B56" w:rsidP="00557C0C">
      <w:pPr>
        <w:rPr>
          <w:del w:id="519" w:author="Jonas Stage Sø" w:date="2025-03-17T15:50:00Z" w16du:dateUtc="2025-03-17T14:50:00Z"/>
          <w:b/>
          <w:sz w:val="24"/>
          <w:szCs w:val="24"/>
        </w:rPr>
      </w:pPr>
    </w:p>
    <w:p w14:paraId="3923871E" w14:textId="2D5D3E7C" w:rsidR="00F46B56" w:rsidRPr="00AE04F7" w:rsidDel="00423D35" w:rsidRDefault="00F46B56" w:rsidP="00557C0C">
      <w:pPr>
        <w:rPr>
          <w:del w:id="520" w:author="Jonas Stage Sø" w:date="2025-03-17T15:50:00Z" w16du:dateUtc="2025-03-17T14:50:00Z"/>
          <w:b/>
          <w:sz w:val="24"/>
          <w:szCs w:val="24"/>
        </w:rPr>
      </w:pPr>
    </w:p>
    <w:p w14:paraId="538661CC" w14:textId="6D32E60C" w:rsidR="00F46B56" w:rsidRPr="00AE04F7" w:rsidDel="00423D35" w:rsidRDefault="00F46B56" w:rsidP="00557C0C">
      <w:pPr>
        <w:rPr>
          <w:del w:id="521" w:author="Jonas Stage Sø" w:date="2025-03-17T15:50:00Z" w16du:dateUtc="2025-03-17T14:50:00Z"/>
          <w:b/>
          <w:sz w:val="24"/>
          <w:szCs w:val="24"/>
        </w:rPr>
      </w:pPr>
    </w:p>
    <w:p w14:paraId="17092C28" w14:textId="54B053BE" w:rsidR="00F46B56" w:rsidRPr="00AE04F7" w:rsidDel="00423D35" w:rsidRDefault="00F46B56" w:rsidP="00557C0C">
      <w:pPr>
        <w:rPr>
          <w:del w:id="522" w:author="Jonas Stage Sø" w:date="2025-03-17T15:50:00Z" w16du:dateUtc="2025-03-17T14:50:00Z"/>
          <w:b/>
          <w:sz w:val="24"/>
          <w:szCs w:val="24"/>
        </w:rPr>
      </w:pPr>
    </w:p>
    <w:p w14:paraId="683B05A7" w14:textId="0B8983C2" w:rsidR="00F46B56" w:rsidRPr="00AE04F7" w:rsidDel="00423D35" w:rsidRDefault="00F46B56" w:rsidP="00557C0C">
      <w:pPr>
        <w:rPr>
          <w:del w:id="523" w:author="Jonas Stage Sø" w:date="2025-03-17T15:50:00Z" w16du:dateUtc="2025-03-17T14:50:00Z"/>
          <w:b/>
          <w:sz w:val="24"/>
          <w:szCs w:val="24"/>
        </w:rPr>
      </w:pPr>
    </w:p>
    <w:p w14:paraId="3F6EE8C1" w14:textId="359053E3" w:rsidR="00F46B56" w:rsidRPr="00AE04F7" w:rsidDel="00423D35" w:rsidRDefault="00F46B56" w:rsidP="00557C0C">
      <w:pPr>
        <w:rPr>
          <w:del w:id="524" w:author="Jonas Stage Sø" w:date="2025-03-17T15:50:00Z" w16du:dateUtc="2025-03-17T14:50:00Z"/>
          <w:b/>
          <w:sz w:val="24"/>
          <w:szCs w:val="24"/>
        </w:rPr>
      </w:pPr>
    </w:p>
    <w:p w14:paraId="74EF5030" w14:textId="7CEEFDF5" w:rsidR="00F46B56" w:rsidRPr="00AE04F7" w:rsidDel="00423D35" w:rsidRDefault="00F46B56" w:rsidP="00557C0C">
      <w:pPr>
        <w:rPr>
          <w:del w:id="525" w:author="Jonas Stage Sø" w:date="2025-03-17T15:50:00Z" w16du:dateUtc="2025-03-17T14:50:00Z"/>
          <w:b/>
          <w:sz w:val="24"/>
          <w:szCs w:val="24"/>
        </w:rPr>
      </w:pPr>
    </w:p>
    <w:p w14:paraId="1D4712E2" w14:textId="77919FAE" w:rsidR="00F46B56" w:rsidRPr="00AE04F7" w:rsidDel="00423D35" w:rsidRDefault="00F46B56" w:rsidP="00557C0C">
      <w:pPr>
        <w:rPr>
          <w:del w:id="526" w:author="Jonas Stage Sø" w:date="2025-03-17T15:50:00Z" w16du:dateUtc="2025-03-17T14:50:00Z"/>
          <w:b/>
          <w:sz w:val="24"/>
          <w:szCs w:val="24"/>
        </w:rPr>
      </w:pPr>
    </w:p>
    <w:p w14:paraId="597C1DDC" w14:textId="61CA7316" w:rsidR="00632429" w:rsidRPr="00AE04F7" w:rsidDel="00423D35" w:rsidRDefault="00632429" w:rsidP="00557C0C">
      <w:pPr>
        <w:rPr>
          <w:del w:id="527" w:author="Jonas Stage Sø" w:date="2025-03-17T15:50:00Z" w16du:dateUtc="2025-03-17T14:50:00Z"/>
          <w:b/>
          <w:sz w:val="24"/>
          <w:szCs w:val="24"/>
        </w:rPr>
      </w:pPr>
      <w:del w:id="528" w:author="Jonas Stage Sø" w:date="2025-03-17T15:50:00Z" w16du:dateUtc="2025-03-17T14:50:00Z">
        <w:r w:rsidRPr="00AE04F7" w:rsidDel="00423D35">
          <w:rPr>
            <w:b/>
            <w:sz w:val="24"/>
            <w:szCs w:val="24"/>
          </w:rPr>
          <w:delText>Growth limitation of phytoplankton and macrophytes during fifty years in large, shallow Lake Arresø</w:delText>
        </w:r>
      </w:del>
    </w:p>
    <w:p w14:paraId="002A219D" w14:textId="0D544924" w:rsidR="00770AEB" w:rsidRPr="00AE04F7" w:rsidDel="00423D35" w:rsidRDefault="00770AEB" w:rsidP="00770AEB">
      <w:pPr>
        <w:rPr>
          <w:del w:id="529" w:author="Jonas Stage Sø" w:date="2025-03-17T15:50:00Z" w16du:dateUtc="2025-03-17T14:50:00Z"/>
          <w:b/>
          <w:sz w:val="24"/>
          <w:szCs w:val="24"/>
          <w:vertAlign w:val="superscript"/>
        </w:rPr>
      </w:pPr>
      <w:del w:id="530" w:author="Jonas Stage Sø" w:date="2025-03-17T15:50:00Z" w16du:dateUtc="2025-03-17T14:50:00Z">
        <w:r w:rsidRPr="00AE04F7" w:rsidDel="00423D35">
          <w:rPr>
            <w:b/>
            <w:sz w:val="24"/>
            <w:szCs w:val="24"/>
          </w:rPr>
          <w:delText>Kaj Sand-Jensen</w:delText>
        </w:r>
        <w:r w:rsidRPr="00AE04F7" w:rsidDel="00423D35">
          <w:rPr>
            <w:b/>
            <w:sz w:val="24"/>
            <w:szCs w:val="24"/>
            <w:vertAlign w:val="superscript"/>
          </w:rPr>
          <w:delText>1</w:delText>
        </w:r>
        <w:r w:rsidRPr="00AE04F7" w:rsidDel="00423D35">
          <w:rPr>
            <w:b/>
            <w:sz w:val="24"/>
            <w:szCs w:val="24"/>
          </w:rPr>
          <w:delText>, Jonas Stage Sø</w:delText>
        </w:r>
        <w:r w:rsidRPr="00AE04F7" w:rsidDel="00423D35">
          <w:rPr>
            <w:b/>
            <w:sz w:val="24"/>
            <w:szCs w:val="24"/>
            <w:vertAlign w:val="superscript"/>
          </w:rPr>
          <w:delText>2</w:delText>
        </w:r>
        <w:r w:rsidR="006362F4" w:rsidRPr="00AE04F7" w:rsidDel="00423D35">
          <w:rPr>
            <w:b/>
            <w:sz w:val="24"/>
            <w:szCs w:val="24"/>
          </w:rPr>
          <w:delText>, Lars Baastrup-Spohr</w:delText>
        </w:r>
        <w:r w:rsidR="006362F4" w:rsidRPr="00AE04F7" w:rsidDel="00423D35">
          <w:rPr>
            <w:b/>
            <w:sz w:val="24"/>
            <w:szCs w:val="24"/>
            <w:vertAlign w:val="superscript"/>
          </w:rPr>
          <w:delText>1</w:delText>
        </w:r>
        <w:r w:rsidR="006362F4" w:rsidRPr="00AE04F7" w:rsidDel="00423D35">
          <w:rPr>
            <w:b/>
            <w:sz w:val="24"/>
            <w:szCs w:val="24"/>
          </w:rPr>
          <w:delText xml:space="preserve"> </w:delText>
        </w:r>
        <w:r w:rsidRPr="00AE04F7" w:rsidDel="00423D35">
          <w:rPr>
            <w:b/>
            <w:sz w:val="24"/>
            <w:szCs w:val="24"/>
          </w:rPr>
          <w:delText>and Theis Kragh</w:delText>
        </w:r>
        <w:r w:rsidRPr="00AE04F7" w:rsidDel="00423D35">
          <w:rPr>
            <w:b/>
            <w:sz w:val="24"/>
            <w:szCs w:val="24"/>
            <w:vertAlign w:val="superscript"/>
          </w:rPr>
          <w:delText>2</w:delText>
        </w:r>
      </w:del>
    </w:p>
    <w:p w14:paraId="6B58460B" w14:textId="5D99AAE7" w:rsidR="00770AEB" w:rsidRPr="00AE04F7" w:rsidDel="00423D35" w:rsidRDefault="00770AEB" w:rsidP="00770AEB">
      <w:pPr>
        <w:rPr>
          <w:del w:id="531" w:author="Jonas Stage Sø" w:date="2025-03-17T15:50:00Z" w16du:dateUtc="2025-03-17T14:50:00Z"/>
          <w:sz w:val="24"/>
          <w:szCs w:val="24"/>
          <w:vertAlign w:val="superscript"/>
        </w:rPr>
      </w:pPr>
      <w:del w:id="532" w:author="Jonas Stage Sø" w:date="2025-03-17T15:50:00Z" w16du:dateUtc="2025-03-17T14:50:00Z">
        <w:r w:rsidRPr="00AE04F7" w:rsidDel="00423D35">
          <w:rPr>
            <w:sz w:val="24"/>
            <w:szCs w:val="24"/>
            <w:vertAlign w:val="superscript"/>
          </w:rPr>
          <w:delText>1</w:delText>
        </w:r>
        <w:r w:rsidRPr="00AE04F7" w:rsidDel="00423D35">
          <w:rPr>
            <w:sz w:val="24"/>
            <w:szCs w:val="24"/>
          </w:rPr>
          <w:delText>Freshwater Biological Section, Department of Biology, University of Copenhagen, Universitetsparken 4</w:delText>
        </w:r>
        <w:r w:rsidRPr="00AE04F7" w:rsidDel="00423D35">
          <w:rPr>
            <w:sz w:val="24"/>
            <w:szCs w:val="24"/>
            <w:vertAlign w:val="superscript"/>
          </w:rPr>
          <w:delText>3floor</w:delText>
        </w:r>
        <w:r w:rsidRPr="00AE04F7" w:rsidDel="00423D35">
          <w:rPr>
            <w:sz w:val="24"/>
            <w:szCs w:val="24"/>
          </w:rPr>
          <w:delText xml:space="preserve">, 2100 Copenhagen. </w:delText>
        </w:r>
        <w:r w:rsidRPr="00AE04F7" w:rsidDel="00423D35">
          <w:rPr>
            <w:sz w:val="24"/>
            <w:szCs w:val="24"/>
            <w:vertAlign w:val="superscript"/>
          </w:rPr>
          <w:delText>2</w:delText>
        </w:r>
      </w:del>
    </w:p>
    <w:p w14:paraId="3484152D" w14:textId="6B3E4C0A" w:rsidR="00770AEB" w:rsidRPr="00AE04F7" w:rsidDel="00423D35" w:rsidRDefault="00770AEB" w:rsidP="00770AEB">
      <w:pPr>
        <w:rPr>
          <w:del w:id="533" w:author="Jonas Stage Sø" w:date="2025-03-17T15:50:00Z" w16du:dateUtc="2025-03-17T14:50:00Z"/>
          <w:sz w:val="24"/>
          <w:szCs w:val="24"/>
        </w:rPr>
      </w:pPr>
    </w:p>
    <w:p w14:paraId="4A2D26E7" w14:textId="772F0D83" w:rsidR="00770AEB" w:rsidRPr="00AE04F7" w:rsidDel="00423D35" w:rsidRDefault="00770AEB" w:rsidP="00770AEB">
      <w:pPr>
        <w:rPr>
          <w:del w:id="534" w:author="Jonas Stage Sø" w:date="2025-03-17T15:50:00Z" w16du:dateUtc="2025-03-17T14:50:00Z"/>
          <w:b/>
          <w:sz w:val="24"/>
          <w:szCs w:val="24"/>
        </w:rPr>
      </w:pPr>
      <w:del w:id="535" w:author="Jonas Stage Sø" w:date="2025-03-17T15:50:00Z" w16du:dateUtc="2025-03-17T14:50:00Z">
        <w:r w:rsidRPr="00AE04F7" w:rsidDel="00423D35">
          <w:rPr>
            <w:b/>
            <w:sz w:val="24"/>
            <w:szCs w:val="24"/>
          </w:rPr>
          <w:delText>Introduction</w:delText>
        </w:r>
      </w:del>
    </w:p>
    <w:p w14:paraId="3E41331E" w14:textId="4D7504B5" w:rsidR="00F40243" w:rsidRPr="00AE04F7" w:rsidDel="00423D35" w:rsidRDefault="00770AEB" w:rsidP="00770AEB">
      <w:pPr>
        <w:rPr>
          <w:del w:id="536" w:author="Jonas Stage Sø" w:date="2025-03-17T15:50:00Z" w16du:dateUtc="2025-03-17T14:50:00Z"/>
          <w:sz w:val="24"/>
          <w:szCs w:val="24"/>
        </w:rPr>
      </w:pPr>
      <w:del w:id="537" w:author="Jonas Stage Sø" w:date="2025-03-17T15:50:00Z" w16du:dateUtc="2025-03-17T14:50:00Z">
        <w:r w:rsidRPr="00AE04F7" w:rsidDel="00423D35">
          <w:rPr>
            <w:sz w:val="24"/>
            <w:szCs w:val="24"/>
          </w:rPr>
          <w:delText>Lake Arresø is a</w:delText>
        </w:r>
        <w:r w:rsidR="000659C4" w:rsidRPr="00AE04F7" w:rsidDel="00423D35">
          <w:rPr>
            <w:sz w:val="24"/>
            <w:szCs w:val="24"/>
          </w:rPr>
          <w:delText xml:space="preserve">n </w:delText>
        </w:r>
        <w:r w:rsidRPr="00AE04F7" w:rsidDel="00423D35">
          <w:rPr>
            <w:sz w:val="24"/>
            <w:szCs w:val="24"/>
          </w:rPr>
          <w:delText xml:space="preserve">alkaline, </w:delText>
        </w:r>
        <w:r w:rsidR="000659C4" w:rsidRPr="00AE04F7" w:rsidDel="00423D35">
          <w:rPr>
            <w:sz w:val="24"/>
            <w:szCs w:val="24"/>
          </w:rPr>
          <w:delText xml:space="preserve">shallow </w:delText>
        </w:r>
        <w:r w:rsidRPr="00AE04F7" w:rsidDel="00423D35">
          <w:rPr>
            <w:sz w:val="24"/>
            <w:szCs w:val="24"/>
          </w:rPr>
          <w:delText>hypertrophic lake and the largest in Denmark (40 km</w:delText>
        </w:r>
        <w:r w:rsidRPr="00AE04F7" w:rsidDel="00423D35">
          <w:rPr>
            <w:sz w:val="24"/>
            <w:szCs w:val="24"/>
            <w:vertAlign w:val="superscript"/>
          </w:rPr>
          <w:delText>2</w:delText>
        </w:r>
        <w:r w:rsidRPr="00AE04F7" w:rsidDel="00423D35">
          <w:rPr>
            <w:sz w:val="24"/>
            <w:szCs w:val="24"/>
          </w:rPr>
          <w:delText>, Andersen 1976). It was a brackish plant</w:delText>
        </w:r>
        <w:r w:rsidR="006362F4" w:rsidRPr="00AE04F7" w:rsidDel="00423D35">
          <w:rPr>
            <w:sz w:val="24"/>
            <w:szCs w:val="24"/>
          </w:rPr>
          <w:delText>-</w:delText>
        </w:r>
        <w:r w:rsidRPr="00AE04F7" w:rsidDel="00423D35">
          <w:rPr>
            <w:sz w:val="24"/>
            <w:szCs w:val="24"/>
          </w:rPr>
          <w:delText>rich lake that became a plant-rich freshwater lake 4.000-5.000 years ago when the shallow connection to the saline Kattegat closed. During the 18-19</w:delText>
        </w:r>
        <w:r w:rsidRPr="00AE04F7" w:rsidDel="00423D35">
          <w:rPr>
            <w:sz w:val="24"/>
            <w:szCs w:val="24"/>
            <w:vertAlign w:val="superscript"/>
          </w:rPr>
          <w:delText>th.</w:delText>
        </w:r>
        <w:r w:rsidRPr="00AE04F7" w:rsidDel="00423D35">
          <w:rPr>
            <w:sz w:val="24"/>
            <w:szCs w:val="24"/>
          </w:rPr>
          <w:delText>centuries</w:delText>
        </w:r>
        <w:r w:rsidR="00F46B56" w:rsidRPr="00AE04F7" w:rsidDel="00423D35">
          <w:rPr>
            <w:sz w:val="24"/>
            <w:szCs w:val="24"/>
          </w:rPr>
          <w:delText>,</w:delText>
        </w:r>
        <w:r w:rsidRPr="00AE04F7" w:rsidDel="00423D35">
          <w:rPr>
            <w:sz w:val="24"/>
            <w:szCs w:val="24"/>
          </w:rPr>
          <w:delText xml:space="preserve"> </w:delText>
        </w:r>
        <w:r w:rsidR="003213E4" w:rsidRPr="00AE04F7" w:rsidDel="00423D35">
          <w:rPr>
            <w:sz w:val="24"/>
            <w:szCs w:val="24"/>
          </w:rPr>
          <w:delText xml:space="preserve">the lake </w:delText>
        </w:r>
        <w:r w:rsidRPr="00AE04F7" w:rsidDel="00423D35">
          <w:rPr>
            <w:sz w:val="24"/>
            <w:szCs w:val="24"/>
          </w:rPr>
          <w:delText>became eutrophic and during the 20</w:delText>
        </w:r>
        <w:r w:rsidRPr="00AE04F7" w:rsidDel="00423D35">
          <w:rPr>
            <w:sz w:val="24"/>
            <w:szCs w:val="24"/>
            <w:vertAlign w:val="superscript"/>
          </w:rPr>
          <w:delText>th.</w:delText>
        </w:r>
        <w:r w:rsidRPr="00AE04F7" w:rsidDel="00423D35">
          <w:rPr>
            <w:sz w:val="24"/>
            <w:szCs w:val="24"/>
          </w:rPr>
          <w:delText xml:space="preserve">century, it turned hypereutrophic </w:delText>
        </w:r>
        <w:r w:rsidR="00F46B56" w:rsidRPr="00AE04F7" w:rsidDel="00423D35">
          <w:rPr>
            <w:sz w:val="24"/>
            <w:szCs w:val="24"/>
          </w:rPr>
          <w:delText>and lo</w:delText>
        </w:r>
        <w:r w:rsidR="006362F4" w:rsidRPr="00AE04F7" w:rsidDel="00423D35">
          <w:rPr>
            <w:sz w:val="24"/>
            <w:szCs w:val="24"/>
          </w:rPr>
          <w:delText>st</w:delText>
        </w:r>
        <w:r w:rsidR="00F46B56" w:rsidRPr="00AE04F7" w:rsidDel="00423D35">
          <w:rPr>
            <w:sz w:val="24"/>
            <w:szCs w:val="24"/>
          </w:rPr>
          <w:delText xml:space="preserve"> most of the submerged vegetation </w:delText>
        </w:r>
        <w:r w:rsidRPr="00AE04F7" w:rsidDel="00423D35">
          <w:rPr>
            <w:sz w:val="24"/>
            <w:szCs w:val="24"/>
          </w:rPr>
          <w:delText xml:space="preserve">due to </w:delText>
        </w:r>
        <w:r w:rsidR="000659C4" w:rsidRPr="00AE04F7" w:rsidDel="00423D35">
          <w:rPr>
            <w:sz w:val="24"/>
            <w:szCs w:val="24"/>
          </w:rPr>
          <w:delText xml:space="preserve">increasing </w:delText>
        </w:r>
        <w:r w:rsidRPr="00AE04F7" w:rsidDel="00423D35">
          <w:rPr>
            <w:sz w:val="24"/>
            <w:szCs w:val="24"/>
          </w:rPr>
          <w:delText xml:space="preserve">nutrient inputs of domestic sewage from </w:delText>
        </w:r>
        <w:r w:rsidR="000659C4" w:rsidRPr="00AE04F7" w:rsidDel="00423D35">
          <w:rPr>
            <w:sz w:val="24"/>
            <w:szCs w:val="24"/>
          </w:rPr>
          <w:delText xml:space="preserve">60-70 thousand </w:delText>
        </w:r>
        <w:r w:rsidRPr="00AE04F7" w:rsidDel="00423D35">
          <w:rPr>
            <w:sz w:val="24"/>
            <w:szCs w:val="24"/>
          </w:rPr>
          <w:delText>residents and nutrient losses from cultivated fields in the catchment (215 km</w:delText>
        </w:r>
        <w:r w:rsidRPr="00AE04F7" w:rsidDel="00423D35">
          <w:rPr>
            <w:sz w:val="24"/>
            <w:szCs w:val="24"/>
            <w:vertAlign w:val="superscript"/>
          </w:rPr>
          <w:delText>2</w:delText>
        </w:r>
        <w:r w:rsidRPr="00AE04F7" w:rsidDel="00423D35">
          <w:rPr>
            <w:sz w:val="24"/>
            <w:szCs w:val="24"/>
          </w:rPr>
          <w:delText xml:space="preserve">; COWIconsult 1989, Sand-Jensen et al. 2025). </w:delText>
        </w:r>
      </w:del>
    </w:p>
    <w:p w14:paraId="48D90108" w14:textId="630AC4CA" w:rsidR="00770AEB" w:rsidRPr="00AE04F7" w:rsidDel="00423D35" w:rsidRDefault="00770AEB" w:rsidP="00770AEB">
      <w:pPr>
        <w:rPr>
          <w:del w:id="538" w:author="Jonas Stage Sø" w:date="2025-03-17T15:50:00Z" w16du:dateUtc="2025-03-17T14:50:00Z"/>
          <w:sz w:val="24"/>
          <w:szCs w:val="24"/>
        </w:rPr>
      </w:pPr>
      <w:del w:id="539" w:author="Jonas Stage Sø" w:date="2025-03-17T15:50:00Z" w16du:dateUtc="2025-03-17T14:50:00Z">
        <w:r w:rsidRPr="00AE04F7" w:rsidDel="00423D35">
          <w:rPr>
            <w:sz w:val="24"/>
            <w:szCs w:val="24"/>
          </w:rPr>
          <w:delText>Olesen (1976)</w:delText>
        </w:r>
        <w:r w:rsidR="00F40243" w:rsidRPr="00AE04F7" w:rsidDel="00423D35">
          <w:rPr>
            <w:sz w:val="24"/>
            <w:szCs w:val="24"/>
          </w:rPr>
          <w:delText xml:space="preserve"> documented that </w:delText>
        </w:r>
        <w:r w:rsidRPr="00AE04F7" w:rsidDel="00423D35">
          <w:rPr>
            <w:sz w:val="24"/>
            <w:szCs w:val="24"/>
          </w:rPr>
          <w:delText xml:space="preserve">Lake Arresø already </w:delText>
        </w:r>
        <w:r w:rsidR="000659C4" w:rsidRPr="00AE04F7" w:rsidDel="00423D35">
          <w:rPr>
            <w:sz w:val="24"/>
            <w:szCs w:val="24"/>
          </w:rPr>
          <w:delText xml:space="preserve">in the 1930s </w:delText>
        </w:r>
        <w:r w:rsidRPr="00AE04F7" w:rsidDel="00423D35">
          <w:rPr>
            <w:sz w:val="24"/>
            <w:szCs w:val="24"/>
          </w:rPr>
          <w:delText>had become very turbid from dense phytoplankton blooms</w:delText>
        </w:r>
        <w:r w:rsidR="00F46B56" w:rsidRPr="00AE04F7" w:rsidDel="00423D35">
          <w:rPr>
            <w:sz w:val="24"/>
            <w:szCs w:val="24"/>
          </w:rPr>
          <w:delText xml:space="preserve">, while the </w:delText>
        </w:r>
        <w:r w:rsidR="00F40243" w:rsidRPr="00AE04F7" w:rsidDel="00423D35">
          <w:rPr>
            <w:sz w:val="24"/>
            <w:szCs w:val="24"/>
          </w:rPr>
          <w:delText>narrow reed belt</w:delText>
        </w:r>
        <w:r w:rsidR="00F46B56" w:rsidRPr="00AE04F7" w:rsidDel="00423D35">
          <w:rPr>
            <w:sz w:val="24"/>
            <w:szCs w:val="24"/>
          </w:rPr>
          <w:delText>s</w:delText>
        </w:r>
        <w:r w:rsidR="00F40243" w:rsidRPr="00AE04F7" w:rsidDel="00423D35">
          <w:rPr>
            <w:sz w:val="24"/>
            <w:szCs w:val="24"/>
          </w:rPr>
          <w:delText xml:space="preserve"> </w:delText>
        </w:r>
        <w:r w:rsidR="000659C4" w:rsidRPr="00AE04F7" w:rsidDel="00423D35">
          <w:rPr>
            <w:sz w:val="24"/>
            <w:szCs w:val="24"/>
          </w:rPr>
          <w:delText xml:space="preserve">present </w:delText>
        </w:r>
        <w:r w:rsidR="00F40243" w:rsidRPr="00AE04F7" w:rsidDel="00423D35">
          <w:rPr>
            <w:sz w:val="24"/>
            <w:szCs w:val="24"/>
          </w:rPr>
          <w:delText>early in the 1900s greatly expanded and bec</w:delText>
        </w:r>
        <w:r w:rsidR="00F46B56" w:rsidRPr="00AE04F7" w:rsidDel="00423D35">
          <w:rPr>
            <w:sz w:val="24"/>
            <w:szCs w:val="24"/>
          </w:rPr>
          <w:delText>a</w:delText>
        </w:r>
        <w:r w:rsidR="00F40243" w:rsidRPr="00AE04F7" w:rsidDel="00423D35">
          <w:rPr>
            <w:sz w:val="24"/>
            <w:szCs w:val="24"/>
          </w:rPr>
          <w:delText xml:space="preserve">me very dense </w:delText>
        </w:r>
        <w:r w:rsidR="003213E4" w:rsidRPr="00AE04F7" w:rsidDel="00423D35">
          <w:rPr>
            <w:sz w:val="24"/>
            <w:szCs w:val="24"/>
          </w:rPr>
          <w:delText xml:space="preserve">due to </w:delText>
        </w:r>
        <w:r w:rsidR="000659C4" w:rsidRPr="00AE04F7" w:rsidDel="00423D35">
          <w:rPr>
            <w:sz w:val="24"/>
            <w:szCs w:val="24"/>
          </w:rPr>
          <w:delText xml:space="preserve">the </w:delText>
        </w:r>
        <w:r w:rsidR="003213E4" w:rsidRPr="00AE04F7" w:rsidDel="00423D35">
          <w:rPr>
            <w:sz w:val="24"/>
            <w:szCs w:val="24"/>
          </w:rPr>
          <w:delText>high</w:delText>
        </w:r>
        <w:r w:rsidR="000659C4" w:rsidRPr="00AE04F7" w:rsidDel="00423D35">
          <w:rPr>
            <w:sz w:val="24"/>
            <w:szCs w:val="24"/>
          </w:rPr>
          <w:delText>er</w:delText>
        </w:r>
        <w:r w:rsidR="003213E4" w:rsidRPr="00AE04F7" w:rsidDel="00423D35">
          <w:rPr>
            <w:sz w:val="24"/>
            <w:szCs w:val="24"/>
          </w:rPr>
          <w:delText xml:space="preserve"> nutrient input</w:delText>
        </w:r>
        <w:r w:rsidR="00F46B56" w:rsidRPr="00AE04F7" w:rsidDel="00423D35">
          <w:rPr>
            <w:sz w:val="24"/>
            <w:szCs w:val="24"/>
          </w:rPr>
          <w:delText>s</w:delText>
        </w:r>
        <w:r w:rsidR="003213E4" w:rsidRPr="00AE04F7" w:rsidDel="00423D35">
          <w:rPr>
            <w:sz w:val="24"/>
            <w:szCs w:val="24"/>
          </w:rPr>
          <w:delText xml:space="preserve"> </w:delText>
        </w:r>
        <w:r w:rsidR="00F40243" w:rsidRPr="00AE04F7" w:rsidDel="00423D35">
          <w:rPr>
            <w:sz w:val="24"/>
            <w:szCs w:val="24"/>
          </w:rPr>
          <w:delText xml:space="preserve">(Andersen 1976, COWIconsult 1989). </w:delText>
        </w:r>
        <w:r w:rsidR="006362F4" w:rsidRPr="00AE04F7" w:rsidDel="00423D35">
          <w:rPr>
            <w:sz w:val="24"/>
            <w:szCs w:val="24"/>
          </w:rPr>
          <w:delText xml:space="preserve">Very </w:delText>
        </w:r>
        <w:r w:rsidR="003213E4" w:rsidRPr="00AE04F7" w:rsidDel="00423D35">
          <w:rPr>
            <w:sz w:val="24"/>
            <w:szCs w:val="24"/>
          </w:rPr>
          <w:delText>f</w:delText>
        </w:r>
        <w:r w:rsidR="00F40243" w:rsidRPr="00AE04F7" w:rsidDel="00423D35">
          <w:rPr>
            <w:sz w:val="24"/>
            <w:szCs w:val="24"/>
          </w:rPr>
          <w:delText>requent p</w:delText>
        </w:r>
        <w:r w:rsidRPr="00AE04F7" w:rsidDel="00423D35">
          <w:rPr>
            <w:sz w:val="24"/>
            <w:szCs w:val="24"/>
          </w:rPr>
          <w:delText>article resuspension from the upper 2 cm of the unconsolidated sediments</w:delText>
        </w:r>
        <w:r w:rsidR="00F40243" w:rsidRPr="00AE04F7" w:rsidDel="00423D35">
          <w:rPr>
            <w:sz w:val="24"/>
            <w:szCs w:val="24"/>
          </w:rPr>
          <w:delText xml:space="preserve"> </w:delText>
        </w:r>
        <w:r w:rsidRPr="00AE04F7" w:rsidDel="00423D35">
          <w:rPr>
            <w:sz w:val="24"/>
            <w:szCs w:val="24"/>
          </w:rPr>
          <w:delText xml:space="preserve">due to the low mean water depth (3.0 m) relative to the large lake surface area and the high wind exposure </w:delText>
        </w:r>
        <w:r w:rsidR="00F40243" w:rsidRPr="00AE04F7" w:rsidDel="00423D35">
          <w:rPr>
            <w:sz w:val="24"/>
            <w:szCs w:val="24"/>
          </w:rPr>
          <w:delText>contributed to further increas</w:delText>
        </w:r>
        <w:r w:rsidR="006362F4" w:rsidRPr="00AE04F7" w:rsidDel="00423D35">
          <w:rPr>
            <w:sz w:val="24"/>
            <w:szCs w:val="24"/>
          </w:rPr>
          <w:delText>ing</w:delText>
        </w:r>
        <w:r w:rsidR="00F40243" w:rsidRPr="00AE04F7" w:rsidDel="00423D35">
          <w:rPr>
            <w:sz w:val="24"/>
            <w:szCs w:val="24"/>
          </w:rPr>
          <w:delText xml:space="preserve"> light attenuation and lower</w:delText>
        </w:r>
        <w:r w:rsidR="006362F4" w:rsidRPr="00AE04F7" w:rsidDel="00423D35">
          <w:rPr>
            <w:sz w:val="24"/>
            <w:szCs w:val="24"/>
          </w:rPr>
          <w:delText>ing</w:delText>
        </w:r>
        <w:r w:rsidR="00F40243" w:rsidRPr="00AE04F7" w:rsidDel="00423D35">
          <w:rPr>
            <w:sz w:val="24"/>
            <w:szCs w:val="24"/>
          </w:rPr>
          <w:delText xml:space="preserve"> the Secchi-depth </w:delText>
        </w:r>
        <w:r w:rsidRPr="00AE04F7" w:rsidDel="00423D35">
          <w:rPr>
            <w:sz w:val="24"/>
            <w:szCs w:val="24"/>
          </w:rPr>
          <w:delText>(COWIconsult 1989, Søndergaard et al. 1992).</w:delText>
        </w:r>
      </w:del>
    </w:p>
    <w:p w14:paraId="2C3C8182" w14:textId="5BF3AD33" w:rsidR="000659C4" w:rsidRPr="00AE04F7" w:rsidDel="00423D35" w:rsidRDefault="00770AEB" w:rsidP="00770AEB">
      <w:pPr>
        <w:rPr>
          <w:del w:id="540" w:author="Jonas Stage Sø" w:date="2025-03-17T15:50:00Z" w16du:dateUtc="2025-03-17T14:50:00Z"/>
          <w:sz w:val="24"/>
          <w:szCs w:val="24"/>
        </w:rPr>
      </w:pPr>
      <w:del w:id="541" w:author="Jonas Stage Sø" w:date="2025-03-17T15:50:00Z" w16du:dateUtc="2025-03-17T14:50:00Z">
        <w:r w:rsidRPr="00AE04F7" w:rsidDel="00423D35">
          <w:rPr>
            <w:sz w:val="24"/>
            <w:szCs w:val="24"/>
          </w:rPr>
          <w:delText xml:space="preserve">Over the 50 years from the 1970s to the 2020s, the annual total phosphorus (TP) input to Lake Arresø </w:delText>
        </w:r>
        <w:r w:rsidR="006362F4" w:rsidRPr="00AE04F7" w:rsidDel="00423D35">
          <w:rPr>
            <w:sz w:val="24"/>
            <w:szCs w:val="24"/>
          </w:rPr>
          <w:delText xml:space="preserve">decreased </w:delText>
        </w:r>
        <w:r w:rsidRPr="00AE04F7" w:rsidDel="00423D35">
          <w:rPr>
            <w:sz w:val="24"/>
            <w:szCs w:val="24"/>
          </w:rPr>
          <w:delText xml:space="preserve">more than 10-fold from about 80 to 6-7 tons </w:delText>
        </w:r>
        <w:r w:rsidR="002C231D" w:rsidRPr="00AE04F7" w:rsidDel="00423D35">
          <w:rPr>
            <w:sz w:val="24"/>
            <w:szCs w:val="24"/>
          </w:rPr>
          <w:delText xml:space="preserve">mainly </w:delText>
        </w:r>
        <w:r w:rsidRPr="00AE04F7" w:rsidDel="00423D35">
          <w:rPr>
            <w:sz w:val="24"/>
            <w:szCs w:val="24"/>
          </w:rPr>
          <w:delText xml:space="preserve">due to </w:delText>
        </w:r>
        <w:r w:rsidR="006362F4" w:rsidRPr="00AE04F7" w:rsidDel="00423D35">
          <w:rPr>
            <w:sz w:val="24"/>
            <w:szCs w:val="24"/>
          </w:rPr>
          <w:delText xml:space="preserve">restriction </w:delText>
        </w:r>
        <w:r w:rsidR="00EB10E2" w:rsidRPr="00AE04F7" w:rsidDel="00423D35">
          <w:rPr>
            <w:sz w:val="24"/>
            <w:szCs w:val="24"/>
          </w:rPr>
          <w:delText xml:space="preserve">of sewage treatment </w:delText>
        </w:r>
        <w:r w:rsidR="006362F4" w:rsidRPr="00AE04F7" w:rsidDel="00423D35">
          <w:rPr>
            <w:sz w:val="24"/>
            <w:szCs w:val="24"/>
          </w:rPr>
          <w:delText xml:space="preserve">from more than 30 small </w:delText>
        </w:r>
        <w:r w:rsidR="000659C4" w:rsidRPr="00AE04F7" w:rsidDel="00423D35">
          <w:rPr>
            <w:sz w:val="24"/>
            <w:szCs w:val="24"/>
          </w:rPr>
          <w:delText xml:space="preserve">sewage treatment plants </w:delText>
        </w:r>
        <w:r w:rsidR="00EB10E2" w:rsidRPr="00AE04F7" w:rsidDel="00423D35">
          <w:rPr>
            <w:sz w:val="24"/>
            <w:szCs w:val="24"/>
          </w:rPr>
          <w:delText xml:space="preserve">to </w:delText>
        </w:r>
        <w:r w:rsidR="006362F4" w:rsidRPr="00AE04F7" w:rsidDel="00423D35">
          <w:rPr>
            <w:sz w:val="24"/>
            <w:szCs w:val="24"/>
          </w:rPr>
          <w:delText xml:space="preserve">only </w:delText>
        </w:r>
        <w:r w:rsidR="002C231D" w:rsidRPr="00AE04F7" w:rsidDel="00423D35">
          <w:rPr>
            <w:sz w:val="24"/>
            <w:szCs w:val="24"/>
          </w:rPr>
          <w:delText xml:space="preserve">two new modern sewage </w:delText>
        </w:r>
        <w:r w:rsidRPr="00AE04F7" w:rsidDel="00423D35">
          <w:rPr>
            <w:sz w:val="24"/>
            <w:szCs w:val="24"/>
          </w:rPr>
          <w:delText xml:space="preserve">treatment </w:delText>
        </w:r>
        <w:r w:rsidR="002C231D" w:rsidRPr="00AE04F7" w:rsidDel="00423D35">
          <w:rPr>
            <w:sz w:val="24"/>
            <w:szCs w:val="24"/>
          </w:rPr>
          <w:delText xml:space="preserve">plants and </w:delText>
        </w:r>
        <w:r w:rsidR="006362F4" w:rsidRPr="00AE04F7" w:rsidDel="00423D35">
          <w:rPr>
            <w:sz w:val="24"/>
            <w:szCs w:val="24"/>
          </w:rPr>
          <w:delText xml:space="preserve">simultaneously </w:delText>
        </w:r>
        <w:r w:rsidR="002C231D" w:rsidRPr="00AE04F7" w:rsidDel="00423D35">
          <w:rPr>
            <w:sz w:val="24"/>
            <w:szCs w:val="24"/>
          </w:rPr>
          <w:delText>reduc</w:delText>
        </w:r>
        <w:r w:rsidR="000659C4" w:rsidRPr="00AE04F7" w:rsidDel="00423D35">
          <w:rPr>
            <w:sz w:val="24"/>
            <w:szCs w:val="24"/>
          </w:rPr>
          <w:delText xml:space="preserve">tions of </w:delText>
        </w:r>
        <w:r w:rsidR="002C231D" w:rsidRPr="00AE04F7" w:rsidDel="00423D35">
          <w:rPr>
            <w:sz w:val="24"/>
            <w:szCs w:val="24"/>
          </w:rPr>
          <w:delText>storm</w:delText>
        </w:r>
        <w:r w:rsidR="000659C4" w:rsidRPr="00AE04F7" w:rsidDel="00423D35">
          <w:rPr>
            <w:sz w:val="24"/>
            <w:szCs w:val="24"/>
          </w:rPr>
          <w:delText>-</w:delText>
        </w:r>
        <w:r w:rsidR="002C231D" w:rsidRPr="00AE04F7" w:rsidDel="00423D35">
          <w:rPr>
            <w:sz w:val="24"/>
            <w:szCs w:val="24"/>
          </w:rPr>
          <w:delText xml:space="preserve">water losses </w:delText>
        </w:r>
        <w:r w:rsidR="003213E4" w:rsidRPr="00AE04F7" w:rsidDel="00423D35">
          <w:rPr>
            <w:sz w:val="24"/>
            <w:szCs w:val="24"/>
          </w:rPr>
          <w:delText xml:space="preserve">from </w:delText>
        </w:r>
        <w:r w:rsidR="002C231D" w:rsidRPr="00AE04F7" w:rsidDel="00423D35">
          <w:rPr>
            <w:sz w:val="24"/>
            <w:szCs w:val="24"/>
          </w:rPr>
          <w:delText>the two largest cities</w:delText>
        </w:r>
        <w:r w:rsidR="003213E4" w:rsidRPr="00AE04F7" w:rsidDel="00423D35">
          <w:rPr>
            <w:sz w:val="24"/>
            <w:szCs w:val="24"/>
          </w:rPr>
          <w:delText xml:space="preserve"> (Sand-Jensen et al. 202</w:delText>
        </w:r>
        <w:r w:rsidR="000659C4" w:rsidRPr="00AE04F7" w:rsidDel="00423D35">
          <w:rPr>
            <w:sz w:val="24"/>
            <w:szCs w:val="24"/>
          </w:rPr>
          <w:delText>5</w:delText>
        </w:r>
        <w:r w:rsidR="003213E4" w:rsidRPr="00AE04F7" w:rsidDel="00423D35">
          <w:rPr>
            <w:sz w:val="24"/>
            <w:szCs w:val="24"/>
          </w:rPr>
          <w:delText>)</w:delText>
        </w:r>
        <w:r w:rsidR="002C231D" w:rsidRPr="00AE04F7" w:rsidDel="00423D35">
          <w:rPr>
            <w:sz w:val="24"/>
            <w:szCs w:val="24"/>
          </w:rPr>
          <w:delText>.</w:delText>
        </w:r>
        <w:r w:rsidRPr="00AE04F7" w:rsidDel="00423D35">
          <w:rPr>
            <w:sz w:val="24"/>
            <w:szCs w:val="24"/>
          </w:rPr>
          <w:delText xml:space="preserve"> </w:delText>
        </w:r>
      </w:del>
    </w:p>
    <w:p w14:paraId="6021EC2D" w14:textId="5989501D" w:rsidR="00770AEB" w:rsidRPr="00AE04F7" w:rsidDel="00423D35" w:rsidRDefault="006362F4" w:rsidP="00770AEB">
      <w:pPr>
        <w:rPr>
          <w:del w:id="542" w:author="Jonas Stage Sø" w:date="2025-03-17T15:50:00Z" w16du:dateUtc="2025-03-17T14:50:00Z"/>
          <w:sz w:val="24"/>
          <w:szCs w:val="24"/>
        </w:rPr>
      </w:pPr>
      <w:del w:id="543" w:author="Jonas Stage Sø" w:date="2025-03-17T15:50:00Z" w16du:dateUtc="2025-03-17T14:50:00Z">
        <w:r w:rsidRPr="00AE04F7" w:rsidDel="00423D35">
          <w:rPr>
            <w:sz w:val="24"/>
            <w:szCs w:val="24"/>
          </w:rPr>
          <w:delText>While t</w:delText>
        </w:r>
        <w:r w:rsidR="00724436" w:rsidRPr="00AE04F7" w:rsidDel="00423D35">
          <w:rPr>
            <w:sz w:val="24"/>
            <w:szCs w:val="24"/>
          </w:rPr>
          <w:delText xml:space="preserve">he outlets from sewage treatment plants in the 1970s were rich in TP relative to TN (about 1:3, Lønholdt 1973), </w:delText>
        </w:r>
        <w:r w:rsidR="001216A1" w:rsidRPr="00AE04F7" w:rsidDel="00423D35">
          <w:rPr>
            <w:sz w:val="24"/>
            <w:szCs w:val="24"/>
          </w:rPr>
          <w:delText xml:space="preserve">the modern treatment plants in the </w:delText>
        </w:r>
        <w:r w:rsidR="00EB10E2" w:rsidRPr="00AE04F7" w:rsidDel="00423D35">
          <w:rPr>
            <w:sz w:val="24"/>
            <w:szCs w:val="24"/>
          </w:rPr>
          <w:delText xml:space="preserve">early </w:delText>
        </w:r>
        <w:r w:rsidR="001216A1" w:rsidRPr="00AE04F7" w:rsidDel="00423D35">
          <w:rPr>
            <w:sz w:val="24"/>
            <w:szCs w:val="24"/>
          </w:rPr>
          <w:delText xml:space="preserve">2020s have much lower outlets overall </w:delText>
        </w:r>
        <w:r w:rsidR="00F410A3" w:rsidRPr="00AE04F7" w:rsidDel="00423D35">
          <w:rPr>
            <w:sz w:val="24"/>
            <w:szCs w:val="24"/>
          </w:rPr>
          <w:delText xml:space="preserve">and in </w:delText>
        </w:r>
        <w:r w:rsidR="001216A1" w:rsidRPr="00AE04F7" w:rsidDel="00423D35">
          <w:rPr>
            <w:sz w:val="24"/>
            <w:szCs w:val="24"/>
          </w:rPr>
          <w:delText xml:space="preserve">particularly </w:delText>
        </w:r>
        <w:r w:rsidR="00F410A3" w:rsidRPr="00AE04F7" w:rsidDel="00423D35">
          <w:rPr>
            <w:sz w:val="24"/>
            <w:szCs w:val="24"/>
          </w:rPr>
          <w:delText>ef</w:delText>
        </w:r>
        <w:r w:rsidR="001216A1" w:rsidRPr="00AE04F7" w:rsidDel="00423D35">
          <w:rPr>
            <w:sz w:val="24"/>
            <w:szCs w:val="24"/>
          </w:rPr>
          <w:delText>ficient TP-purification (about 98%) chang</w:delText>
        </w:r>
        <w:r w:rsidR="00F410A3" w:rsidRPr="00AE04F7" w:rsidDel="00423D35">
          <w:rPr>
            <w:sz w:val="24"/>
            <w:szCs w:val="24"/>
          </w:rPr>
          <w:delText xml:space="preserve">ing </w:delText>
        </w:r>
        <w:r w:rsidR="001216A1" w:rsidRPr="00AE04F7" w:rsidDel="00423D35">
          <w:rPr>
            <w:sz w:val="24"/>
            <w:szCs w:val="24"/>
          </w:rPr>
          <w:delText xml:space="preserve">TP:TN ratios in the outlets to 1:14. </w:delText>
        </w:r>
        <w:r w:rsidR="00F410A3" w:rsidRPr="00AE04F7" w:rsidDel="00423D35">
          <w:rPr>
            <w:sz w:val="24"/>
            <w:szCs w:val="24"/>
          </w:rPr>
          <w:delText xml:space="preserve">Nutrient losses from cultivated fields are </w:delText>
        </w:r>
        <w:r w:rsidR="00EB10E2" w:rsidRPr="00AE04F7" w:rsidDel="00423D35">
          <w:rPr>
            <w:sz w:val="24"/>
            <w:szCs w:val="24"/>
          </w:rPr>
          <w:delText xml:space="preserve">presently </w:delText>
        </w:r>
        <w:r w:rsidR="00F410A3" w:rsidRPr="00AE04F7" w:rsidDel="00423D35">
          <w:rPr>
            <w:sz w:val="24"/>
            <w:szCs w:val="24"/>
          </w:rPr>
          <w:delText xml:space="preserve">responsible for </w:delText>
        </w:r>
        <w:r w:rsidR="00EB10E2" w:rsidRPr="00AE04F7" w:rsidDel="00423D35">
          <w:rPr>
            <w:sz w:val="24"/>
            <w:szCs w:val="24"/>
          </w:rPr>
          <w:delText xml:space="preserve">about </w:delText>
        </w:r>
        <w:r w:rsidR="00F410A3" w:rsidRPr="00AE04F7" w:rsidDel="00423D35">
          <w:rPr>
            <w:sz w:val="24"/>
            <w:szCs w:val="24"/>
          </w:rPr>
          <w:delText>90% of TN and 50% of TP inputs to Lake Arresø</w:delText>
        </w:r>
        <w:r w:rsidR="000659C4" w:rsidRPr="00AE04F7" w:rsidDel="00423D35">
          <w:rPr>
            <w:sz w:val="24"/>
            <w:szCs w:val="24"/>
          </w:rPr>
          <w:delText xml:space="preserve"> (Sand-Jensen et al. 2025)</w:delText>
        </w:r>
        <w:r w:rsidR="00F410A3" w:rsidRPr="00AE04F7" w:rsidDel="00423D35">
          <w:rPr>
            <w:sz w:val="24"/>
            <w:szCs w:val="24"/>
          </w:rPr>
          <w:delText xml:space="preserve">. </w:delText>
        </w:r>
        <w:r w:rsidRPr="00AE04F7" w:rsidDel="00423D35">
          <w:rPr>
            <w:sz w:val="24"/>
            <w:szCs w:val="24"/>
          </w:rPr>
          <w:delText>O</w:delText>
        </w:r>
        <w:r w:rsidR="00F410A3" w:rsidRPr="00AE04F7" w:rsidDel="00423D35">
          <w:rPr>
            <w:sz w:val="24"/>
            <w:szCs w:val="24"/>
          </w:rPr>
          <w:delText xml:space="preserve">ver 50 years </w:delText>
        </w:r>
        <w:r w:rsidRPr="00AE04F7" w:rsidDel="00423D35">
          <w:rPr>
            <w:sz w:val="24"/>
            <w:szCs w:val="24"/>
          </w:rPr>
          <w:delText xml:space="preserve">these changes </w:delText>
        </w:r>
        <w:r w:rsidR="00F410A3" w:rsidRPr="00AE04F7" w:rsidDel="00423D35">
          <w:rPr>
            <w:sz w:val="24"/>
            <w:szCs w:val="24"/>
          </w:rPr>
          <w:delText xml:space="preserve">have reduced nutrient concentrations in the lake and </w:delText>
        </w:r>
        <w:r w:rsidRPr="00AE04F7" w:rsidDel="00423D35">
          <w:rPr>
            <w:sz w:val="24"/>
            <w:szCs w:val="24"/>
          </w:rPr>
          <w:delText xml:space="preserve">elevated </w:delText>
        </w:r>
        <w:r w:rsidR="00F410A3" w:rsidRPr="00AE04F7" w:rsidDel="00423D35">
          <w:rPr>
            <w:sz w:val="24"/>
            <w:szCs w:val="24"/>
          </w:rPr>
          <w:delText xml:space="preserve">TN:TP ratios from about 5:1 to above 20:1, thereby, </w:delText>
        </w:r>
        <w:r w:rsidRPr="00AE04F7" w:rsidDel="00423D35">
          <w:rPr>
            <w:sz w:val="24"/>
            <w:szCs w:val="24"/>
          </w:rPr>
          <w:delText xml:space="preserve">increasing </w:delText>
        </w:r>
        <w:r w:rsidR="00F410A3" w:rsidRPr="00AE04F7" w:rsidDel="00423D35">
          <w:rPr>
            <w:sz w:val="24"/>
            <w:szCs w:val="24"/>
          </w:rPr>
          <w:delText xml:space="preserve">the likelihood of </w:delText>
        </w:r>
        <w:r w:rsidR="00B5703E" w:rsidRPr="00AE04F7" w:rsidDel="00423D35">
          <w:rPr>
            <w:sz w:val="24"/>
            <w:szCs w:val="24"/>
          </w:rPr>
          <w:delText xml:space="preserve">phytoplankton biomass limitation by nutrients </w:delText>
        </w:r>
        <w:r w:rsidRPr="00AE04F7" w:rsidDel="00423D35">
          <w:rPr>
            <w:sz w:val="24"/>
            <w:szCs w:val="24"/>
          </w:rPr>
          <w:delText xml:space="preserve">and from N </w:delText>
        </w:r>
        <w:r w:rsidR="000659C4" w:rsidRPr="00AE04F7" w:rsidDel="00423D35">
          <w:rPr>
            <w:sz w:val="24"/>
            <w:szCs w:val="24"/>
          </w:rPr>
          <w:delText xml:space="preserve">rather than </w:delText>
        </w:r>
        <w:r w:rsidR="00B5703E" w:rsidRPr="00AE04F7" w:rsidDel="00423D35">
          <w:rPr>
            <w:sz w:val="24"/>
            <w:szCs w:val="24"/>
          </w:rPr>
          <w:delText xml:space="preserve">P. </w:delText>
        </w:r>
      </w:del>
    </w:p>
    <w:p w14:paraId="6BA567E1" w14:textId="09570CD8" w:rsidR="001C627F" w:rsidRPr="00AE04F7" w:rsidDel="00423D35" w:rsidRDefault="00B5703E" w:rsidP="00EC1A63">
      <w:pPr>
        <w:rPr>
          <w:del w:id="544" w:author="Jonas Stage Sø" w:date="2025-03-17T15:50:00Z" w16du:dateUtc="2025-03-17T14:50:00Z"/>
          <w:sz w:val="24"/>
          <w:szCs w:val="24"/>
        </w:rPr>
      </w:pPr>
      <w:del w:id="545" w:author="Jonas Stage Sø" w:date="2025-03-17T15:50:00Z" w16du:dateUtc="2025-03-17T14:50:00Z">
        <w:r w:rsidRPr="00AE04F7" w:rsidDel="00423D35">
          <w:rPr>
            <w:sz w:val="24"/>
            <w:szCs w:val="24"/>
          </w:rPr>
          <w:delText xml:space="preserve">Rate limitation of the phytoplankton production and yield limitation and yield limitation of the phytoplankton biomass are subject to complex regulations by nutrients, light availability </w:delText>
        </w:r>
        <w:r w:rsidR="006362F4" w:rsidRPr="00AE04F7" w:rsidDel="00423D35">
          <w:rPr>
            <w:sz w:val="24"/>
            <w:szCs w:val="24"/>
          </w:rPr>
          <w:delText>and inorganic carbon supply</w:delText>
        </w:r>
        <w:r w:rsidR="000659C4" w:rsidRPr="00AE04F7" w:rsidDel="00423D35">
          <w:rPr>
            <w:sz w:val="24"/>
            <w:szCs w:val="24"/>
          </w:rPr>
          <w:delText xml:space="preserve"> (Ref)</w:delText>
        </w:r>
        <w:r w:rsidR="006362F4" w:rsidRPr="00AE04F7" w:rsidDel="00423D35">
          <w:rPr>
            <w:sz w:val="24"/>
            <w:szCs w:val="24"/>
          </w:rPr>
          <w:delText>.</w:delText>
        </w:r>
        <w:r w:rsidR="00EC1A63" w:rsidRPr="00AE04F7" w:rsidDel="00423D35">
          <w:rPr>
            <w:sz w:val="24"/>
            <w:szCs w:val="24"/>
          </w:rPr>
          <w:delText xml:space="preserve"> The periods of potential nutrient limitation with </w:delText>
        </w:r>
        <w:r w:rsidR="000659C4" w:rsidRPr="00AE04F7" w:rsidDel="00423D35">
          <w:rPr>
            <w:sz w:val="24"/>
            <w:szCs w:val="24"/>
          </w:rPr>
          <w:delText xml:space="preserve">undetectable </w:delText>
        </w:r>
        <w:r w:rsidR="00EC1A63" w:rsidRPr="00AE04F7" w:rsidDel="00423D35">
          <w:rPr>
            <w:sz w:val="24"/>
            <w:szCs w:val="24"/>
          </w:rPr>
          <w:delText xml:space="preserve">or very low dissolved inorganic </w:delText>
        </w:r>
        <w:r w:rsidR="000659C4" w:rsidRPr="00AE04F7" w:rsidDel="00423D35">
          <w:rPr>
            <w:sz w:val="24"/>
            <w:szCs w:val="24"/>
          </w:rPr>
          <w:delText xml:space="preserve">concentrations of </w:delText>
        </w:r>
        <w:r w:rsidR="00EC1A63" w:rsidRPr="00AE04F7" w:rsidDel="00423D35">
          <w:rPr>
            <w:sz w:val="24"/>
            <w:szCs w:val="24"/>
          </w:rPr>
          <w:delText xml:space="preserve">phosphate, nitrate and ammonia </w:delText>
        </w:r>
        <w:r w:rsidR="000659C4" w:rsidRPr="00AE04F7" w:rsidDel="00423D35">
          <w:rPr>
            <w:sz w:val="24"/>
            <w:szCs w:val="24"/>
          </w:rPr>
          <w:delText xml:space="preserve">likely </w:delText>
        </w:r>
        <w:r w:rsidR="00EC1A63" w:rsidRPr="00AE04F7" w:rsidDel="00423D35">
          <w:rPr>
            <w:sz w:val="24"/>
            <w:szCs w:val="24"/>
          </w:rPr>
          <w:delText xml:space="preserve">have become </w:delText>
        </w:r>
        <w:r w:rsidR="000659C4" w:rsidRPr="00AE04F7" w:rsidDel="00423D35">
          <w:rPr>
            <w:sz w:val="24"/>
            <w:szCs w:val="24"/>
          </w:rPr>
          <w:delText xml:space="preserve">more frequent and </w:delText>
        </w:r>
        <w:r w:rsidR="00EC1A63" w:rsidRPr="00AE04F7" w:rsidDel="00423D35">
          <w:rPr>
            <w:sz w:val="24"/>
            <w:szCs w:val="24"/>
          </w:rPr>
          <w:delText xml:space="preserve">longer. </w:delText>
        </w:r>
        <w:r w:rsidR="000659C4" w:rsidRPr="00AE04F7" w:rsidDel="00423D35">
          <w:rPr>
            <w:sz w:val="24"/>
            <w:szCs w:val="24"/>
          </w:rPr>
          <w:delText>Moreover, p</w:delText>
        </w:r>
        <w:r w:rsidR="00EC1A63" w:rsidRPr="00AE04F7" w:rsidDel="00423D35">
          <w:rPr>
            <w:sz w:val="24"/>
            <w:szCs w:val="24"/>
          </w:rPr>
          <w:delText xml:space="preserve">hytoplankton biomasses and chlorophyll concentrations may have declined as a consequence of stronger nutrient limitation over time. </w:delText>
        </w:r>
      </w:del>
    </w:p>
    <w:p w14:paraId="54233217" w14:textId="68B7F072" w:rsidR="000F1801" w:rsidRPr="00AE04F7" w:rsidDel="00423D35" w:rsidRDefault="001C627F" w:rsidP="00EC1A63">
      <w:pPr>
        <w:rPr>
          <w:del w:id="546" w:author="Jonas Stage Sø" w:date="2025-03-17T15:50:00Z" w16du:dateUtc="2025-03-17T14:50:00Z"/>
          <w:sz w:val="24"/>
          <w:szCs w:val="24"/>
        </w:rPr>
      </w:pPr>
      <w:del w:id="547" w:author="Jonas Stage Sø" w:date="2025-03-17T15:50:00Z" w16du:dateUtc="2025-03-17T14:50:00Z">
        <w:r w:rsidRPr="00AE04F7" w:rsidDel="00423D35">
          <w:rPr>
            <w:sz w:val="24"/>
            <w:szCs w:val="24"/>
          </w:rPr>
          <w:delText>T</w:delText>
        </w:r>
        <w:r w:rsidR="00EC1A63" w:rsidRPr="00AE04F7" w:rsidDel="00423D35">
          <w:rPr>
            <w:sz w:val="24"/>
            <w:szCs w:val="24"/>
          </w:rPr>
          <w:delText xml:space="preserve">he ongoing extensive resuspension of sediment particles </w:delText>
        </w:r>
        <w:r w:rsidR="009165BB" w:rsidRPr="00AE04F7" w:rsidDel="00423D35">
          <w:rPr>
            <w:sz w:val="24"/>
            <w:szCs w:val="24"/>
          </w:rPr>
          <w:delText xml:space="preserve">and high phytoplankton biomass </w:delText>
        </w:r>
        <w:r w:rsidR="00EC1A63" w:rsidRPr="00AE04F7" w:rsidDel="00423D35">
          <w:rPr>
            <w:sz w:val="24"/>
            <w:szCs w:val="24"/>
          </w:rPr>
          <w:delText xml:space="preserve">may maintain a </w:delText>
        </w:r>
        <w:r w:rsidRPr="00AE04F7" w:rsidDel="00423D35">
          <w:rPr>
            <w:sz w:val="24"/>
            <w:szCs w:val="24"/>
          </w:rPr>
          <w:delText xml:space="preserve">narrow </w:delText>
        </w:r>
        <w:r w:rsidR="00EC1A63" w:rsidRPr="00AE04F7" w:rsidDel="00423D35">
          <w:rPr>
            <w:sz w:val="24"/>
            <w:szCs w:val="24"/>
          </w:rPr>
          <w:delText>euph</w:delText>
        </w:r>
        <w:r w:rsidR="000659C4" w:rsidRPr="00AE04F7" w:rsidDel="00423D35">
          <w:rPr>
            <w:sz w:val="24"/>
            <w:szCs w:val="24"/>
          </w:rPr>
          <w:delText>ot</w:delText>
        </w:r>
        <w:r w:rsidR="00EC1A63" w:rsidRPr="00AE04F7" w:rsidDel="00423D35">
          <w:rPr>
            <w:sz w:val="24"/>
            <w:szCs w:val="24"/>
          </w:rPr>
          <w:delText>ic zone</w:delText>
        </w:r>
        <w:r w:rsidR="009165BB" w:rsidRPr="00AE04F7" w:rsidDel="00423D35">
          <w:rPr>
            <w:sz w:val="24"/>
            <w:szCs w:val="24"/>
          </w:rPr>
          <w:delText xml:space="preserve"> relative to the turbulent mix</w:delText>
        </w:r>
        <w:r w:rsidR="000659C4" w:rsidRPr="00AE04F7" w:rsidDel="00423D35">
          <w:rPr>
            <w:sz w:val="24"/>
            <w:szCs w:val="24"/>
          </w:rPr>
          <w:delText xml:space="preserve">ed zone </w:delText>
        </w:r>
        <w:r w:rsidR="009165BB" w:rsidRPr="00AE04F7" w:rsidDel="00423D35">
          <w:rPr>
            <w:sz w:val="24"/>
            <w:szCs w:val="24"/>
          </w:rPr>
          <w:delText>and restrict the upper limit of phytoplankton biomass</w:delText>
        </w:r>
        <w:r w:rsidRPr="00AE04F7" w:rsidDel="00423D35">
          <w:rPr>
            <w:sz w:val="24"/>
            <w:szCs w:val="24"/>
          </w:rPr>
          <w:delText xml:space="preserve"> by light limitation (Ref)</w:delText>
        </w:r>
        <w:r w:rsidR="009165BB" w:rsidRPr="00AE04F7" w:rsidDel="00423D35">
          <w:rPr>
            <w:sz w:val="24"/>
            <w:szCs w:val="24"/>
          </w:rPr>
          <w:delText xml:space="preserve">. </w:delText>
        </w:r>
        <w:r w:rsidRPr="00AE04F7" w:rsidDel="00423D35">
          <w:rPr>
            <w:sz w:val="24"/>
            <w:szCs w:val="24"/>
          </w:rPr>
          <w:delText xml:space="preserve">In addition, </w:delText>
        </w:r>
        <w:r w:rsidR="009165BB" w:rsidRPr="00AE04F7" w:rsidDel="00423D35">
          <w:rPr>
            <w:sz w:val="24"/>
            <w:szCs w:val="24"/>
          </w:rPr>
          <w:delText>high biomass and production rates of the phytoplankton in the 1970-19</w:delText>
        </w:r>
        <w:r w:rsidR="000F1801" w:rsidRPr="00AE04F7" w:rsidDel="00423D35">
          <w:rPr>
            <w:sz w:val="24"/>
            <w:szCs w:val="24"/>
          </w:rPr>
          <w:delText>9</w:delText>
        </w:r>
        <w:r w:rsidR="009165BB" w:rsidRPr="00AE04F7" w:rsidDel="00423D35">
          <w:rPr>
            <w:sz w:val="24"/>
            <w:szCs w:val="24"/>
          </w:rPr>
          <w:delText>0s (Andersen 1976, Olesen 1976) generated very high pH levels (9.5-10.0) and only traces of free CO2 conducive to rate limitation of phytoplankton photosynthesis (</w:delText>
        </w:r>
        <w:r w:rsidR="000F1801" w:rsidRPr="00AE04F7" w:rsidDel="00423D35">
          <w:rPr>
            <w:sz w:val="24"/>
            <w:szCs w:val="24"/>
          </w:rPr>
          <w:delText xml:space="preserve">Kragh and Sand-Jensen 2018, Hammer et al. 2019). Depending on the extent of pH reductions and phytoplankton adaptations to use CO2 and HCO3- as carbon sources, the likelihood and extent of rate limitation of phytoplankton may have changed over the 50 years. </w:delText>
        </w:r>
      </w:del>
    </w:p>
    <w:p w14:paraId="7DB5BE15" w14:textId="4F84E4BF" w:rsidR="00B73DED" w:rsidRPr="00AE04F7" w:rsidDel="00423D35" w:rsidRDefault="00D83AD5" w:rsidP="00B73DED">
      <w:pPr>
        <w:rPr>
          <w:del w:id="548" w:author="Jonas Stage Sø" w:date="2025-03-17T15:50:00Z" w16du:dateUtc="2025-03-17T14:50:00Z"/>
          <w:sz w:val="24"/>
          <w:szCs w:val="24"/>
        </w:rPr>
      </w:pPr>
      <w:del w:id="549" w:author="Jonas Stage Sø" w:date="2025-03-17T15:50:00Z" w16du:dateUtc="2025-03-17T14:50:00Z">
        <w:r w:rsidRPr="00AE04F7" w:rsidDel="00423D35">
          <w:rPr>
            <w:sz w:val="24"/>
            <w:szCs w:val="24"/>
          </w:rPr>
          <w:delText>W</w:delText>
        </w:r>
        <w:r w:rsidR="000F1801" w:rsidRPr="00AE04F7" w:rsidDel="00423D35">
          <w:rPr>
            <w:sz w:val="24"/>
            <w:szCs w:val="24"/>
          </w:rPr>
          <w:delText xml:space="preserve">e </w:delText>
        </w:r>
        <w:r w:rsidRPr="00AE04F7" w:rsidDel="00423D35">
          <w:rPr>
            <w:sz w:val="24"/>
            <w:szCs w:val="24"/>
          </w:rPr>
          <w:delText xml:space="preserve">present </w:delText>
        </w:r>
        <w:r w:rsidR="001C627F" w:rsidRPr="00AE04F7" w:rsidDel="00423D35">
          <w:rPr>
            <w:sz w:val="24"/>
            <w:szCs w:val="24"/>
          </w:rPr>
          <w:delText>the development of chlorophyll concentration</w:delText>
        </w:r>
        <w:r w:rsidRPr="00AE04F7" w:rsidDel="00423D35">
          <w:rPr>
            <w:sz w:val="24"/>
            <w:szCs w:val="24"/>
          </w:rPr>
          <w:delText>s</w:delText>
        </w:r>
        <w:r w:rsidR="001C627F" w:rsidRPr="00AE04F7" w:rsidDel="00423D35">
          <w:rPr>
            <w:sz w:val="24"/>
            <w:szCs w:val="24"/>
          </w:rPr>
          <w:delText xml:space="preserve"> and phytoplankton biomasses during the summers over the 50-years period. </w:delText>
        </w:r>
        <w:r w:rsidRPr="00AE04F7" w:rsidDel="00423D35">
          <w:rPr>
            <w:sz w:val="24"/>
            <w:szCs w:val="24"/>
          </w:rPr>
          <w:delText xml:space="preserve">In order to evaluate the possible multiple limitations of phytoplankton, </w:delText>
        </w:r>
        <w:r w:rsidR="00B73DED" w:rsidRPr="00AE04F7" w:rsidDel="00423D35">
          <w:rPr>
            <w:sz w:val="24"/>
            <w:szCs w:val="24"/>
          </w:rPr>
          <w:delText xml:space="preserve">we </w:delText>
        </w:r>
        <w:r w:rsidRPr="00AE04F7" w:rsidDel="00423D35">
          <w:rPr>
            <w:sz w:val="24"/>
            <w:szCs w:val="24"/>
          </w:rPr>
          <w:delText xml:space="preserve">first examined </w:delText>
        </w:r>
        <w:r w:rsidR="004C14D8" w:rsidRPr="00AE04F7" w:rsidDel="00423D35">
          <w:rPr>
            <w:sz w:val="24"/>
            <w:szCs w:val="24"/>
          </w:rPr>
          <w:delText xml:space="preserve">the likelihood of nutrient limitations from the inorganic P and N concentrations, the </w:delText>
        </w:r>
        <w:r w:rsidR="001C627F" w:rsidRPr="00AE04F7" w:rsidDel="00423D35">
          <w:rPr>
            <w:sz w:val="24"/>
            <w:szCs w:val="24"/>
          </w:rPr>
          <w:delText>T</w:delText>
        </w:r>
        <w:r w:rsidR="004C14D8" w:rsidRPr="00AE04F7" w:rsidDel="00423D35">
          <w:rPr>
            <w:sz w:val="24"/>
            <w:szCs w:val="24"/>
          </w:rPr>
          <w:delText>N:</w:delText>
        </w:r>
        <w:r w:rsidR="001C627F" w:rsidRPr="00AE04F7" w:rsidDel="00423D35">
          <w:rPr>
            <w:sz w:val="24"/>
            <w:szCs w:val="24"/>
          </w:rPr>
          <w:delText>T</w:delText>
        </w:r>
        <w:r w:rsidR="004C14D8" w:rsidRPr="00AE04F7" w:rsidDel="00423D35">
          <w:rPr>
            <w:sz w:val="24"/>
            <w:szCs w:val="24"/>
          </w:rPr>
          <w:delText>P ratios and the chlorophyll</w:delText>
        </w:r>
        <w:r w:rsidR="00B73DED" w:rsidRPr="00AE04F7" w:rsidDel="00423D35">
          <w:rPr>
            <w:sz w:val="24"/>
            <w:szCs w:val="24"/>
          </w:rPr>
          <w:delText xml:space="preserve"> concentrations or biomasses relationship</w:delText>
        </w:r>
        <w:r w:rsidRPr="00AE04F7" w:rsidDel="00423D35">
          <w:rPr>
            <w:sz w:val="24"/>
            <w:szCs w:val="24"/>
          </w:rPr>
          <w:delText>s</w:delText>
        </w:r>
        <w:r w:rsidR="00B73DED" w:rsidRPr="00AE04F7" w:rsidDel="00423D35">
          <w:rPr>
            <w:sz w:val="24"/>
            <w:szCs w:val="24"/>
          </w:rPr>
          <w:delText xml:space="preserve"> to </w:delText>
        </w:r>
        <w:r w:rsidR="001C627F" w:rsidRPr="00AE04F7" w:rsidDel="00423D35">
          <w:rPr>
            <w:sz w:val="24"/>
            <w:szCs w:val="24"/>
          </w:rPr>
          <w:delText>T</w:delText>
        </w:r>
        <w:r w:rsidR="004C14D8" w:rsidRPr="00AE04F7" w:rsidDel="00423D35">
          <w:rPr>
            <w:sz w:val="24"/>
            <w:szCs w:val="24"/>
          </w:rPr>
          <w:delText xml:space="preserve">P </w:delText>
        </w:r>
        <w:r w:rsidR="001C627F" w:rsidRPr="00AE04F7" w:rsidDel="00423D35">
          <w:rPr>
            <w:sz w:val="24"/>
            <w:szCs w:val="24"/>
          </w:rPr>
          <w:delText xml:space="preserve">and </w:delText>
        </w:r>
        <w:r w:rsidR="004C14D8" w:rsidRPr="00AE04F7" w:rsidDel="00423D35">
          <w:rPr>
            <w:sz w:val="24"/>
            <w:szCs w:val="24"/>
          </w:rPr>
          <w:delText>TN</w:delText>
        </w:r>
        <w:r w:rsidR="00B73DED" w:rsidRPr="00AE04F7" w:rsidDel="00423D35">
          <w:rPr>
            <w:sz w:val="24"/>
            <w:szCs w:val="24"/>
          </w:rPr>
          <w:delText>. Th</w:delText>
        </w:r>
        <w:r w:rsidRPr="00AE04F7" w:rsidDel="00423D35">
          <w:rPr>
            <w:sz w:val="24"/>
            <w:szCs w:val="24"/>
          </w:rPr>
          <w:delText xml:space="preserve">en, </w:delText>
        </w:r>
        <w:r w:rsidR="00B73DED" w:rsidRPr="00AE04F7" w:rsidDel="00423D35">
          <w:rPr>
            <w:sz w:val="24"/>
            <w:szCs w:val="24"/>
          </w:rPr>
          <w:delText xml:space="preserve">we determined the ratio of the euphotic zone to the total mixed zone </w:delText>
        </w:r>
        <w:r w:rsidRPr="00AE04F7" w:rsidDel="00423D35">
          <w:rPr>
            <w:sz w:val="24"/>
            <w:szCs w:val="24"/>
          </w:rPr>
          <w:delText xml:space="preserve">and </w:delText>
        </w:r>
        <w:r w:rsidR="00B73DED" w:rsidRPr="00AE04F7" w:rsidDel="00423D35">
          <w:rPr>
            <w:sz w:val="24"/>
            <w:szCs w:val="24"/>
          </w:rPr>
          <w:delText>the mean light availability in the mixed zone in relation to the phytoplankton chlorophyll and biomass levels</w:delText>
        </w:r>
        <w:r w:rsidRPr="00AE04F7" w:rsidDel="00423D35">
          <w:rPr>
            <w:sz w:val="24"/>
            <w:szCs w:val="24"/>
          </w:rPr>
          <w:delText xml:space="preserve"> including the possible effect of suspended sediment particles. Subsequently, </w:delText>
        </w:r>
        <w:r w:rsidR="00B73DED" w:rsidRPr="00AE04F7" w:rsidDel="00423D35">
          <w:rPr>
            <w:sz w:val="24"/>
            <w:szCs w:val="24"/>
          </w:rPr>
          <w:delText>we determined the mean availability of CO2 and HCO3- to the phytoplankton during the summer period</w:delText>
        </w:r>
        <w:r w:rsidR="004A1653" w:rsidRPr="00AE04F7" w:rsidDel="00423D35">
          <w:rPr>
            <w:sz w:val="24"/>
            <w:szCs w:val="24"/>
          </w:rPr>
          <w:delText xml:space="preserve">. </w:delText>
        </w:r>
        <w:r w:rsidRPr="00AE04F7" w:rsidDel="00423D35">
          <w:rPr>
            <w:sz w:val="24"/>
            <w:szCs w:val="24"/>
          </w:rPr>
          <w:delText xml:space="preserve">Finally, we discuss possible zooplankton grazing effects </w:delText>
        </w:r>
        <w:r w:rsidR="00F1526F" w:rsidRPr="00AE04F7" w:rsidDel="00423D35">
          <w:rPr>
            <w:sz w:val="24"/>
            <w:szCs w:val="24"/>
          </w:rPr>
          <w:delText xml:space="preserve">in addition to the </w:delText>
        </w:r>
        <w:r w:rsidR="004A1653" w:rsidRPr="00AE04F7" w:rsidDel="00423D35">
          <w:rPr>
            <w:sz w:val="24"/>
            <w:szCs w:val="24"/>
          </w:rPr>
          <w:delText>environmental restrictions on phytoplankton biomass development</w:delText>
        </w:r>
        <w:r w:rsidR="00F1526F" w:rsidRPr="00AE04F7" w:rsidDel="00423D35">
          <w:rPr>
            <w:sz w:val="24"/>
            <w:szCs w:val="24"/>
          </w:rPr>
          <w:delText>.</w:delText>
        </w:r>
        <w:r w:rsidR="004A1653" w:rsidRPr="00AE04F7" w:rsidDel="00423D35">
          <w:rPr>
            <w:sz w:val="24"/>
            <w:szCs w:val="24"/>
          </w:rPr>
          <w:delText xml:space="preserve"> </w:delText>
        </w:r>
        <w:r w:rsidR="00B73DED" w:rsidRPr="00AE04F7" w:rsidDel="00423D35">
          <w:rPr>
            <w:sz w:val="24"/>
            <w:szCs w:val="24"/>
          </w:rPr>
          <w:delText xml:space="preserve"> </w:delText>
        </w:r>
      </w:del>
    </w:p>
    <w:p w14:paraId="69F11B21" w14:textId="384849A1" w:rsidR="00F1526F" w:rsidRPr="00AE04F7" w:rsidDel="00423D35" w:rsidRDefault="00F1526F" w:rsidP="00770AEB">
      <w:pPr>
        <w:rPr>
          <w:del w:id="550" w:author="Jonas Stage Sø" w:date="2025-03-17T15:50:00Z" w16du:dateUtc="2025-03-17T14:50:00Z"/>
          <w:b/>
          <w:sz w:val="24"/>
          <w:szCs w:val="24"/>
        </w:rPr>
      </w:pPr>
    </w:p>
    <w:p w14:paraId="04751B09" w14:textId="7AAF26A8" w:rsidR="00770AEB" w:rsidRPr="00AE04F7" w:rsidDel="00423D35" w:rsidRDefault="00770AEB" w:rsidP="00770AEB">
      <w:pPr>
        <w:rPr>
          <w:del w:id="551" w:author="Jonas Stage Sø" w:date="2025-03-17T15:50:00Z" w16du:dateUtc="2025-03-17T14:50:00Z"/>
          <w:b/>
          <w:sz w:val="24"/>
          <w:szCs w:val="24"/>
        </w:rPr>
      </w:pPr>
      <w:del w:id="552" w:author="Jonas Stage Sø" w:date="2025-03-17T15:50:00Z" w16du:dateUtc="2025-03-17T14:50:00Z">
        <w:r w:rsidRPr="00AE04F7" w:rsidDel="00423D35">
          <w:rPr>
            <w:b/>
            <w:sz w:val="24"/>
            <w:szCs w:val="24"/>
          </w:rPr>
          <w:delText xml:space="preserve">Materials and methods </w:delText>
        </w:r>
      </w:del>
    </w:p>
    <w:p w14:paraId="1B9AE7A9" w14:textId="6A75DB6B" w:rsidR="00770AEB" w:rsidRPr="00AE04F7" w:rsidDel="00423D35" w:rsidRDefault="00770AEB" w:rsidP="00770AEB">
      <w:pPr>
        <w:rPr>
          <w:del w:id="553" w:author="Jonas Stage Sø" w:date="2025-03-17T15:50:00Z" w16du:dateUtc="2025-03-17T14:50:00Z"/>
          <w:sz w:val="24"/>
          <w:szCs w:val="24"/>
        </w:rPr>
      </w:pPr>
      <w:del w:id="554" w:author="Jonas Stage Sø" w:date="2025-03-17T15:50:00Z" w16du:dateUtc="2025-03-17T14:50:00Z">
        <w:r w:rsidRPr="00AE04F7" w:rsidDel="00423D35">
          <w:rPr>
            <w:sz w:val="24"/>
            <w:szCs w:val="24"/>
          </w:rPr>
          <w:delText xml:space="preserve">Lake Arresø’s </w:delText>
        </w:r>
        <w:r w:rsidR="00F1526F" w:rsidRPr="00AE04F7" w:rsidDel="00423D35">
          <w:rPr>
            <w:sz w:val="24"/>
            <w:szCs w:val="24"/>
          </w:rPr>
          <w:delText xml:space="preserve">dynamics of environmental conditions, </w:delText>
        </w:r>
        <w:r w:rsidRPr="00AE04F7" w:rsidDel="00423D35">
          <w:rPr>
            <w:sz w:val="24"/>
            <w:szCs w:val="24"/>
          </w:rPr>
          <w:delText>phytoplankton</w:delText>
        </w:r>
        <w:r w:rsidR="00F1526F" w:rsidRPr="00AE04F7" w:rsidDel="00423D35">
          <w:rPr>
            <w:sz w:val="24"/>
            <w:szCs w:val="24"/>
          </w:rPr>
          <w:delText xml:space="preserve"> and zooplankton have been </w:delText>
        </w:r>
        <w:r w:rsidRPr="00AE04F7" w:rsidDel="00423D35">
          <w:rPr>
            <w:sz w:val="24"/>
            <w:szCs w:val="24"/>
          </w:rPr>
          <w:delText>studied by several authors and agencies in the 1970-1980s (Andersen 1976; Hovedstadsrådet 1975, 1982, 1988; Olesen 1976, COWIconsult 198</w:delText>
        </w:r>
        <w:r w:rsidR="00F1526F" w:rsidRPr="00AE04F7" w:rsidDel="00423D35">
          <w:rPr>
            <w:sz w:val="24"/>
            <w:szCs w:val="24"/>
          </w:rPr>
          <w:delText>9</w:delText>
        </w:r>
        <w:r w:rsidRPr="00AE04F7" w:rsidDel="00423D35">
          <w:rPr>
            <w:sz w:val="24"/>
            <w:szCs w:val="24"/>
          </w:rPr>
          <w:delText xml:space="preserve"> and references in them). An early 10-years long series of monthly measurements of inorganic nutrient concentrations (1967-1967) by Copenhagen’s Water Supply in the outlet from Lake was </w:delText>
        </w:r>
        <w:r w:rsidR="00F1526F" w:rsidRPr="00AE04F7" w:rsidDel="00423D35">
          <w:rPr>
            <w:sz w:val="24"/>
            <w:szCs w:val="24"/>
          </w:rPr>
          <w:delText>even available (</w:delText>
        </w:r>
        <w:r w:rsidRPr="00AE04F7" w:rsidDel="00423D35">
          <w:rPr>
            <w:sz w:val="24"/>
            <w:szCs w:val="24"/>
          </w:rPr>
          <w:delText xml:space="preserve">Olesen 1976). From the late 1980s to the early 2000s, detailed measurements following a standard program were conducted by the Frederiksborg County and, thereafter, by The Agency of Environmental Protection (Lauritsen et al. xxxx). The measuring program followed the standards of the Danish National Monitoring Program (NOVANA), which has been running since 1989. It includes mid-lake sampling at monthly intervals during winter and bimonthly during summer for the main physical (i.e. temperature and Secchi depth), biological (chlorophyll, </w:delText>
        </w:r>
        <w:r w:rsidR="00F1526F" w:rsidRPr="00AE04F7" w:rsidDel="00423D35">
          <w:rPr>
            <w:sz w:val="24"/>
            <w:szCs w:val="24"/>
          </w:rPr>
          <w:delText xml:space="preserve">phytoplankton and zooplankton </w:delText>
        </w:r>
        <w:r w:rsidRPr="00AE04F7" w:rsidDel="00423D35">
          <w:rPr>
            <w:sz w:val="24"/>
            <w:szCs w:val="24"/>
          </w:rPr>
          <w:delText xml:space="preserve">composition and biomass) and chemical variables. </w:delText>
        </w:r>
        <w:r w:rsidR="00F1526F" w:rsidRPr="00AE04F7" w:rsidDel="00423D35">
          <w:rPr>
            <w:sz w:val="24"/>
            <w:szCs w:val="24"/>
          </w:rPr>
          <w:delText xml:space="preserve">Individual phytoplankton and zooplankton were counted, their dimensions measured on a representative number of individuals and their volume or weight estimated. Chemical measures </w:delText>
        </w:r>
        <w:r w:rsidRPr="00AE04F7" w:rsidDel="00423D35">
          <w:rPr>
            <w:sz w:val="24"/>
            <w:szCs w:val="24"/>
          </w:rPr>
          <w:delText xml:space="preserve">include TP and TN analysed by spectrophotometry after persulphate digestion (Koroleff 1969, Solorzano 1969). Inorganic phosphate, ammonia and nitrate were measured according to several authors (Murphy and Riley 1962, Strickland and Parsons 1968, Solorzano 1969). </w:delText>
        </w:r>
        <w:r w:rsidR="00DA5EBD" w:rsidRPr="00AE04F7" w:rsidDel="00423D35">
          <w:rPr>
            <w:sz w:val="24"/>
            <w:szCs w:val="24"/>
          </w:rPr>
          <w:delText xml:space="preserve">Chlorophyll was initially determined by acetone extraction on GF/C filters (Golterman 1969) and later replaced by ethanol extraction (Jespersen and Christoffersen xxxx). </w:delText>
        </w:r>
        <w:r w:rsidRPr="00AE04F7" w:rsidDel="00423D35">
          <w:rPr>
            <w:sz w:val="24"/>
            <w:szCs w:val="24"/>
          </w:rPr>
          <w:delText>Total alkalinity was measured by acidimetric titration (Rebsdorf 1973)</w:delText>
        </w:r>
        <w:r w:rsidR="00DA5EBD" w:rsidRPr="00AE04F7" w:rsidDel="00423D35">
          <w:rPr>
            <w:sz w:val="24"/>
            <w:szCs w:val="24"/>
          </w:rPr>
          <w:delText xml:space="preserve">, </w:delText>
        </w:r>
        <w:r w:rsidR="00F1526F" w:rsidRPr="00AE04F7" w:rsidDel="00423D35">
          <w:rPr>
            <w:sz w:val="24"/>
            <w:szCs w:val="24"/>
          </w:rPr>
          <w:delText>pH by a Radiometer combination electrode</w:delText>
        </w:r>
        <w:r w:rsidR="00DA5EBD" w:rsidRPr="00AE04F7" w:rsidDel="00423D35">
          <w:rPr>
            <w:sz w:val="24"/>
            <w:szCs w:val="24"/>
          </w:rPr>
          <w:delText xml:space="preserve"> and ionic strength from specific conductivity and conversion tables in Rebsdorf (1973)</w:delText>
        </w:r>
        <w:r w:rsidR="00F1526F" w:rsidRPr="00AE04F7" w:rsidDel="00423D35">
          <w:rPr>
            <w:sz w:val="24"/>
            <w:szCs w:val="24"/>
          </w:rPr>
          <w:delText xml:space="preserve">. </w:delText>
        </w:r>
        <w:r w:rsidR="00DA5EBD" w:rsidRPr="00AE04F7" w:rsidDel="00423D35">
          <w:rPr>
            <w:sz w:val="24"/>
            <w:szCs w:val="24"/>
          </w:rPr>
          <w:delText xml:space="preserve">Total inorganic carbon (DIC) and the proportions of CO2, HCO3- and CO32- were at ambient temperature and ionic strength were calculated according to xxxx.  </w:delText>
        </w:r>
      </w:del>
    </w:p>
    <w:p w14:paraId="45B88B60" w14:textId="466F9A19" w:rsidR="00DA5EBD" w:rsidRPr="00AE04F7" w:rsidDel="00423D35" w:rsidRDefault="00DA5EBD" w:rsidP="00206C07">
      <w:pPr>
        <w:rPr>
          <w:del w:id="555" w:author="Jonas Stage Sø" w:date="2025-03-17T15:50:00Z" w16du:dateUtc="2025-03-17T14:50:00Z"/>
          <w:sz w:val="24"/>
          <w:szCs w:val="24"/>
        </w:rPr>
      </w:pPr>
    </w:p>
    <w:p w14:paraId="31F49C15" w14:textId="42777F15" w:rsidR="00DA5EBD" w:rsidRPr="00AE04F7" w:rsidDel="00423D35" w:rsidRDefault="00DA5EBD" w:rsidP="00206C07">
      <w:pPr>
        <w:rPr>
          <w:del w:id="556" w:author="Jonas Stage Sø" w:date="2025-03-17T15:50:00Z" w16du:dateUtc="2025-03-17T14:50:00Z"/>
          <w:sz w:val="24"/>
          <w:szCs w:val="24"/>
        </w:rPr>
      </w:pPr>
    </w:p>
    <w:p w14:paraId="02E938F2" w14:textId="7D5325D6" w:rsidR="00DA5EBD" w:rsidRPr="00AE04F7" w:rsidDel="00423D35" w:rsidRDefault="00DA5EBD" w:rsidP="00206C07">
      <w:pPr>
        <w:rPr>
          <w:del w:id="557" w:author="Jonas Stage Sø" w:date="2025-03-17T15:50:00Z" w16du:dateUtc="2025-03-17T14:50:00Z"/>
          <w:sz w:val="24"/>
          <w:szCs w:val="24"/>
        </w:rPr>
      </w:pPr>
    </w:p>
    <w:p w14:paraId="7D3BA112" w14:textId="79DF8171" w:rsidR="00DA5EBD" w:rsidRPr="00AE04F7" w:rsidDel="00423D35" w:rsidRDefault="00DA5EBD" w:rsidP="00206C07">
      <w:pPr>
        <w:rPr>
          <w:del w:id="558" w:author="Jonas Stage Sø" w:date="2025-03-17T15:50:00Z" w16du:dateUtc="2025-03-17T14:50:00Z"/>
          <w:sz w:val="24"/>
          <w:szCs w:val="24"/>
        </w:rPr>
      </w:pPr>
    </w:p>
    <w:p w14:paraId="76AA590C" w14:textId="590FA103" w:rsidR="00632429" w:rsidRPr="00AE04F7" w:rsidDel="00423D35" w:rsidRDefault="00632429" w:rsidP="00206C07">
      <w:pPr>
        <w:rPr>
          <w:del w:id="559" w:author="Jonas Stage Sø" w:date="2025-03-17T15:50:00Z" w16du:dateUtc="2025-03-17T14:50:00Z"/>
          <w:sz w:val="24"/>
          <w:szCs w:val="24"/>
          <w:lang w:val="da-DK"/>
        </w:rPr>
      </w:pPr>
      <w:del w:id="560" w:author="Jonas Stage Sø" w:date="2025-03-17T15:50:00Z" w16du:dateUtc="2025-03-17T14:50:00Z">
        <w:r w:rsidRPr="00AE04F7" w:rsidDel="00423D35">
          <w:rPr>
            <w:sz w:val="24"/>
            <w:szCs w:val="24"/>
            <w:lang w:val="da-DK"/>
          </w:rPr>
          <w:delText>OMGIVELSES VARIABLE</w:delText>
        </w:r>
      </w:del>
    </w:p>
    <w:p w14:paraId="3F72E7C5" w14:textId="01BF7AFC" w:rsidR="00632429" w:rsidRPr="00AE04F7" w:rsidDel="00423D35" w:rsidRDefault="00632429" w:rsidP="00206C07">
      <w:pPr>
        <w:rPr>
          <w:del w:id="561" w:author="Jonas Stage Sø" w:date="2025-03-17T15:50:00Z" w16du:dateUtc="2025-03-17T14:50:00Z"/>
          <w:b/>
          <w:sz w:val="24"/>
          <w:szCs w:val="24"/>
          <w:lang w:val="da-DK"/>
        </w:rPr>
      </w:pPr>
      <w:del w:id="562" w:author="Jonas Stage Sø" w:date="2025-03-17T15:50:00Z" w16du:dateUtc="2025-03-17T14:50:00Z">
        <w:r w:rsidRPr="00AE04F7" w:rsidDel="00423D35">
          <w:rPr>
            <w:b/>
            <w:sz w:val="24"/>
            <w:szCs w:val="24"/>
            <w:lang w:val="da-DK"/>
          </w:rPr>
          <w:delText>Næringssalte</w:delText>
        </w:r>
      </w:del>
    </w:p>
    <w:p w14:paraId="21EF116C" w14:textId="608F4009" w:rsidR="00206C07" w:rsidRPr="00AE04F7" w:rsidDel="00423D35" w:rsidRDefault="00206C07" w:rsidP="00206C07">
      <w:pPr>
        <w:rPr>
          <w:del w:id="563" w:author="Jonas Stage Sø" w:date="2025-03-17T15:50:00Z" w16du:dateUtc="2025-03-17T14:50:00Z"/>
          <w:sz w:val="24"/>
          <w:szCs w:val="24"/>
          <w:lang w:val="da-DK"/>
        </w:rPr>
      </w:pPr>
      <w:del w:id="564" w:author="Jonas Stage Sø" w:date="2025-03-17T15:50:00Z" w16du:dateUtc="2025-03-17T14:50:00Z">
        <w:r w:rsidRPr="00AE04F7" w:rsidDel="00423D35">
          <w:rPr>
            <w:sz w:val="24"/>
            <w:szCs w:val="24"/>
            <w:lang w:val="da-DK"/>
          </w:rPr>
          <w:delText xml:space="preserve">Fig 1. TP, TN og TN/TP i søen normal skala </w:delText>
        </w:r>
        <w:r w:rsidR="00632429" w:rsidRPr="00AE04F7" w:rsidDel="00423D35">
          <w:rPr>
            <w:sz w:val="24"/>
            <w:szCs w:val="24"/>
            <w:lang w:val="da-DK"/>
          </w:rPr>
          <w:delText>over hele året og årrækken.</w:delText>
        </w:r>
      </w:del>
    </w:p>
    <w:p w14:paraId="3632380D" w14:textId="6105A27E" w:rsidR="00632429" w:rsidRPr="00AE04F7" w:rsidDel="00423D35" w:rsidRDefault="00632429" w:rsidP="00632429">
      <w:pPr>
        <w:rPr>
          <w:del w:id="565" w:author="Jonas Stage Sø" w:date="2025-03-17T15:50:00Z" w16du:dateUtc="2025-03-17T14:50:00Z"/>
          <w:sz w:val="24"/>
          <w:szCs w:val="24"/>
          <w:lang w:val="da-DK"/>
        </w:rPr>
      </w:pPr>
      <w:del w:id="566" w:author="Jonas Stage Sø" w:date="2025-03-17T15:50:00Z" w16du:dateUtc="2025-03-17T14:50:00Z">
        <w:r w:rsidRPr="00AE04F7" w:rsidDel="00423D35">
          <w:rPr>
            <w:sz w:val="24"/>
            <w:szCs w:val="24"/>
            <w:lang w:val="da-DK"/>
          </w:rPr>
          <w:delText>Figur 2. Uorg P og Uorg N i 1977 og 2022 (mærket 10) OK</w:delText>
        </w:r>
      </w:del>
    </w:p>
    <w:p w14:paraId="6F44F8D6" w14:textId="622B1A69" w:rsidR="00632429" w:rsidRPr="00AE04F7" w:rsidDel="00423D35" w:rsidRDefault="00632429" w:rsidP="00632429">
      <w:pPr>
        <w:rPr>
          <w:del w:id="567" w:author="Jonas Stage Sø" w:date="2025-03-17T15:50:00Z" w16du:dateUtc="2025-03-17T14:50:00Z"/>
          <w:sz w:val="24"/>
          <w:szCs w:val="24"/>
          <w:lang w:val="da-DK"/>
        </w:rPr>
      </w:pPr>
      <w:del w:id="568" w:author="Jonas Stage Sø" w:date="2025-03-17T15:50:00Z" w16du:dateUtc="2025-03-17T14:50:00Z">
        <w:r w:rsidRPr="00AE04F7" w:rsidDel="00423D35">
          <w:rPr>
            <w:sz w:val="24"/>
            <w:szCs w:val="24"/>
            <w:lang w:val="da-DK"/>
          </w:rPr>
          <w:delText>Figur 3. Uorg P, nitrat og ammonium gennem årene (indsat begrænsende niveauer) 2503 Kb (mærket 7) OK</w:delText>
        </w:r>
      </w:del>
    </w:p>
    <w:p w14:paraId="105CE690" w14:textId="7EB0A0BC" w:rsidR="00632429" w:rsidRPr="00AE04F7" w:rsidDel="00423D35" w:rsidRDefault="00632429" w:rsidP="00632429">
      <w:pPr>
        <w:rPr>
          <w:del w:id="569" w:author="Jonas Stage Sø" w:date="2025-03-17T15:50:00Z" w16du:dateUtc="2025-03-17T14:50:00Z"/>
          <w:b/>
          <w:sz w:val="24"/>
          <w:szCs w:val="24"/>
          <w:lang w:val="da-DK"/>
        </w:rPr>
      </w:pPr>
      <w:del w:id="570" w:author="Jonas Stage Sø" w:date="2025-03-17T15:50:00Z" w16du:dateUtc="2025-03-17T14:50:00Z">
        <w:r w:rsidRPr="00AE04F7" w:rsidDel="00423D35">
          <w:rPr>
            <w:b/>
            <w:sz w:val="24"/>
            <w:szCs w:val="24"/>
            <w:lang w:val="da-DK"/>
          </w:rPr>
          <w:delText>Lysforhold</w:delText>
        </w:r>
      </w:del>
    </w:p>
    <w:p w14:paraId="5F00B456" w14:textId="3B01B9D4" w:rsidR="00DA5EBD" w:rsidRPr="00AE04F7" w:rsidDel="00423D35" w:rsidRDefault="00632429" w:rsidP="00632429">
      <w:pPr>
        <w:rPr>
          <w:del w:id="571" w:author="Jonas Stage Sø" w:date="2025-03-17T15:50:00Z" w16du:dateUtc="2025-03-17T14:50:00Z"/>
          <w:sz w:val="24"/>
          <w:szCs w:val="24"/>
          <w:lang w:val="da-DK"/>
        </w:rPr>
      </w:pPr>
      <w:del w:id="572" w:author="Jonas Stage Sø" w:date="2025-03-17T15:50:00Z" w16du:dateUtc="2025-03-17T14:50:00Z">
        <w:r w:rsidRPr="00AE04F7" w:rsidDel="00423D35">
          <w:rPr>
            <w:sz w:val="24"/>
            <w:szCs w:val="24"/>
            <w:lang w:val="da-DK"/>
          </w:rPr>
          <w:delText>Fig. 4. Secchi-transparency og fotisk zone (y, tv. meter), fotisk zones andel af den omrørte vandsøjle (y, th.).</w:delText>
        </w:r>
      </w:del>
    </w:p>
    <w:p w14:paraId="2E0892E1" w14:textId="77F668F9" w:rsidR="00DA5EBD" w:rsidRPr="00AE04F7" w:rsidDel="00423D35" w:rsidRDefault="00DA5EBD" w:rsidP="00632429">
      <w:pPr>
        <w:rPr>
          <w:del w:id="573" w:author="Jonas Stage Sø" w:date="2025-03-17T15:50:00Z" w16du:dateUtc="2025-03-17T14:50:00Z"/>
          <w:sz w:val="24"/>
          <w:szCs w:val="24"/>
        </w:rPr>
      </w:pPr>
      <w:del w:id="574" w:author="Jonas Stage Sø" w:date="2025-03-17T15:50:00Z" w16du:dateUtc="2025-03-17T14:50:00Z">
        <w:r w:rsidRPr="00AE04F7" w:rsidDel="00423D35">
          <w:rPr>
            <w:sz w:val="24"/>
            <w:szCs w:val="24"/>
          </w:rPr>
          <w:delText>Table Secchi depth (y) vs chlorophyll and vs. suspended solids</w:delText>
        </w:r>
        <w:r w:rsidR="00F65026" w:rsidRPr="00AE04F7" w:rsidDel="00423D35">
          <w:rPr>
            <w:sz w:val="24"/>
            <w:szCs w:val="24"/>
          </w:rPr>
          <w:delText xml:space="preserve"> and vs both</w:delText>
        </w:r>
        <w:r w:rsidRPr="00AE04F7" w:rsidDel="00423D35">
          <w:rPr>
            <w:sz w:val="24"/>
            <w:szCs w:val="24"/>
          </w:rPr>
          <w:delText xml:space="preserve"> over the years.</w:delText>
        </w:r>
      </w:del>
    </w:p>
    <w:p w14:paraId="6E01398A" w14:textId="25F78F4E" w:rsidR="00632429" w:rsidRPr="00AE04F7" w:rsidDel="00423D35" w:rsidRDefault="00632429" w:rsidP="00632429">
      <w:pPr>
        <w:rPr>
          <w:del w:id="575" w:author="Jonas Stage Sø" w:date="2025-03-17T15:50:00Z" w16du:dateUtc="2025-03-17T14:50:00Z"/>
          <w:b/>
          <w:sz w:val="24"/>
          <w:szCs w:val="24"/>
          <w:lang w:val="da-DK"/>
        </w:rPr>
      </w:pPr>
      <w:del w:id="576" w:author="Jonas Stage Sø" w:date="2025-03-17T15:50:00Z" w16du:dateUtc="2025-03-17T14:50:00Z">
        <w:r w:rsidRPr="00AE04F7" w:rsidDel="00423D35">
          <w:rPr>
            <w:b/>
            <w:sz w:val="24"/>
            <w:szCs w:val="24"/>
            <w:lang w:val="da-DK"/>
          </w:rPr>
          <w:delText>Uorganisk kulstof</w:delText>
        </w:r>
      </w:del>
    </w:p>
    <w:p w14:paraId="4D5DBDE8" w14:textId="6163D0A4" w:rsidR="00632429" w:rsidRPr="00AE04F7" w:rsidDel="00423D35" w:rsidRDefault="00632429" w:rsidP="00632429">
      <w:pPr>
        <w:rPr>
          <w:del w:id="577" w:author="Jonas Stage Sø" w:date="2025-03-17T15:50:00Z" w16du:dateUtc="2025-03-17T14:50:00Z"/>
          <w:sz w:val="24"/>
          <w:szCs w:val="24"/>
          <w:lang w:val="da-DK"/>
        </w:rPr>
      </w:pPr>
      <w:del w:id="578" w:author="Jonas Stage Sø" w:date="2025-03-17T15:50:00Z" w16du:dateUtc="2025-03-17T14:50:00Z">
        <w:r w:rsidRPr="00AE04F7" w:rsidDel="00423D35">
          <w:rPr>
            <w:sz w:val="24"/>
            <w:szCs w:val="24"/>
            <w:lang w:val="da-DK"/>
          </w:rPr>
          <w:delText>Fig. 5. Alkalinitet, Reduktion af alkalinitet fra vinter/forår til sensommer som mål for nettoproduktionen i søen.</w:delText>
        </w:r>
      </w:del>
    </w:p>
    <w:p w14:paraId="3AC0E5C7" w14:textId="7BC234E9" w:rsidR="00632429" w:rsidRPr="00AE04F7" w:rsidDel="00423D35" w:rsidRDefault="00632429" w:rsidP="00632429">
      <w:pPr>
        <w:rPr>
          <w:del w:id="579" w:author="Jonas Stage Sø" w:date="2025-03-17T15:50:00Z" w16du:dateUtc="2025-03-17T14:50:00Z"/>
          <w:sz w:val="24"/>
          <w:szCs w:val="24"/>
        </w:rPr>
      </w:pPr>
      <w:del w:id="580" w:author="Jonas Stage Sø" w:date="2025-03-17T15:50:00Z" w16du:dateUtc="2025-03-17T14:50:00Z">
        <w:r w:rsidRPr="00AE04F7" w:rsidDel="00423D35">
          <w:rPr>
            <w:sz w:val="24"/>
            <w:szCs w:val="24"/>
          </w:rPr>
          <w:delText>Fig. 6. pH og fri CO2, evt. in-outflux af CO2</w:delText>
        </w:r>
      </w:del>
    </w:p>
    <w:p w14:paraId="75B5C049" w14:textId="6D954A94" w:rsidR="00632429" w:rsidRPr="00AE04F7" w:rsidDel="00423D35" w:rsidRDefault="00632429" w:rsidP="00632429">
      <w:pPr>
        <w:rPr>
          <w:del w:id="581" w:author="Jonas Stage Sø" w:date="2025-03-17T15:50:00Z" w16du:dateUtc="2025-03-17T14:50:00Z"/>
          <w:b/>
          <w:sz w:val="24"/>
          <w:szCs w:val="24"/>
          <w:lang w:val="da-DK"/>
        </w:rPr>
      </w:pPr>
      <w:del w:id="582" w:author="Jonas Stage Sø" w:date="2025-03-17T15:50:00Z" w16du:dateUtc="2025-03-17T14:50:00Z">
        <w:r w:rsidRPr="00AE04F7" w:rsidDel="00423D35">
          <w:rPr>
            <w:b/>
            <w:sz w:val="24"/>
            <w:szCs w:val="24"/>
            <w:lang w:val="da-DK"/>
          </w:rPr>
          <w:delText>Algebiomasse og sammensætning</w:delText>
        </w:r>
      </w:del>
    </w:p>
    <w:p w14:paraId="47BB8214" w14:textId="280788B0" w:rsidR="00632429" w:rsidRPr="00AE04F7" w:rsidDel="00423D35" w:rsidRDefault="00632429" w:rsidP="00632429">
      <w:pPr>
        <w:rPr>
          <w:del w:id="583" w:author="Jonas Stage Sø" w:date="2025-03-17T15:50:00Z" w16du:dateUtc="2025-03-17T14:50:00Z"/>
          <w:sz w:val="24"/>
          <w:szCs w:val="24"/>
          <w:lang w:val="da-DK"/>
        </w:rPr>
      </w:pPr>
      <w:del w:id="584" w:author="Jonas Stage Sø" w:date="2025-03-17T15:50:00Z" w16du:dateUtc="2025-03-17T14:50:00Z">
        <w:r w:rsidRPr="00AE04F7" w:rsidDel="00423D35">
          <w:rPr>
            <w:sz w:val="24"/>
            <w:szCs w:val="24"/>
            <w:lang w:val="da-DK"/>
          </w:rPr>
          <w:delText>Fig. 7 Chlorophyll</w:delText>
        </w:r>
      </w:del>
    </w:p>
    <w:p w14:paraId="337F38D1" w14:textId="3FD904F9" w:rsidR="00F65026" w:rsidRPr="00AE04F7" w:rsidDel="00423D35" w:rsidRDefault="00F65026" w:rsidP="00632429">
      <w:pPr>
        <w:rPr>
          <w:del w:id="585" w:author="Jonas Stage Sø" w:date="2025-03-17T15:50:00Z" w16du:dateUtc="2025-03-17T14:50:00Z"/>
          <w:sz w:val="24"/>
          <w:szCs w:val="24"/>
          <w:lang w:val="da-DK"/>
        </w:rPr>
      </w:pPr>
      <w:del w:id="586" w:author="Jonas Stage Sø" w:date="2025-03-17T15:50:00Z" w16du:dateUtc="2025-03-17T14:50:00Z">
        <w:r w:rsidRPr="00AE04F7" w:rsidDel="00423D35">
          <w:rPr>
            <w:sz w:val="24"/>
            <w:szCs w:val="24"/>
            <w:lang w:val="da-DK"/>
          </w:rPr>
          <w:delText>Table Chl vs TP, vs TN and versus TP and TN</w:delText>
        </w:r>
      </w:del>
    </w:p>
    <w:p w14:paraId="30E6FFB7" w14:textId="11585EBA" w:rsidR="00632429" w:rsidRPr="00AE04F7" w:rsidDel="00423D35" w:rsidRDefault="00632429" w:rsidP="00632429">
      <w:pPr>
        <w:rPr>
          <w:del w:id="587" w:author="Jonas Stage Sø" w:date="2025-03-17T15:50:00Z" w16du:dateUtc="2025-03-17T14:50:00Z"/>
          <w:sz w:val="24"/>
          <w:szCs w:val="24"/>
          <w:lang w:val="da-DK"/>
        </w:rPr>
      </w:pPr>
      <w:del w:id="588" w:author="Jonas Stage Sø" w:date="2025-03-17T15:50:00Z" w16du:dateUtc="2025-03-17T14:50:00Z">
        <w:r w:rsidRPr="00AE04F7" w:rsidDel="00423D35">
          <w:rPr>
            <w:sz w:val="24"/>
            <w:szCs w:val="24"/>
            <w:lang w:val="da-DK"/>
          </w:rPr>
          <w:delText>Fig. 8. Algebiomassen opdelt I grupper og som kulstof.</w:delText>
        </w:r>
      </w:del>
    </w:p>
    <w:p w14:paraId="57C10DDD" w14:textId="0636C424" w:rsidR="00632429" w:rsidRPr="00AE04F7" w:rsidDel="00423D35" w:rsidRDefault="00632429" w:rsidP="00632429">
      <w:pPr>
        <w:rPr>
          <w:del w:id="589" w:author="Jonas Stage Sø" w:date="2025-03-17T15:50:00Z" w16du:dateUtc="2025-03-17T14:50:00Z"/>
          <w:sz w:val="24"/>
          <w:szCs w:val="24"/>
          <w:lang w:val="da-DK"/>
        </w:rPr>
      </w:pPr>
    </w:p>
    <w:p w14:paraId="30BA5F63" w14:textId="7E0F3FE3" w:rsidR="00632429" w:rsidRPr="00AE04F7" w:rsidDel="00423D35" w:rsidRDefault="00632429" w:rsidP="00632429">
      <w:pPr>
        <w:rPr>
          <w:del w:id="590" w:author="Jonas Stage Sø" w:date="2025-03-17T15:50:00Z" w16du:dateUtc="2025-03-17T14:50:00Z"/>
          <w:sz w:val="24"/>
          <w:szCs w:val="24"/>
          <w:lang w:val="da-DK"/>
        </w:rPr>
      </w:pPr>
    </w:p>
    <w:p w14:paraId="41DE91C7" w14:textId="2A12EB1E" w:rsidR="00632429" w:rsidRPr="00AE04F7" w:rsidDel="00423D35" w:rsidRDefault="00632429" w:rsidP="00632429">
      <w:pPr>
        <w:rPr>
          <w:del w:id="591" w:author="Jonas Stage Sø" w:date="2025-03-17T15:50:00Z" w16du:dateUtc="2025-03-17T14:50:00Z"/>
          <w:sz w:val="24"/>
          <w:szCs w:val="24"/>
          <w:lang w:val="da-DK"/>
        </w:rPr>
      </w:pPr>
    </w:p>
    <w:p w14:paraId="08DE4865" w14:textId="32D296EC" w:rsidR="00632429" w:rsidRPr="00AE04F7" w:rsidDel="00423D35" w:rsidRDefault="00632429" w:rsidP="00632429">
      <w:pPr>
        <w:rPr>
          <w:del w:id="592" w:author="Jonas Stage Sø" w:date="2025-03-17T15:50:00Z" w16du:dateUtc="2025-03-17T14:50:00Z"/>
          <w:sz w:val="24"/>
          <w:szCs w:val="24"/>
          <w:lang w:val="da-DK"/>
        </w:rPr>
      </w:pPr>
    </w:p>
    <w:p w14:paraId="60B95CBF" w14:textId="53F497FA" w:rsidR="00632429" w:rsidRPr="00AE04F7" w:rsidDel="00423D35" w:rsidRDefault="00632429" w:rsidP="00632429">
      <w:pPr>
        <w:rPr>
          <w:del w:id="593" w:author="Jonas Stage Sø" w:date="2025-03-17T15:50:00Z" w16du:dateUtc="2025-03-17T14:50:00Z"/>
          <w:sz w:val="24"/>
          <w:szCs w:val="24"/>
          <w:lang w:val="da-DK"/>
        </w:rPr>
      </w:pPr>
    </w:p>
    <w:p w14:paraId="12D62E1D" w14:textId="69772D28" w:rsidR="00632429" w:rsidRPr="00AE04F7" w:rsidDel="00423D35" w:rsidRDefault="00632429" w:rsidP="00632429">
      <w:pPr>
        <w:rPr>
          <w:del w:id="594" w:author="Jonas Stage Sø" w:date="2025-03-17T15:50:00Z" w16du:dateUtc="2025-03-17T14:50:00Z"/>
          <w:sz w:val="24"/>
          <w:szCs w:val="24"/>
          <w:lang w:val="da-DK"/>
        </w:rPr>
      </w:pPr>
    </w:p>
    <w:p w14:paraId="6B7C28BC" w14:textId="445B9ED7" w:rsidR="00206C07" w:rsidRPr="00AE04F7" w:rsidDel="00423D35" w:rsidRDefault="00206C07" w:rsidP="00557C0C">
      <w:pPr>
        <w:rPr>
          <w:del w:id="595" w:author="Jonas Stage Sø" w:date="2025-03-17T15:50:00Z" w16du:dateUtc="2025-03-17T14:50:00Z"/>
          <w:sz w:val="24"/>
          <w:szCs w:val="24"/>
          <w:lang w:val="da-DK"/>
        </w:rPr>
      </w:pPr>
      <w:del w:id="596" w:author="Jonas Stage Sø" w:date="2025-03-17T15:50:00Z" w16du:dateUtc="2025-03-17T14:50:00Z">
        <w:r w:rsidRPr="00AE04F7" w:rsidDel="00423D35">
          <w:rPr>
            <w:sz w:val="24"/>
            <w:szCs w:val="24"/>
            <w:lang w:val="da-DK"/>
          </w:rPr>
          <w:delText xml:space="preserve">Fig. </w:delText>
        </w:r>
        <w:r w:rsidR="00632429" w:rsidRPr="00AE04F7" w:rsidDel="00423D35">
          <w:rPr>
            <w:sz w:val="24"/>
            <w:szCs w:val="24"/>
            <w:lang w:val="da-DK"/>
          </w:rPr>
          <w:delText>4</w:delText>
        </w:r>
        <w:r w:rsidRPr="00AE04F7" w:rsidDel="00423D35">
          <w:rPr>
            <w:sz w:val="24"/>
            <w:szCs w:val="24"/>
            <w:lang w:val="da-DK"/>
          </w:rPr>
          <w:delText xml:space="preserve">. Algeklorofyl, og Secchidybde i Arresø over </w:delText>
        </w:r>
        <w:r w:rsidR="00632429" w:rsidRPr="00AE04F7" w:rsidDel="00423D35">
          <w:rPr>
            <w:sz w:val="24"/>
            <w:szCs w:val="24"/>
            <w:lang w:val="da-DK"/>
          </w:rPr>
          <w:delText>hele året</w:delText>
        </w:r>
        <w:r w:rsidRPr="00AE04F7" w:rsidDel="00423D35">
          <w:rPr>
            <w:sz w:val="24"/>
            <w:szCs w:val="24"/>
            <w:lang w:val="da-DK"/>
          </w:rPr>
          <w:delText>.</w:delText>
        </w:r>
      </w:del>
    </w:p>
    <w:p w14:paraId="5268AB60" w14:textId="5AD6C5AA" w:rsidR="00632429" w:rsidRPr="00AE04F7" w:rsidDel="00423D35" w:rsidRDefault="00632429" w:rsidP="00632429">
      <w:pPr>
        <w:ind w:left="720"/>
        <w:rPr>
          <w:del w:id="597" w:author="Jonas Stage Sø" w:date="2025-03-17T15:50:00Z" w16du:dateUtc="2025-03-17T14:50:00Z"/>
          <w:sz w:val="24"/>
          <w:szCs w:val="24"/>
          <w:lang w:val="da-DK"/>
        </w:rPr>
      </w:pPr>
      <w:del w:id="598" w:author="Jonas Stage Sø" w:date="2025-03-17T15:50:00Z" w16du:dateUtc="2025-03-17T14:50:00Z">
        <w:r w:rsidRPr="00AE04F7" w:rsidDel="00423D35">
          <w:rPr>
            <w:sz w:val="24"/>
            <w:szCs w:val="24"/>
            <w:lang w:val="da-DK"/>
          </w:rPr>
          <w:delText>NB! Måske skal figur 3 fra forrige artikel behandles her og dermed fortidens vegetationsdynamik og nutidens vandplanter.  (figur og tabel).</w:delText>
        </w:r>
      </w:del>
    </w:p>
    <w:p w14:paraId="2351D424" w14:textId="08509248" w:rsidR="00632429" w:rsidRPr="00AE04F7" w:rsidDel="00423D35" w:rsidRDefault="00632429" w:rsidP="00632429">
      <w:pPr>
        <w:rPr>
          <w:del w:id="599" w:author="Jonas Stage Sø" w:date="2025-03-17T15:50:00Z" w16du:dateUtc="2025-03-17T14:50:00Z"/>
          <w:sz w:val="24"/>
          <w:szCs w:val="24"/>
          <w:lang w:val="da-DK"/>
        </w:rPr>
      </w:pPr>
      <w:del w:id="600" w:author="Jonas Stage Sø" w:date="2025-03-17T15:50:00Z" w16du:dateUtc="2025-03-17T14:50:00Z">
        <w:r w:rsidRPr="00AE04F7" w:rsidDel="00423D35">
          <w:rPr>
            <w:sz w:val="24"/>
            <w:szCs w:val="24"/>
            <w:lang w:val="da-DK"/>
          </w:rPr>
          <w:delText xml:space="preserve">Fig. 3. Algebiomassens størrelse og fordeling mellem algegrupper (stolpediagram stakkes ovenpå). </w:delText>
        </w:r>
      </w:del>
    </w:p>
    <w:p w14:paraId="15444026" w14:textId="5DF7FE2A" w:rsidR="00632429" w:rsidRPr="00AE04F7" w:rsidDel="00423D35" w:rsidRDefault="00632429" w:rsidP="00632429">
      <w:pPr>
        <w:rPr>
          <w:del w:id="601" w:author="Jonas Stage Sø" w:date="2025-03-17T15:50:00Z" w16du:dateUtc="2025-03-17T14:50:00Z"/>
          <w:sz w:val="24"/>
          <w:szCs w:val="24"/>
          <w:lang w:val="da-DK"/>
        </w:rPr>
      </w:pPr>
      <w:del w:id="602" w:author="Jonas Stage Sø" w:date="2025-03-17T15:50:00Z" w16du:dateUtc="2025-03-17T14:50:00Z">
        <w:r w:rsidRPr="00AE04F7" w:rsidDel="00423D35">
          <w:rPr>
            <w:sz w:val="24"/>
            <w:szCs w:val="24"/>
            <w:lang w:val="da-DK"/>
          </w:rPr>
          <w:delText>Figur 4. Uorg P og Uorg N i 1977 og 2022  (mærket 10) OK</w:delText>
        </w:r>
      </w:del>
    </w:p>
    <w:p w14:paraId="765DA7D3" w14:textId="296BE7FF" w:rsidR="00632429" w:rsidRPr="00AE04F7" w:rsidDel="00423D35" w:rsidRDefault="00632429" w:rsidP="00632429">
      <w:pPr>
        <w:rPr>
          <w:del w:id="603" w:author="Jonas Stage Sø" w:date="2025-03-17T15:50:00Z" w16du:dateUtc="2025-03-17T14:50:00Z"/>
          <w:sz w:val="24"/>
          <w:szCs w:val="24"/>
          <w:lang w:val="da-DK"/>
        </w:rPr>
      </w:pPr>
      <w:del w:id="604" w:author="Jonas Stage Sø" w:date="2025-03-17T15:50:00Z" w16du:dateUtc="2025-03-17T14:50:00Z">
        <w:r w:rsidRPr="00AE04F7" w:rsidDel="00423D35">
          <w:rPr>
            <w:sz w:val="24"/>
            <w:szCs w:val="24"/>
            <w:lang w:val="da-DK"/>
          </w:rPr>
          <w:delText>Figur 5. Uorg P, nitrat og ammonium gennem årene (indsat begrænsende niveauer) 2503 Kb (mærket 7) OK</w:delText>
        </w:r>
      </w:del>
    </w:p>
    <w:p w14:paraId="01FC486F" w14:textId="16AEA742" w:rsidR="00632429" w:rsidRPr="00AE04F7" w:rsidDel="00423D35" w:rsidRDefault="00632429" w:rsidP="00632429">
      <w:pPr>
        <w:rPr>
          <w:del w:id="605" w:author="Jonas Stage Sø" w:date="2025-03-17T15:50:00Z" w16du:dateUtc="2025-03-17T14:50:00Z"/>
          <w:sz w:val="24"/>
          <w:szCs w:val="24"/>
          <w:lang w:val="da-DK"/>
        </w:rPr>
      </w:pPr>
      <w:del w:id="606" w:author="Jonas Stage Sø" w:date="2025-03-17T15:50:00Z" w16du:dateUtc="2025-03-17T14:50:00Z">
        <w:r w:rsidRPr="00AE04F7" w:rsidDel="00423D35">
          <w:rPr>
            <w:sz w:val="24"/>
            <w:szCs w:val="24"/>
            <w:lang w:val="da-DK"/>
          </w:rPr>
          <w:delText>Figur 6. pH, alkalinitet og CO2 i vandet i sommersæsonen over årene.Pil evt nogle år ud og vis detaljerne der ved høj og levere næringsindhold.</w:delText>
        </w:r>
      </w:del>
    </w:p>
    <w:p w14:paraId="4E90C7E7" w14:textId="4553473F" w:rsidR="00632429" w:rsidRPr="00AE04F7" w:rsidDel="00423D35" w:rsidRDefault="00632429" w:rsidP="00632429">
      <w:pPr>
        <w:rPr>
          <w:del w:id="607" w:author="Jonas Stage Sø" w:date="2025-03-17T15:50:00Z" w16du:dateUtc="2025-03-17T14:50:00Z"/>
          <w:sz w:val="24"/>
          <w:szCs w:val="24"/>
          <w:lang w:val="da-DK"/>
        </w:rPr>
      </w:pPr>
    </w:p>
    <w:p w14:paraId="506AFD23" w14:textId="26E1258A" w:rsidR="00632429" w:rsidRPr="00AE04F7" w:rsidDel="00423D35" w:rsidRDefault="00632429" w:rsidP="00632429">
      <w:pPr>
        <w:ind w:left="720"/>
        <w:rPr>
          <w:del w:id="608" w:author="Jonas Stage Sø" w:date="2025-03-17T15:50:00Z" w16du:dateUtc="2025-03-17T14:50:00Z"/>
          <w:sz w:val="24"/>
          <w:szCs w:val="24"/>
          <w:lang w:val="da-DK"/>
        </w:rPr>
      </w:pPr>
    </w:p>
    <w:p w14:paraId="15339F99" w14:textId="456834D8" w:rsidR="00206C07" w:rsidRPr="00AE04F7" w:rsidDel="00423D35" w:rsidRDefault="00206C07" w:rsidP="00557C0C">
      <w:pPr>
        <w:rPr>
          <w:del w:id="609" w:author="Jonas Stage Sø" w:date="2025-03-17T15:50:00Z" w16du:dateUtc="2025-03-17T14:50:00Z"/>
          <w:sz w:val="24"/>
          <w:szCs w:val="24"/>
          <w:lang w:val="da-DK"/>
        </w:rPr>
      </w:pPr>
      <w:del w:id="610" w:author="Jonas Stage Sø" w:date="2025-03-17T15:50:00Z" w16du:dateUtc="2025-03-17T14:50:00Z">
        <w:r w:rsidRPr="00AE04F7" w:rsidDel="00423D35">
          <w:rPr>
            <w:sz w:val="24"/>
            <w:szCs w:val="24"/>
            <w:lang w:val="da-DK"/>
          </w:rPr>
          <w:delText>Supplement Secchidybde i relation til algeklorofyl og suspenderet stof.</w:delText>
        </w:r>
      </w:del>
    </w:p>
    <w:p w14:paraId="787E6840" w14:textId="5266CF75" w:rsidR="00BF0D13" w:rsidRPr="00AE04F7" w:rsidDel="00423D35" w:rsidRDefault="00BF0D13" w:rsidP="00BF0D13">
      <w:pPr>
        <w:rPr>
          <w:del w:id="611" w:author="Jonas Stage Sø" w:date="2025-03-17T15:50:00Z" w16du:dateUtc="2025-03-17T14:50:00Z"/>
          <w:sz w:val="24"/>
          <w:szCs w:val="24"/>
          <w:lang w:val="da-DK"/>
        </w:rPr>
      </w:pPr>
      <w:del w:id="612" w:author="Jonas Stage Sø" w:date="2025-03-17T15:50:00Z" w16du:dateUtc="2025-03-17T14:50:00Z">
        <w:r w:rsidRPr="00AE04F7" w:rsidDel="00423D35">
          <w:rPr>
            <w:sz w:val="24"/>
            <w:szCs w:val="24"/>
          </w:rPr>
          <w:delText xml:space="preserve">Middel Secchi-depth og range during summer season. </w:delText>
        </w:r>
        <w:r w:rsidRPr="00AE04F7" w:rsidDel="00423D35">
          <w:rPr>
            <w:sz w:val="24"/>
            <w:szCs w:val="24"/>
            <w:lang w:val="da-DK"/>
          </w:rPr>
          <w:delText>År for år</w:delText>
        </w:r>
      </w:del>
    </w:p>
    <w:p w14:paraId="24725DE1" w14:textId="0506E271" w:rsidR="00BF0D13" w:rsidRPr="00AE04F7" w:rsidDel="00423D35" w:rsidRDefault="00BF0D13" w:rsidP="00BF0D13">
      <w:pPr>
        <w:rPr>
          <w:del w:id="613" w:author="Jonas Stage Sø" w:date="2025-03-17T15:50:00Z" w16du:dateUtc="2025-03-17T14:50:00Z"/>
          <w:sz w:val="24"/>
          <w:szCs w:val="24"/>
          <w:lang w:val="da-DK"/>
        </w:rPr>
      </w:pPr>
      <w:del w:id="614" w:author="Jonas Stage Sø" w:date="2025-03-17T15:50:00Z" w16du:dateUtc="2025-03-17T14:50:00Z">
        <w:r w:rsidRPr="00AE04F7" w:rsidDel="00423D35">
          <w:rPr>
            <w:sz w:val="24"/>
            <w:szCs w:val="24"/>
            <w:lang w:val="da-DK"/>
          </w:rPr>
          <w:delText>1938</w:delText>
        </w:r>
        <w:r w:rsidRPr="00AE04F7" w:rsidDel="00423D35">
          <w:rPr>
            <w:sz w:val="24"/>
            <w:szCs w:val="24"/>
            <w:lang w:val="da-DK"/>
          </w:rPr>
          <w:tab/>
          <w:delText>1956-57    1976</w:delText>
        </w:r>
        <w:r w:rsidRPr="00AE04F7" w:rsidDel="00423D35">
          <w:rPr>
            <w:sz w:val="24"/>
            <w:szCs w:val="24"/>
            <w:lang w:val="da-DK"/>
          </w:rPr>
          <w:tab/>
          <w:delText xml:space="preserve">                   1980ies             1990ies (summer means)</w:delText>
        </w:r>
      </w:del>
    </w:p>
    <w:p w14:paraId="528859AD" w14:textId="22571E80" w:rsidR="00BF0D13" w:rsidRPr="00AE04F7" w:rsidDel="00423D35" w:rsidRDefault="00BF0D13" w:rsidP="00BF0D13">
      <w:pPr>
        <w:rPr>
          <w:del w:id="615" w:author="Jonas Stage Sø" w:date="2025-03-17T15:50:00Z" w16du:dateUtc="2025-03-17T14:50:00Z"/>
          <w:sz w:val="24"/>
          <w:szCs w:val="24"/>
          <w:lang w:val="da-DK"/>
        </w:rPr>
      </w:pPr>
      <w:del w:id="616" w:author="Jonas Stage Sø" w:date="2025-03-17T15:50:00Z" w16du:dateUtc="2025-03-17T14:50:00Z">
        <w:r w:rsidRPr="00AE04F7" w:rsidDel="00423D35">
          <w:rPr>
            <w:sz w:val="24"/>
            <w:szCs w:val="24"/>
            <w:lang w:val="da-DK"/>
          </w:rPr>
          <w:delText>30/1</w:delText>
        </w:r>
        <w:r w:rsidRPr="00AE04F7" w:rsidDel="00423D35">
          <w:rPr>
            <w:sz w:val="24"/>
            <w:szCs w:val="24"/>
            <w:lang w:val="da-DK"/>
          </w:rPr>
          <w:tab/>
          <w:delText>20;15-35/3</w:delText>
        </w:r>
        <w:r w:rsidRPr="00AE04F7" w:rsidDel="00423D35">
          <w:rPr>
            <w:sz w:val="24"/>
            <w:szCs w:val="24"/>
            <w:lang w:val="da-DK"/>
          </w:rPr>
          <w:tab/>
          <w:delText>30;11-38/10   40.4(0,29-0,49)       40.0 (0.30-0.43)</w:delText>
        </w:r>
      </w:del>
    </w:p>
    <w:p w14:paraId="53E532FD" w14:textId="475C53D5" w:rsidR="00BF0D13" w:rsidRPr="00AE04F7" w:rsidDel="00423D35" w:rsidRDefault="00BF0D13" w:rsidP="00BF0D13">
      <w:pPr>
        <w:rPr>
          <w:del w:id="617" w:author="Jonas Stage Sø" w:date="2025-03-17T15:50:00Z" w16du:dateUtc="2025-03-17T14:50:00Z"/>
          <w:b/>
          <w:sz w:val="24"/>
          <w:szCs w:val="24"/>
          <w:lang w:val="da-DK"/>
        </w:rPr>
      </w:pPr>
      <w:del w:id="618" w:author="Jonas Stage Sø" w:date="2025-03-17T15:50:00Z" w16du:dateUtc="2025-03-17T14:50:00Z">
        <w:r w:rsidRPr="00AE04F7" w:rsidDel="00423D35">
          <w:rPr>
            <w:b/>
            <w:sz w:val="24"/>
            <w:szCs w:val="24"/>
            <w:lang w:val="da-DK"/>
          </w:rPr>
          <w:delText>JONAS: inkl. alle årene i 1980, 90, 2010 og 2020’erne i Arresø.</w:delText>
        </w:r>
      </w:del>
    </w:p>
    <w:p w14:paraId="1AE1F864" w14:textId="47C1513E" w:rsidR="00BF0D13" w:rsidRPr="00AE04F7" w:rsidDel="00423D35" w:rsidRDefault="00BF0D13" w:rsidP="00BF0D13">
      <w:pPr>
        <w:rPr>
          <w:del w:id="619" w:author="Jonas Stage Sø" w:date="2025-03-17T15:50:00Z" w16du:dateUtc="2025-03-17T14:50:00Z"/>
          <w:sz w:val="24"/>
          <w:szCs w:val="24"/>
          <w:lang w:val="da-DK"/>
        </w:rPr>
      </w:pPr>
      <w:del w:id="620" w:author="Jonas Stage Sø" w:date="2025-03-17T15:50:00Z" w16du:dateUtc="2025-03-17T14:50:00Z">
        <w:r w:rsidRPr="00AE04F7" w:rsidDel="00423D35">
          <w:rPr>
            <w:b/>
            <w:sz w:val="24"/>
            <w:szCs w:val="24"/>
            <w:lang w:val="da-DK"/>
          </w:rPr>
          <w:delText>Tabel Suppl 1, statistik. Sammenhængen mellem Secchi-dybde og klorofyl og evt suspenderet stof, hvis det findes data for nogle år.</w:delText>
        </w:r>
      </w:del>
    </w:p>
    <w:p w14:paraId="6A02DE0E" w14:textId="3B697F11" w:rsidR="00206C07" w:rsidRPr="00AE04F7" w:rsidDel="00423D35" w:rsidRDefault="00206C07" w:rsidP="00557C0C">
      <w:pPr>
        <w:rPr>
          <w:del w:id="621" w:author="Jonas Stage Sø" w:date="2025-03-17T15:50:00Z" w16du:dateUtc="2025-03-17T14:50:00Z"/>
          <w:sz w:val="24"/>
          <w:szCs w:val="24"/>
          <w:lang w:val="da-DK"/>
        </w:rPr>
      </w:pPr>
      <w:del w:id="622" w:author="Jonas Stage Sø" w:date="2025-03-17T15:50:00Z" w16du:dateUtc="2025-03-17T14:50:00Z">
        <w:r w:rsidRPr="00AE04F7" w:rsidDel="00423D35">
          <w:rPr>
            <w:sz w:val="24"/>
            <w:szCs w:val="24"/>
            <w:lang w:val="da-DK"/>
          </w:rPr>
          <w:delText xml:space="preserve">Figur 3. Algebiomassens størrelse og fordeling mellem algegrupper. </w:delText>
        </w:r>
      </w:del>
    </w:p>
    <w:p w14:paraId="0B0DB51A" w14:textId="038F028D" w:rsidR="00206C07" w:rsidRPr="00AE04F7" w:rsidDel="00423D35" w:rsidRDefault="00206C07" w:rsidP="00206C07">
      <w:pPr>
        <w:rPr>
          <w:del w:id="623" w:author="Jonas Stage Sø" w:date="2025-03-17T15:50:00Z" w16du:dateUtc="2025-03-17T14:50:00Z"/>
          <w:sz w:val="24"/>
          <w:szCs w:val="24"/>
          <w:lang w:val="da-DK"/>
        </w:rPr>
      </w:pPr>
      <w:del w:id="624" w:author="Jonas Stage Sø" w:date="2025-03-17T15:50:00Z" w16du:dateUtc="2025-03-17T14:50:00Z">
        <w:r w:rsidRPr="00AE04F7" w:rsidDel="00423D35">
          <w:rPr>
            <w:sz w:val="24"/>
            <w:szCs w:val="24"/>
            <w:lang w:val="da-DK"/>
          </w:rPr>
          <w:delText>Figur 4, Fig. 8. Uorg P og Uorg N i 1977 og 2022  (mærket 10) OK</w:delText>
        </w:r>
      </w:del>
    </w:p>
    <w:p w14:paraId="27E95D25" w14:textId="45AF2EE2" w:rsidR="00206C07" w:rsidRPr="00AE04F7" w:rsidDel="00423D35" w:rsidRDefault="00206C07" w:rsidP="00206C07">
      <w:pPr>
        <w:rPr>
          <w:del w:id="625" w:author="Jonas Stage Sø" w:date="2025-03-17T15:50:00Z" w16du:dateUtc="2025-03-17T14:50:00Z"/>
          <w:sz w:val="24"/>
          <w:szCs w:val="24"/>
          <w:lang w:val="da-DK"/>
        </w:rPr>
      </w:pPr>
      <w:del w:id="626" w:author="Jonas Stage Sø" w:date="2025-03-17T15:50:00Z" w16du:dateUtc="2025-03-17T14:50:00Z">
        <w:r w:rsidRPr="00AE04F7" w:rsidDel="00423D35">
          <w:rPr>
            <w:sz w:val="24"/>
            <w:szCs w:val="24"/>
            <w:lang w:val="da-DK"/>
          </w:rPr>
          <w:delText xml:space="preserve">Figur 5. Uorg P, nitrat og ammonium gennem årene (indsat </w:delText>
        </w:r>
        <w:r w:rsidR="00BF0D13" w:rsidRPr="00AE04F7" w:rsidDel="00423D35">
          <w:rPr>
            <w:sz w:val="24"/>
            <w:szCs w:val="24"/>
            <w:lang w:val="da-DK"/>
          </w:rPr>
          <w:delText>begrænsende niveauer</w:delText>
        </w:r>
        <w:r w:rsidRPr="00AE04F7" w:rsidDel="00423D35">
          <w:rPr>
            <w:sz w:val="24"/>
            <w:szCs w:val="24"/>
            <w:lang w:val="da-DK"/>
          </w:rPr>
          <w:delText>) 2503 Kb (mærket 7) OK</w:delText>
        </w:r>
      </w:del>
    </w:p>
    <w:p w14:paraId="3EA71ED8" w14:textId="37560B34" w:rsidR="00206C07" w:rsidRPr="00AE04F7" w:rsidDel="00423D35" w:rsidRDefault="00206C07" w:rsidP="00206C07">
      <w:pPr>
        <w:rPr>
          <w:del w:id="627" w:author="Jonas Stage Sø" w:date="2025-03-17T15:50:00Z" w16du:dateUtc="2025-03-17T14:50:00Z"/>
          <w:sz w:val="24"/>
          <w:szCs w:val="24"/>
          <w:lang w:val="da-DK"/>
        </w:rPr>
      </w:pPr>
      <w:del w:id="628" w:author="Jonas Stage Sø" w:date="2025-03-17T15:50:00Z" w16du:dateUtc="2025-03-17T14:50:00Z">
        <w:r w:rsidRPr="00AE04F7" w:rsidDel="00423D35">
          <w:rPr>
            <w:sz w:val="24"/>
            <w:szCs w:val="24"/>
            <w:lang w:val="da-DK"/>
          </w:rPr>
          <w:delText xml:space="preserve">Figur </w:delText>
        </w:r>
        <w:r w:rsidR="00BF0D13" w:rsidRPr="00AE04F7" w:rsidDel="00423D35">
          <w:rPr>
            <w:sz w:val="24"/>
            <w:szCs w:val="24"/>
            <w:lang w:val="da-DK"/>
          </w:rPr>
          <w:delText>6</w:delText>
        </w:r>
        <w:r w:rsidRPr="00AE04F7" w:rsidDel="00423D35">
          <w:rPr>
            <w:sz w:val="24"/>
            <w:szCs w:val="24"/>
            <w:lang w:val="da-DK"/>
          </w:rPr>
          <w:delText>. pH</w:delText>
        </w:r>
        <w:r w:rsidR="00BF0D13" w:rsidRPr="00AE04F7" w:rsidDel="00423D35">
          <w:rPr>
            <w:sz w:val="24"/>
            <w:szCs w:val="24"/>
            <w:lang w:val="da-DK"/>
          </w:rPr>
          <w:delText>, alkalinitet</w:delText>
        </w:r>
        <w:r w:rsidRPr="00AE04F7" w:rsidDel="00423D35">
          <w:rPr>
            <w:sz w:val="24"/>
            <w:szCs w:val="24"/>
            <w:lang w:val="da-DK"/>
          </w:rPr>
          <w:delText xml:space="preserve"> og CO2 i vandet i sommersæsonen</w:delText>
        </w:r>
        <w:r w:rsidR="00BF0D13" w:rsidRPr="00AE04F7" w:rsidDel="00423D35">
          <w:rPr>
            <w:sz w:val="24"/>
            <w:szCs w:val="24"/>
            <w:lang w:val="da-DK"/>
          </w:rPr>
          <w:delText xml:space="preserve"> over årene</w:delText>
        </w:r>
        <w:r w:rsidRPr="00AE04F7" w:rsidDel="00423D35">
          <w:rPr>
            <w:sz w:val="24"/>
            <w:szCs w:val="24"/>
            <w:lang w:val="da-DK"/>
          </w:rPr>
          <w:delText>.</w:delText>
        </w:r>
        <w:r w:rsidR="004470EA" w:rsidRPr="00AE04F7" w:rsidDel="00423D35">
          <w:rPr>
            <w:sz w:val="24"/>
            <w:szCs w:val="24"/>
            <w:lang w:val="da-DK"/>
          </w:rPr>
          <w:delText>Pil evt nogle år ud og vis detaljerne der ved høj og levere næringsindhold.</w:delText>
        </w:r>
      </w:del>
    </w:p>
    <w:p w14:paraId="2C572C79" w14:textId="7AF89F3B" w:rsidR="00206C07" w:rsidRPr="00AE04F7" w:rsidDel="00423D35" w:rsidRDefault="00206C07" w:rsidP="00557C0C">
      <w:pPr>
        <w:rPr>
          <w:del w:id="629" w:author="Jonas Stage Sø" w:date="2025-03-17T15:50:00Z" w16du:dateUtc="2025-03-17T14:50:00Z"/>
          <w:sz w:val="24"/>
          <w:szCs w:val="24"/>
          <w:lang w:val="da-DK"/>
        </w:rPr>
      </w:pPr>
    </w:p>
    <w:p w14:paraId="2751D5EE" w14:textId="6E30BA16" w:rsidR="002A52A2" w:rsidRPr="00AE04F7" w:rsidDel="00423D35" w:rsidRDefault="002A52A2" w:rsidP="002A52A2">
      <w:pPr>
        <w:rPr>
          <w:del w:id="630" w:author="Jonas Stage Sø" w:date="2025-03-17T15:50:00Z" w16du:dateUtc="2025-03-17T14:50:00Z"/>
          <w:sz w:val="24"/>
          <w:szCs w:val="24"/>
        </w:rPr>
      </w:pPr>
      <w:del w:id="631" w:author="Jonas Stage Sø" w:date="2025-03-17T15:50:00Z" w16du:dateUtc="2025-03-17T14:50:00Z">
        <w:r w:rsidRPr="00AE04F7" w:rsidDel="00423D35">
          <w:rPr>
            <w:sz w:val="24"/>
            <w:szCs w:val="24"/>
          </w:rPr>
          <w:delText>Dissolved concentrations of inorganic phosphate, nitrate and ammonium are other proxies for the likelihood of phytoplankton nutrient limitation. Phosphate concentrations below 5 ug P L-1 and nitrate and ammonium concentration below 25 ug N L-1 may indicate phytoplankton biomass limitation (shaded grey area in Fig. 7). From year 2000, phosphate concentrations dropped more frequently below 5 ug P L-1 suggesting more frequent nutrient limitation, except for the most recent year. Low nitrate and ammonium concentrations (&lt; 25 ug N L-1) frequently occurred through the summer in all years. Thus, limitation of phytoplankton during summer by low inorganic N concentrations is possible in all years, while phosphate limitation gradually became more likely over the years in agreement with the profound increase of the TN/TP ratio.</w:delText>
        </w:r>
      </w:del>
    </w:p>
    <w:p w14:paraId="0988D93D" w14:textId="5E5FBD39" w:rsidR="00206C07" w:rsidRPr="00AE04F7" w:rsidDel="00423D35" w:rsidRDefault="00206C07" w:rsidP="00557C0C">
      <w:pPr>
        <w:rPr>
          <w:del w:id="632" w:author="Jonas Stage Sø" w:date="2025-03-17T15:50:00Z" w16du:dateUtc="2025-03-17T14:50:00Z"/>
          <w:sz w:val="24"/>
          <w:szCs w:val="24"/>
        </w:rPr>
      </w:pPr>
    </w:p>
    <w:p w14:paraId="6202C177" w14:textId="19EB2ED1" w:rsidR="00206C07" w:rsidRPr="00AE04F7" w:rsidDel="00423D35" w:rsidRDefault="00206C07" w:rsidP="00557C0C">
      <w:pPr>
        <w:rPr>
          <w:del w:id="633" w:author="Jonas Stage Sø" w:date="2025-03-17T15:50:00Z" w16du:dateUtc="2025-03-17T14:50:00Z"/>
          <w:sz w:val="24"/>
          <w:szCs w:val="24"/>
        </w:rPr>
      </w:pPr>
    </w:p>
    <w:p w14:paraId="1EC4D6F0" w14:textId="6E6FCC1C" w:rsidR="00206C07" w:rsidRPr="00AE04F7" w:rsidDel="00423D35" w:rsidRDefault="00206C07" w:rsidP="00557C0C">
      <w:pPr>
        <w:rPr>
          <w:del w:id="634" w:author="Jonas Stage Sø" w:date="2025-03-17T15:50:00Z" w16du:dateUtc="2025-03-17T14:50:00Z"/>
          <w:sz w:val="24"/>
          <w:szCs w:val="24"/>
        </w:rPr>
      </w:pPr>
    </w:p>
    <w:p w14:paraId="00766D76" w14:textId="51F63340" w:rsidR="002A52A2" w:rsidRPr="00AE04F7" w:rsidDel="00423D35" w:rsidRDefault="002A52A2" w:rsidP="00557C0C">
      <w:pPr>
        <w:rPr>
          <w:del w:id="635" w:author="Jonas Stage Sø" w:date="2025-03-17T15:50:00Z" w16du:dateUtc="2025-03-17T14:50:00Z"/>
          <w:sz w:val="24"/>
          <w:szCs w:val="24"/>
        </w:rPr>
      </w:pPr>
    </w:p>
    <w:p w14:paraId="5A520B27" w14:textId="6D18F96F" w:rsidR="002A52A2" w:rsidRPr="00AE04F7" w:rsidDel="00423D35" w:rsidRDefault="002A52A2" w:rsidP="00557C0C">
      <w:pPr>
        <w:rPr>
          <w:del w:id="636" w:author="Jonas Stage Sø" w:date="2025-03-17T15:50:00Z" w16du:dateUtc="2025-03-17T14:50:00Z"/>
          <w:sz w:val="24"/>
          <w:szCs w:val="24"/>
        </w:rPr>
      </w:pPr>
    </w:p>
    <w:p w14:paraId="5780205D" w14:textId="3AB4C3F7" w:rsidR="00013C95" w:rsidRPr="00AE04F7" w:rsidDel="00423D35" w:rsidRDefault="00013C95" w:rsidP="00013C95">
      <w:pPr>
        <w:rPr>
          <w:del w:id="637" w:author="Jonas Stage Sø" w:date="2025-03-17T15:50:00Z" w16du:dateUtc="2025-03-17T14:50:00Z"/>
          <w:sz w:val="24"/>
          <w:szCs w:val="24"/>
        </w:rPr>
      </w:pPr>
      <w:del w:id="638" w:author="Jonas Stage Sø" w:date="2025-03-17T15:50:00Z" w16du:dateUtc="2025-03-17T14:50:00Z">
        <w:r w:rsidRPr="00AE04F7" w:rsidDel="00423D35">
          <w:rPr>
            <w:sz w:val="24"/>
            <w:szCs w:val="24"/>
          </w:rPr>
          <w:delText xml:space="preserve">  </w:delText>
        </w:r>
      </w:del>
    </w:p>
    <w:p w14:paraId="6966832C" w14:textId="1246080D" w:rsidR="00013C95" w:rsidRPr="00AE04F7" w:rsidDel="00423D35" w:rsidRDefault="00013C95" w:rsidP="00013C95">
      <w:pPr>
        <w:rPr>
          <w:del w:id="639" w:author="Jonas Stage Sø" w:date="2025-03-17T15:50:00Z" w16du:dateUtc="2025-03-17T14:50:00Z"/>
          <w:sz w:val="24"/>
          <w:szCs w:val="24"/>
        </w:rPr>
      </w:pPr>
      <w:del w:id="640" w:author="Jonas Stage Sø" w:date="2025-03-17T15:50:00Z" w16du:dateUtc="2025-03-17T14:50:00Z">
        <w:r w:rsidRPr="00AE04F7" w:rsidDel="00423D35">
          <w:rPr>
            <w:i/>
            <w:sz w:val="24"/>
            <w:szCs w:val="24"/>
          </w:rPr>
          <w:delText xml:space="preserve">(((Input of P and N from open land rural areas - </w:delText>
        </w:r>
        <w:r w:rsidRPr="00AE04F7" w:rsidDel="00423D35">
          <w:rPr>
            <w:sz w:val="24"/>
            <w:szCs w:val="24"/>
          </w:rPr>
          <w:delText xml:space="preserve">The loss of TP and TN loss from cultivated areas in the catchment during the last 40-50 years is poorly known due to very few direct measurements. Legislation regarding the annual permissible application of inorganic fertilizer and liquid manure on the cultivated fields has changed over time from lower permissible application during the 1990s to higher application after 2016. Moreover, legislation in 2011 demanded 10 m wide uncultivated buffer strips along major streams, but this legislation was abandoned in 2016. </w:delText>
        </w:r>
      </w:del>
    </w:p>
    <w:p w14:paraId="1CC324B3" w14:textId="2153A7AD" w:rsidR="00013C95" w:rsidRPr="00AE04F7" w:rsidDel="00423D35" w:rsidRDefault="00013C95" w:rsidP="00013C95">
      <w:pPr>
        <w:rPr>
          <w:del w:id="641" w:author="Jonas Stage Sø" w:date="2025-03-17T15:50:00Z" w16du:dateUtc="2025-03-17T14:50:00Z"/>
          <w:sz w:val="24"/>
          <w:szCs w:val="24"/>
        </w:rPr>
      </w:pPr>
      <w:del w:id="642" w:author="Jonas Stage Sø" w:date="2025-03-17T15:50:00Z" w16du:dateUtc="2025-03-17T14:50:00Z">
        <w:r w:rsidRPr="00AE04F7" w:rsidDel="00423D35">
          <w:rPr>
            <w:sz w:val="24"/>
            <w:szCs w:val="24"/>
          </w:rPr>
          <w:delText>A recent model evaluation (2016-2018) based on standard values for the contribution of annual nutrient loads to Lake Arresø estimated a 55% contribution of TP and 35 of TN from rural areas (including water treatment plants) and 45% contribution of TP and 65% of TN from farmland and forests. After 2018, better control of stormflow events and improved tertiary sewage treatment from the two large water treatment plants in the two largest cities have further reduced nutrient losses from the rural areas.</w:delText>
        </w:r>
      </w:del>
    </w:p>
    <w:p w14:paraId="0563A838" w14:textId="74BB5D3F" w:rsidR="00013C95" w:rsidRPr="00AE04F7" w:rsidDel="00423D35" w:rsidRDefault="00013C95" w:rsidP="00013C95">
      <w:pPr>
        <w:rPr>
          <w:del w:id="643" w:author="Jonas Stage Sø" w:date="2025-03-17T15:50:00Z" w16du:dateUtc="2025-03-17T14:50:00Z"/>
          <w:sz w:val="24"/>
          <w:szCs w:val="24"/>
        </w:rPr>
      </w:pPr>
      <w:del w:id="644" w:author="Jonas Stage Sø" w:date="2025-03-17T15:50:00Z" w16du:dateUtc="2025-03-17T14:50:00Z">
        <w:r w:rsidRPr="00AE04F7" w:rsidDel="00423D35">
          <w:rPr>
            <w:sz w:val="24"/>
            <w:szCs w:val="24"/>
          </w:rPr>
          <w:delText xml:space="preserve">The mean annual TP input was 80.5 tons from domestic sewage to Lake Arresø in 1973-1979, but 13.4 tons TP in in 1991-1994 and only 1.5 tons TP in 2020- 2023, excluding stormflow, events and 2.24 tons TP when including them. These values suggest that that despite many more inhabitants and higher industrial activity in the major cities of the catchment, the rural areas now contribute about 40% to the extensively reduced annual TP input to Lake Arresø at about 6.8 tons pointing at cultivated farmland as a larger contributor even of TP.  Improved purification has brought TP concentrations down to only 0.15 mg P L-1 in the outflow from the two major sewage treatment plants. </w:delText>
        </w:r>
      </w:del>
    </w:p>
    <w:p w14:paraId="5B3920DE" w14:textId="23D6A0B6" w:rsidR="00013C95" w:rsidRPr="00AE04F7" w:rsidDel="00423D35" w:rsidRDefault="00013C95" w:rsidP="00013C95">
      <w:pPr>
        <w:rPr>
          <w:del w:id="645" w:author="Jonas Stage Sø" w:date="2025-03-17T15:50:00Z" w16du:dateUtc="2025-03-17T14:50:00Z"/>
          <w:sz w:val="24"/>
          <w:szCs w:val="24"/>
        </w:rPr>
      </w:pPr>
      <w:del w:id="646" w:author="Jonas Stage Sø" w:date="2025-03-17T15:50:00Z" w16du:dateUtc="2025-03-17T14:50:00Z">
        <w:r w:rsidRPr="00AE04F7" w:rsidDel="00423D35">
          <w:rPr>
            <w:sz w:val="24"/>
            <w:szCs w:val="24"/>
          </w:rPr>
          <w:delText>Taking the largest town. Hillerød as an example, the sewage output contained 21 ton TP and 140 ton TN in the late 1970s while it had dropped to 0.96 ton P and 14 ton N in 2020-2023, though input to the water treatment plants had increased from 26,000 to 42,000 person equivalents (p.e.) in terms of the organic matter. Relative to p.e., the outputs of TP and TN in 2020-2023 compared with the 1970s are down to 1.9% and 5.8%, respectively.</w:delText>
        </w:r>
      </w:del>
    </w:p>
    <w:p w14:paraId="39AECB27" w14:textId="7BE018C4" w:rsidR="00013C95" w:rsidRPr="00AE04F7" w:rsidDel="00423D35" w:rsidRDefault="00013C95" w:rsidP="00013C95">
      <w:pPr>
        <w:rPr>
          <w:del w:id="647" w:author="Jonas Stage Sø" w:date="2025-03-17T15:50:00Z" w16du:dateUtc="2025-03-17T14:50:00Z"/>
          <w:sz w:val="24"/>
          <w:szCs w:val="24"/>
        </w:rPr>
      </w:pPr>
    </w:p>
    <w:p w14:paraId="01B45D3B" w14:textId="5F230F50" w:rsidR="00013C95" w:rsidRPr="00AE04F7" w:rsidDel="00423D35" w:rsidRDefault="00013C95" w:rsidP="00013C95">
      <w:pPr>
        <w:rPr>
          <w:del w:id="648" w:author="Jonas Stage Sø" w:date="2025-03-17T15:50:00Z" w16du:dateUtc="2025-03-17T14:50:00Z"/>
          <w:sz w:val="24"/>
          <w:szCs w:val="24"/>
        </w:rPr>
      </w:pPr>
    </w:p>
    <w:p w14:paraId="7F694D89" w14:textId="5DF203A1" w:rsidR="00013C95" w:rsidRPr="00AE04F7" w:rsidDel="00423D35" w:rsidRDefault="00013C95" w:rsidP="00013C95">
      <w:pPr>
        <w:rPr>
          <w:del w:id="649" w:author="Jonas Stage Sø" w:date="2025-03-17T15:50:00Z" w16du:dateUtc="2025-03-17T14:50:00Z"/>
          <w:sz w:val="24"/>
          <w:szCs w:val="24"/>
        </w:rPr>
      </w:pPr>
      <w:del w:id="650" w:author="Jonas Stage Sø" w:date="2025-03-17T15:50:00Z" w16du:dateUtc="2025-03-17T14:50:00Z">
        <w:r w:rsidRPr="00AE04F7" w:rsidDel="00423D35">
          <w:rPr>
            <w:i/>
            <w:sz w:val="24"/>
            <w:szCs w:val="24"/>
          </w:rPr>
          <w:delText xml:space="preserve">Removal of P and N in Lake Arresø and new lakes – </w:delText>
        </w:r>
        <w:r w:rsidRPr="00AE04F7" w:rsidDel="00423D35">
          <w:rPr>
            <w:sz w:val="24"/>
            <w:szCs w:val="24"/>
          </w:rPr>
          <w:delText xml:space="preserve">Nitrogen was removed in Lake Arresø every year over the last fifty years from the 1970s to the 2020s (Fig. 4). Because the nitrogen pool in the upper sediments did not increase, but in fact decreased by about 16% from 1988-2016 along with the reduction of organic matter, this removal primarily represents a net loss by denitrification. Over the years, the removal decreased along with the reduced input (Fig. 4 and 9). In contrast, annual input and output of TP changed almost in concert over the years, though long water retention time retained some TP in the lake, while short water retention time released some TP. </w:delText>
        </w:r>
      </w:del>
    </w:p>
    <w:p w14:paraId="05D08E51" w14:textId="5ECD30C0" w:rsidR="00013C95" w:rsidRPr="00AE04F7" w:rsidDel="00423D35" w:rsidRDefault="00013C95" w:rsidP="00013C95">
      <w:pPr>
        <w:rPr>
          <w:del w:id="651" w:author="Jonas Stage Sø" w:date="2025-03-17T15:50:00Z" w16du:dateUtc="2025-03-17T14:50:00Z"/>
          <w:sz w:val="24"/>
          <w:szCs w:val="24"/>
        </w:rPr>
      </w:pPr>
      <w:del w:id="652" w:author="Jonas Stage Sø" w:date="2025-03-17T15:50:00Z" w16du:dateUtc="2025-03-17T14:50:00Z">
        <w:r w:rsidRPr="00AE04F7" w:rsidDel="00423D35">
          <w:rPr>
            <w:sz w:val="24"/>
            <w:szCs w:val="24"/>
          </w:rPr>
          <w:delText xml:space="preserve">During the first two years after constructing the shallow Lake Strødam and Lake Sobjerg they removed a high proportion of TP and TN input via the Pølå stream (Figure 11). The loss of TP during passage is probably due to particle net sedimentation and P-adsorption in the submerged terrestrial soils. After the two initial years, however, TP retention became minimal as a balance between particle sedimentation-resuspension and P-adsorption and release was attained. The loss of TN may also be due to particle net sedimentation and to denitrification in the sediments. After the two intial years, nitrogen loss continued in Lake Solbjerg likely due to ongoing denitrification. </w:delText>
        </w:r>
      </w:del>
    </w:p>
    <w:p w14:paraId="1882B55B" w14:textId="416A2485" w:rsidR="002A52A2" w:rsidRPr="00AE04F7" w:rsidDel="00423D35" w:rsidRDefault="00013C95" w:rsidP="00013C95">
      <w:pPr>
        <w:rPr>
          <w:del w:id="653" w:author="Jonas Stage Sø" w:date="2025-03-17T15:50:00Z" w16du:dateUtc="2025-03-17T14:50:00Z"/>
          <w:sz w:val="24"/>
          <w:szCs w:val="24"/>
        </w:rPr>
      </w:pPr>
      <w:del w:id="654" w:author="Jonas Stage Sø" w:date="2025-03-17T15:50:00Z" w16du:dateUtc="2025-03-17T14:50:00Z">
        <w:r w:rsidRPr="00AE04F7" w:rsidDel="00423D35">
          <w:rPr>
            <w:sz w:val="24"/>
            <w:szCs w:val="24"/>
          </w:rPr>
          <w:delText>Assuming that the annual loss per surface area in the four constructed shallow lakes in the catchment to Lake Arresø was the same as the annual mean loss in Lake Solbjerg at 14.5 g TN m</w:delText>
        </w:r>
        <w:r w:rsidRPr="00AE04F7" w:rsidDel="00423D35">
          <w:rPr>
            <w:sz w:val="24"/>
            <w:szCs w:val="24"/>
            <w:vertAlign w:val="superscript"/>
          </w:rPr>
          <w:delText>-2</w:delText>
        </w:r>
        <w:r w:rsidRPr="00AE04F7" w:rsidDel="00423D35">
          <w:rPr>
            <w:sz w:val="24"/>
            <w:szCs w:val="24"/>
          </w:rPr>
          <w:delText xml:space="preserve"> in year 3, 4 and 5 after its construction, the combined annual loss was 21.5 ton N from the four lakes (surface area of 147.8 ha). The mean annual N loss by passage of Lake Arresø in the recent 10 years 2012-2021 was 95.4 ton N. Thus, the sum of removal was 117 ton N from all five lakes in the catchment. Compared to the mean annual TN output of 84 ton from Lake Arresø in the same 10 years, the combined TN removal by denitrification in the five lakes was 39% higher than the output of TN from the catchment via the outflow from Lake Arresø. If denitrification had not kane place, TN output from the Lake Arresø catchment would have been 139% higher. The four shallow lakes were established to permanently reduce TP-loading and eutrophication of Lake Arresø, but it turned out that TN removal was much more significant for reducing the TN-loading of the downstream N-limited Roskilde Fjord.))</w:delText>
        </w:r>
      </w:del>
    </w:p>
    <w:p w14:paraId="3A057F19" w14:textId="2007E274" w:rsidR="00993A32" w:rsidRPr="00AE04F7" w:rsidDel="00423D35" w:rsidRDefault="00993A32" w:rsidP="00993A32">
      <w:pPr>
        <w:rPr>
          <w:del w:id="655" w:author="Jonas Stage Sø" w:date="2025-03-17T15:50:00Z" w16du:dateUtc="2025-03-17T14:50:00Z"/>
          <w:b/>
          <w:sz w:val="24"/>
          <w:szCs w:val="24"/>
        </w:rPr>
      </w:pPr>
    </w:p>
    <w:p w14:paraId="7FE9C702" w14:textId="027CAF1A" w:rsidR="00993A32" w:rsidRPr="00AE04F7" w:rsidDel="00423D35" w:rsidRDefault="00993A32" w:rsidP="00993A32">
      <w:pPr>
        <w:rPr>
          <w:del w:id="656" w:author="Jonas Stage Sø" w:date="2025-03-17T15:50:00Z" w16du:dateUtc="2025-03-17T14:50:00Z"/>
          <w:b/>
          <w:sz w:val="24"/>
          <w:szCs w:val="24"/>
        </w:rPr>
      </w:pPr>
      <w:del w:id="657" w:author="Jonas Stage Sø" w:date="2025-03-17T15:50:00Z" w16du:dateUtc="2025-03-17T14:50:00Z">
        <w:r w:rsidRPr="00AE04F7" w:rsidDel="00423D35">
          <w:rPr>
            <w:b/>
            <w:sz w:val="24"/>
            <w:szCs w:val="24"/>
          </w:rPr>
          <w:delText xml:space="preserve">Late glacial and postglacial development </w:delText>
        </w:r>
      </w:del>
    </w:p>
    <w:p w14:paraId="46848B44" w14:textId="08EB553A" w:rsidR="00993A32" w:rsidRPr="00AE04F7" w:rsidDel="00423D35" w:rsidRDefault="00993A32" w:rsidP="00993A32">
      <w:pPr>
        <w:rPr>
          <w:del w:id="658" w:author="Jonas Stage Sø" w:date="2025-03-17T15:50:00Z" w16du:dateUtc="2025-03-17T14:50:00Z"/>
          <w:sz w:val="24"/>
          <w:szCs w:val="24"/>
        </w:rPr>
      </w:pPr>
      <w:del w:id="659" w:author="Jonas Stage Sø" w:date="2025-03-17T15:50:00Z" w16du:dateUtc="2025-03-17T14:50:00Z">
        <w:r w:rsidRPr="00AE04F7" w:rsidDel="00423D35">
          <w:rPr>
            <w:i/>
            <w:sz w:val="24"/>
            <w:szCs w:val="24"/>
          </w:rPr>
          <w:delText>From freshwater lake to saline fjord and back to freshwater lake</w:delText>
        </w:r>
        <w:r w:rsidRPr="00AE04F7" w:rsidDel="00423D35">
          <w:rPr>
            <w:sz w:val="24"/>
            <w:szCs w:val="24"/>
          </w:rPr>
          <w:delText xml:space="preserve"> – After the Weichel’s Ice Age ended 11,700 years ago, a Late glacial and Postglacial period followed (10,000-9,300 years before present, BP) with an oceanic water level reaching about 35 m below the present one, and Arresø as a relatively deep freshwater lake (Mangerud et al. 1974, COWIconsult 1989). Over the following thousands of years, several meters thick freshwater and marine gyttje deposited in the lake basin. During the marine transgression period (9,300-6,000 years BP), the oceanic water level increased to 5 m above the present sea level (Christensen 1995) turning Arresø into a low saline fjord with a shallow connection to the saline Kattegat (Figure 1). Gradual greater land rising relative to the sea level by about 5 m during the last 6,000 years (Mertz 1924), and deposition of marine sand carried by coastal currents formed a land bar across the shallow 8-10 km wide strip between Arresø and Kattegat gradually closing their connection permanently between 3,000-2,000 years BP (COWIconsult 1988). Excavation of the Arresø Canal in the mid-18</w:delText>
        </w:r>
        <w:r w:rsidRPr="00AE04F7" w:rsidDel="00423D35">
          <w:rPr>
            <w:sz w:val="24"/>
            <w:szCs w:val="24"/>
            <w:vertAlign w:val="superscript"/>
          </w:rPr>
          <w:delText>th.</w:delText>
        </w:r>
        <w:r w:rsidRPr="00AE04F7" w:rsidDel="00423D35">
          <w:rPr>
            <w:sz w:val="24"/>
            <w:szCs w:val="24"/>
          </w:rPr>
          <w:delText>century formed a regulated lake surface level and a new outlet to the saline Roskilde Fjord, and made Lake Arresø the 41 km</w:delText>
        </w:r>
        <w:r w:rsidRPr="00AE04F7" w:rsidDel="00423D35">
          <w:rPr>
            <w:sz w:val="24"/>
            <w:szCs w:val="24"/>
            <w:vertAlign w:val="superscript"/>
          </w:rPr>
          <w:delText>2</w:delText>
        </w:r>
        <w:r w:rsidRPr="00AE04F7" w:rsidDel="00423D35">
          <w:rPr>
            <w:sz w:val="24"/>
            <w:szCs w:val="24"/>
          </w:rPr>
          <w:delText xml:space="preserve"> large and shallow (mean 3.1 m) freshwater lake it remains today (Sand-Jensen 2003, Table 1, Figure 2). </w:delText>
        </w:r>
      </w:del>
    </w:p>
    <w:p w14:paraId="3CBD0214" w14:textId="0BF3C904" w:rsidR="00993A32" w:rsidRPr="00AE04F7" w:rsidDel="00423D35" w:rsidRDefault="00993A32" w:rsidP="00993A32">
      <w:pPr>
        <w:rPr>
          <w:del w:id="660" w:author="Jonas Stage Sø" w:date="2025-03-17T15:50:00Z" w16du:dateUtc="2025-03-17T14:50:00Z"/>
          <w:sz w:val="24"/>
          <w:szCs w:val="24"/>
        </w:rPr>
      </w:pPr>
      <w:del w:id="661" w:author="Jonas Stage Sø" w:date="2025-03-17T15:50:00Z" w16du:dateUtc="2025-03-17T14:50:00Z">
        <w:r w:rsidRPr="00AE04F7" w:rsidDel="00423D35">
          <w:rPr>
            <w:sz w:val="24"/>
            <w:szCs w:val="24"/>
          </w:rPr>
          <w:delText xml:space="preserve">Studies of plant macrofossils and pollen in a 200-cm deep sediment core revealed a vegetation development divided into five periods over the recent 3,000 years (Klein 1989, Figure 3). The oldest </w:delText>
        </w:r>
        <w:r w:rsidRPr="00AE04F7" w:rsidDel="00423D35">
          <w:rPr>
            <w:i/>
            <w:sz w:val="24"/>
            <w:szCs w:val="24"/>
          </w:rPr>
          <w:delText>Period 1</w:delText>
        </w:r>
        <w:r w:rsidRPr="00AE04F7" w:rsidDel="00423D35">
          <w:rPr>
            <w:sz w:val="24"/>
            <w:szCs w:val="24"/>
          </w:rPr>
          <w:delText xml:space="preserve"> covers the gradual change from a low-saline fjord to the freshwater lake. Thus, the oldest sediments in </w:delText>
        </w:r>
        <w:r w:rsidRPr="00AE04F7" w:rsidDel="00423D35">
          <w:rPr>
            <w:i/>
            <w:sz w:val="24"/>
            <w:szCs w:val="24"/>
          </w:rPr>
          <w:delText>Period 1</w:delText>
        </w:r>
        <w:r w:rsidRPr="00AE04F7" w:rsidDel="00423D35">
          <w:rPr>
            <w:sz w:val="24"/>
            <w:szCs w:val="24"/>
          </w:rPr>
          <w:delText xml:space="preserve"> contain shells of </w:delText>
        </w:r>
        <w:r w:rsidRPr="00AE04F7" w:rsidDel="00423D35">
          <w:rPr>
            <w:i/>
            <w:sz w:val="24"/>
            <w:szCs w:val="24"/>
          </w:rPr>
          <w:delText>Mytilus edulis</w:delText>
        </w:r>
        <w:r w:rsidRPr="00AE04F7" w:rsidDel="00423D35">
          <w:rPr>
            <w:sz w:val="24"/>
            <w:szCs w:val="24"/>
          </w:rPr>
          <w:delText xml:space="preserve"> and small, thin shells of </w:delText>
        </w:r>
        <w:r w:rsidRPr="00AE04F7" w:rsidDel="00423D35">
          <w:rPr>
            <w:i/>
            <w:sz w:val="24"/>
            <w:szCs w:val="24"/>
          </w:rPr>
          <w:delText>Cerastoderma edule</w:delText>
        </w:r>
        <w:r w:rsidRPr="00AE04F7" w:rsidDel="00423D35">
          <w:rPr>
            <w:sz w:val="24"/>
            <w:szCs w:val="24"/>
          </w:rPr>
          <w:delText xml:space="preserve">, but no </w:delText>
        </w:r>
        <w:r w:rsidRPr="00AE04F7" w:rsidDel="00423D35">
          <w:rPr>
            <w:i/>
            <w:sz w:val="24"/>
            <w:szCs w:val="24"/>
          </w:rPr>
          <w:delText>Oestrea edulis</w:delText>
        </w:r>
        <w:r w:rsidRPr="00AE04F7" w:rsidDel="00423D35">
          <w:rPr>
            <w:sz w:val="24"/>
            <w:szCs w:val="24"/>
          </w:rPr>
          <w:delText xml:space="preserve"> shells as in the neighboring more saline waters in Kattegat and Roskilde Fjord (Figure 1). This shows the low saline character of Arresø (COWIconsult 1988). The remains of aquatic macrophytes are species that can grow both in low-saline and fresh water (i.e., </w:delText>
        </w:r>
        <w:r w:rsidRPr="00AE04F7" w:rsidDel="00423D35">
          <w:rPr>
            <w:i/>
            <w:sz w:val="24"/>
            <w:szCs w:val="24"/>
          </w:rPr>
          <w:delText>Stuckenia pectinata</w:delText>
        </w:r>
        <w:r w:rsidRPr="00AE04F7" w:rsidDel="00423D35">
          <w:rPr>
            <w:sz w:val="24"/>
            <w:szCs w:val="24"/>
          </w:rPr>
          <w:delText xml:space="preserve">, </w:delText>
        </w:r>
        <w:r w:rsidRPr="00AE04F7" w:rsidDel="00423D35">
          <w:rPr>
            <w:i/>
            <w:sz w:val="24"/>
            <w:szCs w:val="24"/>
          </w:rPr>
          <w:delText>Ruppia</w:delText>
        </w:r>
        <w:r w:rsidRPr="00AE04F7" w:rsidDel="00423D35">
          <w:rPr>
            <w:sz w:val="24"/>
            <w:szCs w:val="24"/>
          </w:rPr>
          <w:delText xml:space="preserve"> sp. and </w:delText>
        </w:r>
        <w:r w:rsidRPr="00AE04F7" w:rsidDel="00423D35">
          <w:rPr>
            <w:i/>
            <w:sz w:val="24"/>
            <w:szCs w:val="24"/>
          </w:rPr>
          <w:delText>Zannichellia</w:delText>
        </w:r>
        <w:r w:rsidRPr="00AE04F7" w:rsidDel="00423D35">
          <w:rPr>
            <w:sz w:val="24"/>
            <w:szCs w:val="24"/>
          </w:rPr>
          <w:delText xml:space="preserve"> sp.). The presence of </w:delText>
        </w:r>
        <w:r w:rsidRPr="00AE04F7" w:rsidDel="00423D35">
          <w:rPr>
            <w:i/>
            <w:sz w:val="24"/>
            <w:szCs w:val="24"/>
          </w:rPr>
          <w:delText>Persicaria amphibia</w:delText>
        </w:r>
        <w:r w:rsidRPr="00AE04F7" w:rsidDel="00423D35">
          <w:rPr>
            <w:sz w:val="24"/>
            <w:szCs w:val="24"/>
          </w:rPr>
          <w:delText xml:space="preserve"> reveals the freshwater influence that was prominent close to the inlets of freshwater streams to the lake. During </w:delText>
        </w:r>
        <w:r w:rsidRPr="00AE04F7" w:rsidDel="00423D35">
          <w:rPr>
            <w:i/>
            <w:sz w:val="24"/>
            <w:szCs w:val="24"/>
          </w:rPr>
          <w:delText>Period 1</w:delText>
        </w:r>
        <w:r w:rsidRPr="00AE04F7" w:rsidDel="00423D35">
          <w:rPr>
            <w:sz w:val="24"/>
            <w:szCs w:val="24"/>
          </w:rPr>
          <w:delText xml:space="preserve">, charophytes gradually became more important, probably reflecting decreasing salinity over time. </w:delText>
        </w:r>
        <w:r w:rsidRPr="00AE04F7" w:rsidDel="00423D35">
          <w:rPr>
            <w:i/>
            <w:sz w:val="24"/>
            <w:szCs w:val="24"/>
          </w:rPr>
          <w:delText>Period 2</w:delText>
        </w:r>
        <w:r w:rsidRPr="00AE04F7" w:rsidDel="00423D35">
          <w:rPr>
            <w:sz w:val="24"/>
            <w:szCs w:val="24"/>
          </w:rPr>
          <w:delText xml:space="preserve"> has few fossils perhaps due to a shifting salinity caused by periodic input of saline water from Kattegat across the shallow land bar north of the lake making species survival difficult before the connection to Kattegat closed permanently. In </w:delText>
        </w:r>
        <w:r w:rsidRPr="00AE04F7" w:rsidDel="00423D35">
          <w:rPr>
            <w:i/>
            <w:sz w:val="24"/>
            <w:szCs w:val="24"/>
          </w:rPr>
          <w:delText>Period</w:delText>
        </w:r>
        <w:r w:rsidRPr="00AE04F7" w:rsidDel="00423D35">
          <w:rPr>
            <w:sz w:val="24"/>
            <w:szCs w:val="24"/>
          </w:rPr>
          <w:delText xml:space="preserve"> 3, Arresø is a clear-water, vegetation-rich freshwater lake with dense stands of charophytes, </w:delText>
        </w:r>
        <w:r w:rsidRPr="00AE04F7" w:rsidDel="00423D35">
          <w:rPr>
            <w:i/>
            <w:sz w:val="24"/>
            <w:szCs w:val="24"/>
          </w:rPr>
          <w:delText>Zannichellia</w:delText>
        </w:r>
        <w:r w:rsidRPr="00AE04F7" w:rsidDel="00423D35">
          <w:rPr>
            <w:sz w:val="24"/>
            <w:szCs w:val="24"/>
          </w:rPr>
          <w:delText xml:space="preserve"> sp., </w:delText>
        </w:r>
        <w:r w:rsidRPr="00AE04F7" w:rsidDel="00423D35">
          <w:rPr>
            <w:i/>
            <w:sz w:val="24"/>
            <w:szCs w:val="24"/>
          </w:rPr>
          <w:delText>Myriophyllum spicatum</w:delText>
        </w:r>
        <w:r w:rsidRPr="00AE04F7" w:rsidDel="00423D35">
          <w:rPr>
            <w:sz w:val="24"/>
            <w:szCs w:val="24"/>
          </w:rPr>
          <w:delText xml:space="preserve">, </w:delText>
        </w:r>
        <w:r w:rsidRPr="00AE04F7" w:rsidDel="00423D35">
          <w:rPr>
            <w:i/>
            <w:sz w:val="24"/>
            <w:szCs w:val="24"/>
          </w:rPr>
          <w:delText>Stuckenia pectinata</w:delText>
        </w:r>
        <w:r w:rsidRPr="00AE04F7" w:rsidDel="00423D35">
          <w:rPr>
            <w:sz w:val="24"/>
            <w:szCs w:val="24"/>
          </w:rPr>
          <w:delText xml:space="preserve">, </w:delText>
        </w:r>
        <w:r w:rsidRPr="00AE04F7" w:rsidDel="00423D35">
          <w:rPr>
            <w:i/>
            <w:sz w:val="24"/>
            <w:szCs w:val="24"/>
          </w:rPr>
          <w:delText>Potamogeton berchtoldii</w:delText>
        </w:r>
        <w:r w:rsidRPr="00AE04F7" w:rsidDel="00423D35">
          <w:rPr>
            <w:sz w:val="24"/>
            <w:szCs w:val="24"/>
          </w:rPr>
          <w:delText xml:space="preserve"> and </w:delText>
        </w:r>
        <w:r w:rsidRPr="00AE04F7" w:rsidDel="00423D35">
          <w:rPr>
            <w:i/>
            <w:sz w:val="24"/>
            <w:szCs w:val="24"/>
          </w:rPr>
          <w:delText>P. pusillus</w:delText>
        </w:r>
        <w:r w:rsidRPr="00AE04F7" w:rsidDel="00423D35">
          <w:rPr>
            <w:sz w:val="24"/>
            <w:szCs w:val="24"/>
          </w:rPr>
          <w:delText xml:space="preserve">. In </w:delText>
        </w:r>
        <w:r w:rsidRPr="00AE04F7" w:rsidDel="00423D35">
          <w:rPr>
            <w:i/>
            <w:sz w:val="24"/>
            <w:szCs w:val="24"/>
          </w:rPr>
          <w:delText>Period 4</w:delText>
        </w:r>
        <w:r w:rsidRPr="00AE04F7" w:rsidDel="00423D35">
          <w:rPr>
            <w:sz w:val="24"/>
            <w:szCs w:val="24"/>
          </w:rPr>
          <w:delText xml:space="preserve">, Arresø remained a clear-water lake with a rich </w:delText>
        </w:r>
        <w:r w:rsidRPr="00AE04F7" w:rsidDel="00423D35">
          <w:rPr>
            <w:i/>
            <w:sz w:val="24"/>
            <w:szCs w:val="24"/>
          </w:rPr>
          <w:delText>Potamogeton</w:delText>
        </w:r>
        <w:r w:rsidRPr="00AE04F7" w:rsidDel="00423D35">
          <w:rPr>
            <w:sz w:val="24"/>
            <w:szCs w:val="24"/>
          </w:rPr>
          <w:delText>-</w:delText>
        </w:r>
        <w:r w:rsidRPr="00AE04F7" w:rsidDel="00423D35">
          <w:rPr>
            <w:i/>
            <w:sz w:val="24"/>
            <w:szCs w:val="24"/>
          </w:rPr>
          <w:delText>Stuckenia</w:delText>
        </w:r>
        <w:r w:rsidRPr="00AE04F7" w:rsidDel="00423D35">
          <w:rPr>
            <w:sz w:val="24"/>
            <w:szCs w:val="24"/>
          </w:rPr>
          <w:delText xml:space="preserve"> vegetation, but with fewer charophytes. Up to </w:delText>
        </w:r>
        <w:r w:rsidRPr="00AE04F7" w:rsidDel="00423D35">
          <w:rPr>
            <w:i/>
            <w:sz w:val="24"/>
            <w:szCs w:val="24"/>
          </w:rPr>
          <w:delText>Period 5</w:delText>
        </w:r>
        <w:r w:rsidRPr="00AE04F7" w:rsidDel="00423D35">
          <w:rPr>
            <w:sz w:val="24"/>
            <w:szCs w:val="24"/>
          </w:rPr>
          <w:delText>, dominance of submerged macrophytes and transparent waters prevailed (Figure 3). The change to Period 5, likely happened during the early 18</w:delText>
        </w:r>
        <w:r w:rsidRPr="00AE04F7" w:rsidDel="00423D35">
          <w:rPr>
            <w:sz w:val="24"/>
            <w:szCs w:val="24"/>
            <w:vertAlign w:val="superscript"/>
          </w:rPr>
          <w:delText>th</w:delText>
        </w:r>
        <w:r w:rsidRPr="00AE04F7" w:rsidDel="00423D35">
          <w:rPr>
            <w:sz w:val="24"/>
            <w:szCs w:val="24"/>
          </w:rPr>
          <w:delText xml:space="preserve"> century in connection with greater human influence by cultivation in the catchment and changing lake water levels stimulating leaching of nutrients and humic substances from the nearby wetlands (COWIconsult 1988). As a result, submerged macrophyte coverage almost disappeared, while nutrient demanding emergent reed belts expanded (primarily </w:delText>
        </w:r>
        <w:r w:rsidRPr="00AE04F7" w:rsidDel="00423D35">
          <w:rPr>
            <w:i/>
            <w:sz w:val="24"/>
            <w:szCs w:val="24"/>
          </w:rPr>
          <w:delText>Phragmites australis</w:delText>
        </w:r>
        <w:r w:rsidRPr="00AE04F7" w:rsidDel="00423D35">
          <w:rPr>
            <w:sz w:val="24"/>
            <w:szCs w:val="24"/>
          </w:rPr>
          <w:delText xml:space="preserve">, secondarily </w:delText>
        </w:r>
        <w:r w:rsidRPr="00AE04F7" w:rsidDel="00423D35">
          <w:rPr>
            <w:i/>
            <w:sz w:val="24"/>
            <w:szCs w:val="24"/>
          </w:rPr>
          <w:delText>Typha angustifolia</w:delText>
        </w:r>
        <w:r w:rsidRPr="00AE04F7" w:rsidDel="00423D35">
          <w:rPr>
            <w:sz w:val="24"/>
            <w:szCs w:val="24"/>
          </w:rPr>
          <w:delText xml:space="preserve"> and </w:delText>
        </w:r>
        <w:r w:rsidRPr="00AE04F7" w:rsidDel="00423D35">
          <w:rPr>
            <w:i/>
            <w:sz w:val="24"/>
            <w:szCs w:val="24"/>
          </w:rPr>
          <w:delText>Scirpus lacustris</w:delText>
        </w:r>
        <w:r w:rsidRPr="00AE04F7" w:rsidDel="00423D35">
          <w:rPr>
            <w:sz w:val="24"/>
            <w:szCs w:val="24"/>
          </w:rPr>
          <w:delText xml:space="preserve">, Andersen 1976). Biologists observed gradual expansion of the reed belts between 1910 and 1940 (Ostenfeld 1928 and Wesenberg-Lund 1939 cited in Olsen 1976).  </w:delText>
        </w:r>
      </w:del>
    </w:p>
    <w:p w14:paraId="2EDE6FEF" w14:textId="26678A2C" w:rsidR="002712CF" w:rsidRPr="00AE04F7" w:rsidDel="00423D35" w:rsidRDefault="002712CF" w:rsidP="002712CF">
      <w:pPr>
        <w:rPr>
          <w:del w:id="662" w:author="Jonas Stage Sø" w:date="2025-03-17T15:50:00Z" w16du:dateUtc="2025-03-17T14:50:00Z"/>
          <w:sz w:val="24"/>
          <w:szCs w:val="24"/>
        </w:rPr>
      </w:pPr>
      <w:del w:id="663" w:author="Jonas Stage Sø" w:date="2025-03-17T15:50:00Z" w16du:dateUtc="2025-03-17T14:50:00Z">
        <w:r w:rsidRPr="00AE04F7" w:rsidDel="00423D35">
          <w:rPr>
            <w:i/>
            <w:sz w:val="24"/>
            <w:szCs w:val="24"/>
          </w:rPr>
          <w:delText>Nutrient dynamics in lake waters and biomass limitation –</w:delText>
        </w:r>
        <w:r w:rsidRPr="00AE04F7" w:rsidDel="00423D35">
          <w:rPr>
            <w:sz w:val="24"/>
            <w:szCs w:val="24"/>
          </w:rPr>
          <w:delText xml:space="preserve">During the following 10 years phosphate concentrations increased to high levels by 1973-1976. In the 1970-1980s, dissolved inorganic concentrations of both N and P during summer of high phytoplankton biomass rarely approached zero and when they did, inorganic N more frequently became low, while phosphate and TP increased as summer progressed. This situation is in agreement with the low TN:TP ratio of about 5 in the lake in the period and the low TN:TP ratio of about 3 in the high outlets of simple mechanical-biological sewage (Lønholdt 1973). Thus, conditions may have shifted from predominant P- to N- and back to P-limitation of the phytoplankton biomass from the mid-1960s to the early 2020s, considering that nutrient limitation occurred after all. </w:delText>
        </w:r>
      </w:del>
    </w:p>
    <w:p w14:paraId="2678FB31" w14:textId="707550E0" w:rsidR="002712CF" w:rsidRPr="00AE04F7" w:rsidDel="00423D35" w:rsidRDefault="002712CF" w:rsidP="002712CF">
      <w:pPr>
        <w:rPr>
          <w:del w:id="664" w:author="Jonas Stage Sø" w:date="2025-03-17T15:50:00Z" w16du:dateUtc="2025-03-17T14:50:00Z"/>
          <w:sz w:val="24"/>
          <w:szCs w:val="24"/>
        </w:rPr>
      </w:pPr>
      <w:del w:id="665" w:author="Jonas Stage Sø" w:date="2025-03-17T15:50:00Z" w16du:dateUtc="2025-03-17T14:50:00Z">
        <w:r w:rsidRPr="00AE04F7" w:rsidDel="00423D35">
          <w:rPr>
            <w:sz w:val="24"/>
            <w:szCs w:val="24"/>
          </w:rPr>
          <w:delText>Over the subsequent fifty years to 2020, TP input decreased about 10-fold and TN decreased only two-fold, in-lake nutrient concentrations decreased and inorganic P and N more frequently fell close to zero during summer. The recent high TN:TP ratio between 20 and 30 suggests higher possibility of P limitation than N-limitation (Kolzau et al. 2014). Thus, the most likely nutrient limiting element of phytoplankton growth changed over the 50-60 years period as well as over the summer season with P being released and N denitrified in lake sediments.</w:delText>
        </w:r>
      </w:del>
    </w:p>
    <w:p w14:paraId="0A4958B3" w14:textId="3DDCA5C6" w:rsidR="002712CF" w:rsidRPr="00AE04F7" w:rsidDel="00423D35" w:rsidRDefault="002712CF" w:rsidP="002712CF">
      <w:pPr>
        <w:rPr>
          <w:del w:id="666" w:author="Jonas Stage Sø" w:date="2025-03-17T15:50:00Z" w16du:dateUtc="2025-03-17T14:50:00Z"/>
          <w:sz w:val="24"/>
          <w:szCs w:val="24"/>
        </w:rPr>
      </w:pPr>
      <w:del w:id="667" w:author="Jonas Stage Sø" w:date="2025-03-17T15:50:00Z" w16du:dateUtc="2025-03-17T14:50:00Z">
        <w:r w:rsidRPr="00AE04F7" w:rsidDel="00423D35">
          <w:rPr>
            <w:sz w:val="24"/>
            <w:szCs w:val="24"/>
          </w:rPr>
          <w:delText>However, limitation of phytoplankton primary production and biomass by other environmental resources (e.g. light or inorganic carbon) or co-limitation by light, inorganic carbon and nutrients during summer is also possible. Mean summer Secchi-depth in 1973 was 0.3 m (Andersen 1976), the euphotic zone (zeu = 1% of surface light) was about 1.0 m (Stefan et al. 1984) and the mixed zone (= mean water depth of 3.0 m) exceeded the euphotic zone 3-fold. Phytoplankton was in complete darkness at night and at very low light during most of the daytime (Andersen 1976). Nonetheless, annual phytoplankton primary production was very high (980 g C m</w:delText>
        </w:r>
        <w:r w:rsidRPr="00AE04F7" w:rsidDel="00423D35">
          <w:rPr>
            <w:sz w:val="24"/>
            <w:szCs w:val="24"/>
            <w:vertAlign w:val="superscript"/>
          </w:rPr>
          <w:delText>-2</w:delText>
        </w:r>
        <w:r w:rsidRPr="00AE04F7" w:rsidDel="00423D35">
          <w:rPr>
            <w:sz w:val="24"/>
            <w:szCs w:val="24"/>
          </w:rPr>
          <w:delText>, Andersen 1973) resembling that in other shallow hypereutrophic lakes (Table 21.4 in Kalff 2002) and the high chlorophyll biomass (about 300 mg Chl a L</w:delText>
        </w:r>
        <w:r w:rsidRPr="00AE04F7" w:rsidDel="00423D35">
          <w:rPr>
            <w:sz w:val="24"/>
            <w:szCs w:val="24"/>
            <w:vertAlign w:val="superscript"/>
          </w:rPr>
          <w:delText>-1</w:delText>
        </w:r>
        <w:r w:rsidRPr="00AE04F7" w:rsidDel="00423D35">
          <w:rPr>
            <w:sz w:val="24"/>
            <w:szCs w:val="24"/>
          </w:rPr>
          <w:delText>) could only be attained if phytoplankton cells were small, had high light absorption per unit chlorophyll and efficiently used low light (Agusti et al. 1994), while dark respiration rates must be very low (&lt; 0.05 of light saturated photosynthesis; Andersen 1976, Henriksen 1977). Even restricted photosynthesis by inorganic carbon supply is possible as summer pH in Lake Arresø often was 9.5-10 and free CO</w:delText>
        </w:r>
        <w:r w:rsidRPr="00AE04F7" w:rsidDel="00423D35">
          <w:rPr>
            <w:sz w:val="24"/>
            <w:szCs w:val="24"/>
            <w:vertAlign w:val="subscript"/>
          </w:rPr>
          <w:delText>2</w:delText>
        </w:r>
        <w:r w:rsidRPr="00AE04F7" w:rsidDel="00423D35">
          <w:rPr>
            <w:sz w:val="24"/>
            <w:szCs w:val="24"/>
          </w:rPr>
          <w:delText xml:space="preserve"> only </w:delText>
        </w:r>
        <w:r w:rsidRPr="00AE04F7" w:rsidDel="00423D35">
          <w:rPr>
            <w:b/>
            <w:sz w:val="24"/>
            <w:szCs w:val="24"/>
          </w:rPr>
          <w:delText>xx</w:delText>
        </w:r>
        <w:r w:rsidRPr="00AE04F7" w:rsidDel="00423D35">
          <w:rPr>
            <w:sz w:val="24"/>
            <w:szCs w:val="24"/>
          </w:rPr>
          <w:delText xml:space="preserve"> uM and the less usable HCO</w:delText>
        </w:r>
        <w:r w:rsidRPr="00AE04F7" w:rsidDel="00423D35">
          <w:rPr>
            <w:sz w:val="24"/>
            <w:szCs w:val="24"/>
            <w:vertAlign w:val="subscript"/>
          </w:rPr>
          <w:delText>3</w:delText>
        </w:r>
        <w:r w:rsidRPr="00AE04F7" w:rsidDel="00423D35">
          <w:rPr>
            <w:sz w:val="24"/>
            <w:szCs w:val="24"/>
            <w:vertAlign w:val="superscript"/>
          </w:rPr>
          <w:delText>-</w:delText>
        </w:r>
        <w:r w:rsidRPr="00AE04F7" w:rsidDel="00423D35">
          <w:rPr>
            <w:sz w:val="24"/>
            <w:szCs w:val="24"/>
          </w:rPr>
          <w:delText xml:space="preserve"> was </w:delText>
        </w:r>
        <w:r w:rsidRPr="00AE04F7" w:rsidDel="00423D35">
          <w:rPr>
            <w:b/>
            <w:sz w:val="24"/>
            <w:szCs w:val="24"/>
          </w:rPr>
          <w:delText>xxx</w:delText>
        </w:r>
        <w:r w:rsidRPr="00AE04F7" w:rsidDel="00423D35">
          <w:rPr>
            <w:sz w:val="24"/>
            <w:szCs w:val="24"/>
          </w:rPr>
          <w:delText xml:space="preserve"> mM, when calculated from temperature, pH and alkalinities of 1.5-2.0 meq. L</w:delText>
        </w:r>
        <w:r w:rsidRPr="00AE04F7" w:rsidDel="00423D35">
          <w:rPr>
            <w:sz w:val="24"/>
            <w:szCs w:val="24"/>
            <w:vertAlign w:val="superscript"/>
          </w:rPr>
          <w:delText>-1</w:delText>
        </w:r>
        <w:r w:rsidRPr="00AE04F7" w:rsidDel="00423D35">
          <w:rPr>
            <w:sz w:val="24"/>
            <w:szCs w:val="24"/>
          </w:rPr>
          <w:delText xml:space="preserve"> (Andersen 1976, Rebsdorf 1973). Bioassay growth experiments with algal communities measuring biomass responses to N and P amendments and variable light and DIC conditions in combinations are required to evaluate such possible single or multiple limitations scenarios (Kolzau et al. 2014).  </w:delText>
        </w:r>
      </w:del>
    </w:p>
    <w:p w14:paraId="09B2E3EB" w14:textId="77777777" w:rsidR="002712CF" w:rsidRPr="00AE04F7" w:rsidRDefault="002712CF" w:rsidP="00993A32">
      <w:pPr>
        <w:rPr>
          <w:sz w:val="24"/>
          <w:szCs w:val="24"/>
        </w:rPr>
      </w:pPr>
    </w:p>
    <w:sectPr w:rsidR="002712CF" w:rsidRPr="00AE04F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nas Stage Sø" w:date="2025-03-17T13:37:00Z" w:initials="JS">
    <w:p w14:paraId="03CC55BA" w14:textId="77777777" w:rsidR="00316980" w:rsidRDefault="00174B3D" w:rsidP="00316980">
      <w:r>
        <w:rPr>
          <w:rStyle w:val="CommentReference"/>
        </w:rPr>
        <w:annotationRef/>
      </w:r>
      <w:r w:rsidR="00316980">
        <w:rPr>
          <w:sz w:val="20"/>
          <w:szCs w:val="20"/>
        </w:rPr>
        <w:t>But?</w:t>
      </w:r>
    </w:p>
    <w:p w14:paraId="5780EDBD" w14:textId="77777777" w:rsidR="00316980" w:rsidRDefault="00316980" w:rsidP="00316980">
      <w:r>
        <w:rPr>
          <w:sz w:val="20"/>
          <w:szCs w:val="20"/>
        </w:rPr>
        <w:t xml:space="preserve">And? </w:t>
      </w:r>
    </w:p>
  </w:comment>
  <w:comment w:id="52" w:author="Kaj Sand-Jensen" w:date="2025-03-17T08:28:00Z" w:initials="KS">
    <w:p w14:paraId="6BC8219A" w14:textId="3D2480AF" w:rsidR="00A824C2" w:rsidRDefault="00A824C2">
      <w:pPr>
        <w:pStyle w:val="CommentText"/>
      </w:pPr>
      <w:r>
        <w:rPr>
          <w:rStyle w:val="CommentReference"/>
        </w:rPr>
        <w:annotationRef/>
      </w:r>
      <w:r>
        <w:t>Jonas, ref</w:t>
      </w:r>
    </w:p>
  </w:comment>
  <w:comment w:id="99" w:author="Kaj Sand-Jensen" w:date="2025-03-16T16:16:00Z" w:initials="KS">
    <w:p w14:paraId="388269ED" w14:textId="2E8E29D2" w:rsidR="00BB0406" w:rsidRPr="000D5013" w:rsidRDefault="00BB0406">
      <w:pPr>
        <w:pStyle w:val="CommentText"/>
        <w:rPr>
          <w:lang w:val="da-DK"/>
        </w:rPr>
      </w:pPr>
      <w:r>
        <w:rPr>
          <w:rStyle w:val="CommentReference"/>
        </w:rPr>
        <w:annotationRef/>
      </w:r>
      <w:r>
        <w:t>Jonas, check p-levss</w:t>
      </w:r>
      <w:r w:rsidR="000D5013">
        <w:t xml:space="preserve">. </w:t>
      </w:r>
      <w:r w:rsidR="000D5013" w:rsidRPr="000D5013">
        <w:rPr>
          <w:lang w:val="da-DK"/>
        </w:rPr>
        <w:t>Jeg har vendt din relation om.</w:t>
      </w:r>
    </w:p>
  </w:comment>
  <w:comment w:id="100" w:author="Jonas Stage Sø" w:date="2025-03-17T14:28:00Z" w:initials="JS">
    <w:p w14:paraId="4E7A188C" w14:textId="77777777" w:rsidR="00A23364" w:rsidRDefault="00A23364" w:rsidP="00A23364">
      <w:r>
        <w:rPr>
          <w:rStyle w:val="CommentReference"/>
        </w:rPr>
        <w:annotationRef/>
      </w:r>
      <w:r>
        <w:rPr>
          <w:sz w:val="20"/>
          <w:szCs w:val="20"/>
        </w:rPr>
        <w:t>Hvis den skal skære i nul så er det rettet</w:t>
      </w:r>
    </w:p>
  </w:comment>
  <w:comment w:id="108" w:author="Jonas Stage Sø" w:date="2025-03-17T15:05:00Z" w:initials="JS">
    <w:p w14:paraId="71C11963" w14:textId="77777777" w:rsidR="00A9309E" w:rsidRDefault="00A9309E" w:rsidP="00A9309E">
      <w:r>
        <w:rPr>
          <w:rStyle w:val="CommentReference"/>
        </w:rPr>
        <w:annotationRef/>
      </w:r>
      <w:r>
        <w:rPr>
          <w:sz w:val="20"/>
          <w:szCs w:val="20"/>
        </w:rPr>
        <w:t xml:space="preserve">Antager det er 2018 og ikke 2028? </w:t>
      </w:r>
    </w:p>
  </w:comment>
  <w:comment w:id="126" w:author="Jonas Stage Sø" w:date="2025-03-17T15:06:00Z" w:initials="JS">
    <w:p w14:paraId="2DAD0F71" w14:textId="77777777" w:rsidR="00E271E7" w:rsidRDefault="00E271E7" w:rsidP="00E271E7">
      <w:r>
        <w:rPr>
          <w:rStyle w:val="CommentReference"/>
        </w:rPr>
        <w:annotationRef/>
      </w:r>
      <w:r>
        <w:rPr>
          <w:sz w:val="20"/>
          <w:szCs w:val="20"/>
        </w:rPr>
        <w:t>Her bruges der µg l-1, men ovenfor er det mg m-3?</w:t>
      </w:r>
    </w:p>
  </w:comment>
  <w:comment w:id="163" w:author="Jonas Stage Sø" w:date="2025-03-17T15:13:00Z" w:initials="JS">
    <w:p w14:paraId="62EBA811" w14:textId="77777777" w:rsidR="00E41731" w:rsidRDefault="00E41731" w:rsidP="00E41731">
      <w:r>
        <w:rPr>
          <w:rStyle w:val="CommentReference"/>
        </w:rPr>
        <w:annotationRef/>
      </w:r>
      <w:r>
        <w:rPr>
          <w:sz w:val="20"/>
          <w:szCs w:val="20"/>
        </w:rPr>
        <w:t xml:space="preserve">Nogle steder er der bindestreg til ‘ratio’ og andre steder er der ikke? </w:t>
      </w:r>
    </w:p>
  </w:comment>
  <w:comment w:id="210" w:author="Jonas Stage Sø" w:date="2025-03-17T15:41:00Z" w:initials="JS">
    <w:p w14:paraId="1F1F6CA2" w14:textId="77777777" w:rsidR="00451978" w:rsidRDefault="00451978" w:rsidP="00451978">
      <w:r>
        <w:rPr>
          <w:rStyle w:val="CommentReference"/>
        </w:rPr>
        <w:annotationRef/>
      </w:r>
      <w:r>
        <w:rPr>
          <w:sz w:val="20"/>
          <w:szCs w:val="20"/>
        </w:rPr>
        <w:t>Jeg får det til 17–55 %</w:t>
      </w:r>
    </w:p>
  </w:comment>
  <w:comment w:id="214" w:author="Kaj Sand-Jensen" w:date="2025-03-17T08:48:00Z" w:initials="KS">
    <w:p w14:paraId="2D0BED30" w14:textId="585A8CF6" w:rsidR="00D00AAD" w:rsidRDefault="00D00AAD">
      <w:pPr>
        <w:pStyle w:val="CommentText"/>
      </w:pPr>
      <w:r>
        <w:rPr>
          <w:rStyle w:val="CommentReference"/>
        </w:rPr>
        <w:annotationRef/>
      </w:r>
      <w:r>
        <w:t>Check Jonas</w:t>
      </w:r>
    </w:p>
  </w:comment>
  <w:comment w:id="246" w:author="Jonas Stage Sø [2]" w:date="2025-03-03T14:43:00Z" w:initials="JS">
    <w:p w14:paraId="09AC798D" w14:textId="77777777" w:rsidR="00BB0406" w:rsidRPr="00BE6843" w:rsidRDefault="00BB0406" w:rsidP="00002BCF">
      <w:pPr>
        <w:rPr>
          <w:lang w:val="da-DK"/>
        </w:rPr>
      </w:pPr>
      <w:r>
        <w:rPr>
          <w:rStyle w:val="CommentReference"/>
        </w:rPr>
        <w:annotationRef/>
      </w:r>
      <w:r w:rsidRPr="00BE6843">
        <w:rPr>
          <w:sz w:val="20"/>
          <w:szCs w:val="20"/>
          <w:lang w:val="da-DK"/>
        </w:rPr>
        <w:t xml:space="preserve">Enhed på nederste plot? </w:t>
      </w:r>
    </w:p>
  </w:comment>
  <w:comment w:id="247" w:author="Kaj Sand-Jensen" w:date="2025-03-03T18:04:00Z" w:initials="JS">
    <w:p w14:paraId="38BFBE76" w14:textId="77777777" w:rsidR="00BB0406" w:rsidRPr="00BE6843" w:rsidRDefault="00BB0406" w:rsidP="00002BCF">
      <w:pPr>
        <w:pStyle w:val="CommentText"/>
        <w:rPr>
          <w:lang w:val="da-DK"/>
        </w:rPr>
      </w:pPr>
      <w:r>
        <w:rPr>
          <w:rStyle w:val="CommentReference"/>
        </w:rPr>
        <w:annotationRef/>
      </w:r>
      <w:r>
        <w:rPr>
          <w:lang w:val="da-DK"/>
        </w:rPr>
        <w:t>TP:Org C (mg P (g (Org C)-1)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80EDBD" w15:done="0"/>
  <w15:commentEx w15:paraId="6BC8219A" w15:done="0"/>
  <w15:commentEx w15:paraId="388269ED" w15:done="0"/>
  <w15:commentEx w15:paraId="4E7A188C" w15:paraIdParent="388269ED" w15:done="0"/>
  <w15:commentEx w15:paraId="71C11963" w15:done="0"/>
  <w15:commentEx w15:paraId="2DAD0F71" w15:done="0"/>
  <w15:commentEx w15:paraId="62EBA811" w15:done="0"/>
  <w15:commentEx w15:paraId="1F1F6CA2" w15:done="0"/>
  <w15:commentEx w15:paraId="2D0BED30" w15:done="0"/>
  <w15:commentEx w15:paraId="09AC798D" w15:done="1"/>
  <w15:commentEx w15:paraId="38BFBE76" w15:paraIdParent="09AC798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3BF83B" w16cex:dateUtc="2025-03-17T12:37:00Z"/>
  <w16cex:commentExtensible w16cex:durableId="6BC8219A">
    <w16cex:extLst>
      <w16:ext w16:uri="{CE6994B0-6A32-4C9F-8C6B-6E91EDA988CE}">
        <cr:reactions xmlns:cr="http://schemas.microsoft.com/office/comments/2020/reactions">
          <cr:reaction reactionType="1">
            <cr:reactionInfo dateUtc="2025-03-17T15:16:45Z">
              <cr:user userId="S::jonassoe@biology.sdu.dk::8bd39c01-b8d9-413b-9676-dec6dfd213b8" userProvider="AD" userName="Jonas Stage Sø"/>
            </cr:reactionInfo>
          </cr:reaction>
        </cr:reactions>
      </w16:ext>
    </w16cex:extLst>
  </w16cex:commentExtensible>
  <w16cex:commentExtensible w16cex:durableId="7ECA2FF8" w16cex:dateUtc="2025-03-17T13:28:00Z"/>
  <w16cex:commentExtensible w16cex:durableId="3628A682" w16cex:dateUtc="2025-03-17T14:05:00Z"/>
  <w16cex:commentExtensible w16cex:durableId="0111FE0C" w16cex:dateUtc="2025-03-17T14:06:00Z"/>
  <w16cex:commentExtensible w16cex:durableId="47B1D048" w16cex:dateUtc="2025-03-17T14:13:00Z"/>
  <w16cex:commentExtensible w16cex:durableId="26CFA465" w16cex:dateUtc="2025-03-17T1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80EDBD" w16cid:durableId="2F3BF83B"/>
  <w16cid:commentId w16cid:paraId="6BC8219A" w16cid:durableId="6BC8219A"/>
  <w16cid:commentId w16cid:paraId="388269ED" w16cid:durableId="388269ED"/>
  <w16cid:commentId w16cid:paraId="4E7A188C" w16cid:durableId="7ECA2FF8"/>
  <w16cid:commentId w16cid:paraId="71C11963" w16cid:durableId="3628A682"/>
  <w16cid:commentId w16cid:paraId="2DAD0F71" w16cid:durableId="0111FE0C"/>
  <w16cid:commentId w16cid:paraId="62EBA811" w16cid:durableId="47B1D048"/>
  <w16cid:commentId w16cid:paraId="1F1F6CA2" w16cid:durableId="26CFA465"/>
  <w16cid:commentId w16cid:paraId="2D0BED30" w16cid:durableId="2D0BED30"/>
  <w16cid:commentId w16cid:paraId="09AC798D" w16cid:durableId="09AC798D"/>
  <w16cid:commentId w16cid:paraId="38BFBE76" w16cid:durableId="38BFBE7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CF0E8" w14:textId="77777777" w:rsidR="006C525D" w:rsidRDefault="006C525D" w:rsidP="006C525D">
      <w:pPr>
        <w:spacing w:after="0" w:line="240" w:lineRule="auto"/>
      </w:pPr>
      <w:r>
        <w:separator/>
      </w:r>
    </w:p>
  </w:endnote>
  <w:endnote w:type="continuationSeparator" w:id="0">
    <w:p w14:paraId="61FB24FB" w14:textId="77777777" w:rsidR="006C525D" w:rsidRDefault="006C525D"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059CF" w14:textId="77777777" w:rsidR="006C525D" w:rsidRDefault="006C525D" w:rsidP="006C525D">
      <w:pPr>
        <w:spacing w:after="0" w:line="240" w:lineRule="auto"/>
      </w:pPr>
      <w:r>
        <w:separator/>
      </w:r>
    </w:p>
  </w:footnote>
  <w:footnote w:type="continuationSeparator" w:id="0">
    <w:p w14:paraId="3459F42F" w14:textId="77777777" w:rsidR="006C525D" w:rsidRDefault="006C525D" w:rsidP="006C5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5457089">
    <w:abstractNumId w:val="0"/>
  </w:num>
  <w:num w:numId="2" w16cid:durableId="156699255">
    <w:abstractNumId w:val="3"/>
  </w:num>
  <w:num w:numId="3" w16cid:durableId="634070210">
    <w:abstractNumId w:val="2"/>
  </w:num>
  <w:num w:numId="4" w16cid:durableId="17734768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age Sø">
    <w15:presenceInfo w15:providerId="AD" w15:userId="S::jonassoe@biology.sdu.dk::8bd39c01-b8d9-413b-9676-dec6dfd213b8"/>
  </w15:person>
  <w15:person w15:author="Kaj Sand-Jensen">
    <w15:presenceInfo w15:providerId="AD" w15:userId="S-1-5-21-1111707740-1469251426-2251862497-17513"/>
  </w15:person>
  <w15:person w15:author="Jonas Stage Sø [2]">
    <w15:presenceInfo w15:providerId="Windows Live" w15:userId="725479d7c9b04ee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C0C"/>
    <w:rsid w:val="00002BCF"/>
    <w:rsid w:val="00007211"/>
    <w:rsid w:val="00011233"/>
    <w:rsid w:val="00013C95"/>
    <w:rsid w:val="000250E2"/>
    <w:rsid w:val="00026B71"/>
    <w:rsid w:val="00037965"/>
    <w:rsid w:val="00042BA3"/>
    <w:rsid w:val="00044E19"/>
    <w:rsid w:val="00045849"/>
    <w:rsid w:val="0006201C"/>
    <w:rsid w:val="000659C4"/>
    <w:rsid w:val="00073E78"/>
    <w:rsid w:val="0007584B"/>
    <w:rsid w:val="0007712A"/>
    <w:rsid w:val="00081A99"/>
    <w:rsid w:val="00081F05"/>
    <w:rsid w:val="00085DE2"/>
    <w:rsid w:val="000874D8"/>
    <w:rsid w:val="0009090E"/>
    <w:rsid w:val="000A2F69"/>
    <w:rsid w:val="000A6BB1"/>
    <w:rsid w:val="000B6624"/>
    <w:rsid w:val="000D1F61"/>
    <w:rsid w:val="000D5013"/>
    <w:rsid w:val="000D52FF"/>
    <w:rsid w:val="000D75E7"/>
    <w:rsid w:val="000E0302"/>
    <w:rsid w:val="000E2097"/>
    <w:rsid w:val="000E26F7"/>
    <w:rsid w:val="000F1801"/>
    <w:rsid w:val="000F2DB8"/>
    <w:rsid w:val="00100F0D"/>
    <w:rsid w:val="001012CC"/>
    <w:rsid w:val="001048AE"/>
    <w:rsid w:val="00106716"/>
    <w:rsid w:val="00106EC8"/>
    <w:rsid w:val="00116760"/>
    <w:rsid w:val="0011760F"/>
    <w:rsid w:val="001216A1"/>
    <w:rsid w:val="00130CB7"/>
    <w:rsid w:val="001322BE"/>
    <w:rsid w:val="0013353D"/>
    <w:rsid w:val="00137EB5"/>
    <w:rsid w:val="001463AC"/>
    <w:rsid w:val="0014728D"/>
    <w:rsid w:val="00152D08"/>
    <w:rsid w:val="00153934"/>
    <w:rsid w:val="00153E8D"/>
    <w:rsid w:val="00156ACA"/>
    <w:rsid w:val="00157B39"/>
    <w:rsid w:val="001637B3"/>
    <w:rsid w:val="001715B6"/>
    <w:rsid w:val="00174B3D"/>
    <w:rsid w:val="00175BBC"/>
    <w:rsid w:val="00175F13"/>
    <w:rsid w:val="00176DCF"/>
    <w:rsid w:val="00177D0D"/>
    <w:rsid w:val="001802E0"/>
    <w:rsid w:val="00187376"/>
    <w:rsid w:val="00197C5B"/>
    <w:rsid w:val="001A5CC6"/>
    <w:rsid w:val="001A605D"/>
    <w:rsid w:val="001B3208"/>
    <w:rsid w:val="001B471F"/>
    <w:rsid w:val="001B7BDC"/>
    <w:rsid w:val="001C01F7"/>
    <w:rsid w:val="001C19CD"/>
    <w:rsid w:val="001C32CD"/>
    <w:rsid w:val="001C627F"/>
    <w:rsid w:val="001C7FEB"/>
    <w:rsid w:val="001E285D"/>
    <w:rsid w:val="001E7905"/>
    <w:rsid w:val="001F1816"/>
    <w:rsid w:val="001F5311"/>
    <w:rsid w:val="00200A90"/>
    <w:rsid w:val="00206C07"/>
    <w:rsid w:val="002129BD"/>
    <w:rsid w:val="00213361"/>
    <w:rsid w:val="002134B3"/>
    <w:rsid w:val="00215C2C"/>
    <w:rsid w:val="002223A8"/>
    <w:rsid w:val="002275DF"/>
    <w:rsid w:val="002330E4"/>
    <w:rsid w:val="002335C1"/>
    <w:rsid w:val="0024216C"/>
    <w:rsid w:val="00244E60"/>
    <w:rsid w:val="00261389"/>
    <w:rsid w:val="00262E7D"/>
    <w:rsid w:val="002712CF"/>
    <w:rsid w:val="0028020B"/>
    <w:rsid w:val="00283CD2"/>
    <w:rsid w:val="00287B57"/>
    <w:rsid w:val="002909D4"/>
    <w:rsid w:val="00291B02"/>
    <w:rsid w:val="00292F25"/>
    <w:rsid w:val="002968FD"/>
    <w:rsid w:val="002A52A2"/>
    <w:rsid w:val="002A7192"/>
    <w:rsid w:val="002A71F2"/>
    <w:rsid w:val="002B234E"/>
    <w:rsid w:val="002B2F4D"/>
    <w:rsid w:val="002B74AF"/>
    <w:rsid w:val="002C231D"/>
    <w:rsid w:val="002C4375"/>
    <w:rsid w:val="002D59B8"/>
    <w:rsid w:val="002D6D57"/>
    <w:rsid w:val="002E53F0"/>
    <w:rsid w:val="002F4739"/>
    <w:rsid w:val="00301C96"/>
    <w:rsid w:val="0030655F"/>
    <w:rsid w:val="00306704"/>
    <w:rsid w:val="003140B5"/>
    <w:rsid w:val="00316980"/>
    <w:rsid w:val="003173B7"/>
    <w:rsid w:val="003213E4"/>
    <w:rsid w:val="00331DF4"/>
    <w:rsid w:val="00336DD3"/>
    <w:rsid w:val="00347380"/>
    <w:rsid w:val="003556B6"/>
    <w:rsid w:val="00357B12"/>
    <w:rsid w:val="00361CDE"/>
    <w:rsid w:val="0036428D"/>
    <w:rsid w:val="003657D3"/>
    <w:rsid w:val="00370DEA"/>
    <w:rsid w:val="0037143C"/>
    <w:rsid w:val="00371E81"/>
    <w:rsid w:val="00386D0E"/>
    <w:rsid w:val="003919C3"/>
    <w:rsid w:val="003964BA"/>
    <w:rsid w:val="003A41ED"/>
    <w:rsid w:val="003A4831"/>
    <w:rsid w:val="003B1662"/>
    <w:rsid w:val="003B2BA2"/>
    <w:rsid w:val="003B6957"/>
    <w:rsid w:val="003B7C57"/>
    <w:rsid w:val="003B7F5A"/>
    <w:rsid w:val="003D31C9"/>
    <w:rsid w:val="003D380F"/>
    <w:rsid w:val="003E2105"/>
    <w:rsid w:val="003E2AAB"/>
    <w:rsid w:val="003F2A65"/>
    <w:rsid w:val="003F78EE"/>
    <w:rsid w:val="00401A77"/>
    <w:rsid w:val="00403CA4"/>
    <w:rsid w:val="00406780"/>
    <w:rsid w:val="004079DB"/>
    <w:rsid w:val="00423D35"/>
    <w:rsid w:val="00426724"/>
    <w:rsid w:val="004316F1"/>
    <w:rsid w:val="004336CD"/>
    <w:rsid w:val="0044127C"/>
    <w:rsid w:val="004416DC"/>
    <w:rsid w:val="004422C0"/>
    <w:rsid w:val="004470EA"/>
    <w:rsid w:val="00451978"/>
    <w:rsid w:val="00460287"/>
    <w:rsid w:val="00462730"/>
    <w:rsid w:val="0046782E"/>
    <w:rsid w:val="00471476"/>
    <w:rsid w:val="00472A88"/>
    <w:rsid w:val="00473984"/>
    <w:rsid w:val="00475E1E"/>
    <w:rsid w:val="00484065"/>
    <w:rsid w:val="00485D88"/>
    <w:rsid w:val="0048633A"/>
    <w:rsid w:val="0049253F"/>
    <w:rsid w:val="00495F61"/>
    <w:rsid w:val="004A1088"/>
    <w:rsid w:val="004A1653"/>
    <w:rsid w:val="004A5D6C"/>
    <w:rsid w:val="004B43AF"/>
    <w:rsid w:val="004B5377"/>
    <w:rsid w:val="004C0DE4"/>
    <w:rsid w:val="004C14D8"/>
    <w:rsid w:val="004C1D22"/>
    <w:rsid w:val="004C55E6"/>
    <w:rsid w:val="004C6143"/>
    <w:rsid w:val="004D224A"/>
    <w:rsid w:val="004D5E16"/>
    <w:rsid w:val="004E0AA6"/>
    <w:rsid w:val="004F1328"/>
    <w:rsid w:val="00501093"/>
    <w:rsid w:val="00503546"/>
    <w:rsid w:val="00506DB6"/>
    <w:rsid w:val="00507107"/>
    <w:rsid w:val="0051071C"/>
    <w:rsid w:val="00513E49"/>
    <w:rsid w:val="00522A76"/>
    <w:rsid w:val="00525E70"/>
    <w:rsid w:val="005314B7"/>
    <w:rsid w:val="0053285B"/>
    <w:rsid w:val="005329F3"/>
    <w:rsid w:val="005502C2"/>
    <w:rsid w:val="0055161C"/>
    <w:rsid w:val="00551686"/>
    <w:rsid w:val="00554CAA"/>
    <w:rsid w:val="00556809"/>
    <w:rsid w:val="00557C0C"/>
    <w:rsid w:val="0056059F"/>
    <w:rsid w:val="00565FEF"/>
    <w:rsid w:val="00587780"/>
    <w:rsid w:val="00594F4A"/>
    <w:rsid w:val="0059734D"/>
    <w:rsid w:val="005974AA"/>
    <w:rsid w:val="005A239B"/>
    <w:rsid w:val="005A4329"/>
    <w:rsid w:val="005A66A4"/>
    <w:rsid w:val="005A66D0"/>
    <w:rsid w:val="005B7CDD"/>
    <w:rsid w:val="005C1781"/>
    <w:rsid w:val="005C3207"/>
    <w:rsid w:val="005C560C"/>
    <w:rsid w:val="005C5B14"/>
    <w:rsid w:val="005C6337"/>
    <w:rsid w:val="005D2302"/>
    <w:rsid w:val="005D3F0D"/>
    <w:rsid w:val="005D3FF5"/>
    <w:rsid w:val="005D4FA8"/>
    <w:rsid w:val="005E22F0"/>
    <w:rsid w:val="005E4EF2"/>
    <w:rsid w:val="005E701A"/>
    <w:rsid w:val="005F23F0"/>
    <w:rsid w:val="005F3CD2"/>
    <w:rsid w:val="005F71DB"/>
    <w:rsid w:val="005F7767"/>
    <w:rsid w:val="00602CE2"/>
    <w:rsid w:val="00614009"/>
    <w:rsid w:val="00617E46"/>
    <w:rsid w:val="00621C98"/>
    <w:rsid w:val="00626249"/>
    <w:rsid w:val="00632429"/>
    <w:rsid w:val="006326C5"/>
    <w:rsid w:val="006362F4"/>
    <w:rsid w:val="00636C35"/>
    <w:rsid w:val="0064078C"/>
    <w:rsid w:val="0064666C"/>
    <w:rsid w:val="006567F1"/>
    <w:rsid w:val="0065737E"/>
    <w:rsid w:val="00661D8B"/>
    <w:rsid w:val="00664266"/>
    <w:rsid w:val="006671E3"/>
    <w:rsid w:val="00670BB8"/>
    <w:rsid w:val="00673680"/>
    <w:rsid w:val="0068036C"/>
    <w:rsid w:val="006816B4"/>
    <w:rsid w:val="006853FC"/>
    <w:rsid w:val="00694D66"/>
    <w:rsid w:val="006952A7"/>
    <w:rsid w:val="006955E8"/>
    <w:rsid w:val="00697017"/>
    <w:rsid w:val="0069751E"/>
    <w:rsid w:val="006A2947"/>
    <w:rsid w:val="006A44C2"/>
    <w:rsid w:val="006B0A54"/>
    <w:rsid w:val="006B59D0"/>
    <w:rsid w:val="006B5FC9"/>
    <w:rsid w:val="006C525D"/>
    <w:rsid w:val="006E0912"/>
    <w:rsid w:val="006E2297"/>
    <w:rsid w:val="006E327A"/>
    <w:rsid w:val="006E5C88"/>
    <w:rsid w:val="006F6206"/>
    <w:rsid w:val="006F7B93"/>
    <w:rsid w:val="00700082"/>
    <w:rsid w:val="00706DC5"/>
    <w:rsid w:val="00710DDA"/>
    <w:rsid w:val="00714D2F"/>
    <w:rsid w:val="00724436"/>
    <w:rsid w:val="0072504B"/>
    <w:rsid w:val="007259BD"/>
    <w:rsid w:val="00727AAF"/>
    <w:rsid w:val="007413CD"/>
    <w:rsid w:val="007470C1"/>
    <w:rsid w:val="00756726"/>
    <w:rsid w:val="007619CF"/>
    <w:rsid w:val="00770AEB"/>
    <w:rsid w:val="00775376"/>
    <w:rsid w:val="00776787"/>
    <w:rsid w:val="00783D47"/>
    <w:rsid w:val="007848AB"/>
    <w:rsid w:val="00784CB3"/>
    <w:rsid w:val="00786702"/>
    <w:rsid w:val="007901D6"/>
    <w:rsid w:val="007919EC"/>
    <w:rsid w:val="00793B1E"/>
    <w:rsid w:val="00794B72"/>
    <w:rsid w:val="00795EE3"/>
    <w:rsid w:val="007A65CF"/>
    <w:rsid w:val="007A746A"/>
    <w:rsid w:val="007B008E"/>
    <w:rsid w:val="007B0294"/>
    <w:rsid w:val="007B5868"/>
    <w:rsid w:val="007B7817"/>
    <w:rsid w:val="007C2D15"/>
    <w:rsid w:val="007C4562"/>
    <w:rsid w:val="007C750C"/>
    <w:rsid w:val="007D0AD9"/>
    <w:rsid w:val="007D2A9A"/>
    <w:rsid w:val="007D69CF"/>
    <w:rsid w:val="007E4739"/>
    <w:rsid w:val="007E475E"/>
    <w:rsid w:val="007E4CFA"/>
    <w:rsid w:val="007E5AB1"/>
    <w:rsid w:val="007E6CC9"/>
    <w:rsid w:val="007F25B3"/>
    <w:rsid w:val="007F545E"/>
    <w:rsid w:val="007F5FBC"/>
    <w:rsid w:val="007F7DF3"/>
    <w:rsid w:val="00806036"/>
    <w:rsid w:val="00810614"/>
    <w:rsid w:val="00810F6D"/>
    <w:rsid w:val="00812D72"/>
    <w:rsid w:val="00832EEF"/>
    <w:rsid w:val="00844831"/>
    <w:rsid w:val="00847E1B"/>
    <w:rsid w:val="00852DB7"/>
    <w:rsid w:val="00855488"/>
    <w:rsid w:val="0086217F"/>
    <w:rsid w:val="00863D2C"/>
    <w:rsid w:val="00873CCE"/>
    <w:rsid w:val="008773E8"/>
    <w:rsid w:val="00891933"/>
    <w:rsid w:val="0089767D"/>
    <w:rsid w:val="008A3312"/>
    <w:rsid w:val="008B6675"/>
    <w:rsid w:val="008C04AF"/>
    <w:rsid w:val="008C3303"/>
    <w:rsid w:val="008C5ECA"/>
    <w:rsid w:val="008E41A1"/>
    <w:rsid w:val="008F02D8"/>
    <w:rsid w:val="008F2EFC"/>
    <w:rsid w:val="00904188"/>
    <w:rsid w:val="00904F17"/>
    <w:rsid w:val="0091208C"/>
    <w:rsid w:val="009165BB"/>
    <w:rsid w:val="00920A8E"/>
    <w:rsid w:val="00922F79"/>
    <w:rsid w:val="00925C62"/>
    <w:rsid w:val="009261E2"/>
    <w:rsid w:val="00931A7B"/>
    <w:rsid w:val="0093635C"/>
    <w:rsid w:val="009454C8"/>
    <w:rsid w:val="00947D27"/>
    <w:rsid w:val="009642ED"/>
    <w:rsid w:val="00966DB2"/>
    <w:rsid w:val="00967BCA"/>
    <w:rsid w:val="0097593D"/>
    <w:rsid w:val="0098416D"/>
    <w:rsid w:val="009916B5"/>
    <w:rsid w:val="00993A32"/>
    <w:rsid w:val="00994596"/>
    <w:rsid w:val="009A42AF"/>
    <w:rsid w:val="009A5C42"/>
    <w:rsid w:val="009B04FF"/>
    <w:rsid w:val="009B205B"/>
    <w:rsid w:val="009C4E32"/>
    <w:rsid w:val="009D2538"/>
    <w:rsid w:val="009D66E0"/>
    <w:rsid w:val="009D7192"/>
    <w:rsid w:val="009E13C2"/>
    <w:rsid w:val="00A005B8"/>
    <w:rsid w:val="00A01AC0"/>
    <w:rsid w:val="00A076C4"/>
    <w:rsid w:val="00A23364"/>
    <w:rsid w:val="00A341DD"/>
    <w:rsid w:val="00A36463"/>
    <w:rsid w:val="00A426B0"/>
    <w:rsid w:val="00A43B97"/>
    <w:rsid w:val="00A57FEA"/>
    <w:rsid w:val="00A6092C"/>
    <w:rsid w:val="00A71E84"/>
    <w:rsid w:val="00A815A3"/>
    <w:rsid w:val="00A824C2"/>
    <w:rsid w:val="00A90742"/>
    <w:rsid w:val="00A9309E"/>
    <w:rsid w:val="00AA0A53"/>
    <w:rsid w:val="00AA3998"/>
    <w:rsid w:val="00AA426C"/>
    <w:rsid w:val="00AA5F73"/>
    <w:rsid w:val="00AB1041"/>
    <w:rsid w:val="00AB2833"/>
    <w:rsid w:val="00AB4000"/>
    <w:rsid w:val="00AB43E3"/>
    <w:rsid w:val="00AB637B"/>
    <w:rsid w:val="00AC4958"/>
    <w:rsid w:val="00AC5B75"/>
    <w:rsid w:val="00AC6E6E"/>
    <w:rsid w:val="00AD1727"/>
    <w:rsid w:val="00AD38F1"/>
    <w:rsid w:val="00AD4ED7"/>
    <w:rsid w:val="00AD721B"/>
    <w:rsid w:val="00AE04F7"/>
    <w:rsid w:val="00AE4135"/>
    <w:rsid w:val="00AE7BE7"/>
    <w:rsid w:val="00AF29CD"/>
    <w:rsid w:val="00AF2B90"/>
    <w:rsid w:val="00B0456B"/>
    <w:rsid w:val="00B06CFF"/>
    <w:rsid w:val="00B203E2"/>
    <w:rsid w:val="00B20E53"/>
    <w:rsid w:val="00B21CC5"/>
    <w:rsid w:val="00B33C34"/>
    <w:rsid w:val="00B4737A"/>
    <w:rsid w:val="00B52C33"/>
    <w:rsid w:val="00B5703E"/>
    <w:rsid w:val="00B721A3"/>
    <w:rsid w:val="00B7326B"/>
    <w:rsid w:val="00B73A13"/>
    <w:rsid w:val="00B73DED"/>
    <w:rsid w:val="00B77C83"/>
    <w:rsid w:val="00B80FD0"/>
    <w:rsid w:val="00B86FC6"/>
    <w:rsid w:val="00BB0406"/>
    <w:rsid w:val="00BC323E"/>
    <w:rsid w:val="00BC39F5"/>
    <w:rsid w:val="00BD16F4"/>
    <w:rsid w:val="00BD613D"/>
    <w:rsid w:val="00BE0266"/>
    <w:rsid w:val="00BE4A69"/>
    <w:rsid w:val="00BE6843"/>
    <w:rsid w:val="00BE704A"/>
    <w:rsid w:val="00BF0D13"/>
    <w:rsid w:val="00BF48E1"/>
    <w:rsid w:val="00BF580E"/>
    <w:rsid w:val="00BF6001"/>
    <w:rsid w:val="00BF7242"/>
    <w:rsid w:val="00C02943"/>
    <w:rsid w:val="00C06AB1"/>
    <w:rsid w:val="00C2348A"/>
    <w:rsid w:val="00C34A37"/>
    <w:rsid w:val="00C6237B"/>
    <w:rsid w:val="00C84714"/>
    <w:rsid w:val="00C87FA3"/>
    <w:rsid w:val="00C92D9A"/>
    <w:rsid w:val="00C94544"/>
    <w:rsid w:val="00CB754C"/>
    <w:rsid w:val="00CC14ED"/>
    <w:rsid w:val="00CC23AD"/>
    <w:rsid w:val="00CC614F"/>
    <w:rsid w:val="00CC6619"/>
    <w:rsid w:val="00CD1D9B"/>
    <w:rsid w:val="00CD4517"/>
    <w:rsid w:val="00CD50A4"/>
    <w:rsid w:val="00CD736D"/>
    <w:rsid w:val="00CE5C3A"/>
    <w:rsid w:val="00CF09CC"/>
    <w:rsid w:val="00D00AAD"/>
    <w:rsid w:val="00D00D19"/>
    <w:rsid w:val="00D029BC"/>
    <w:rsid w:val="00D03A14"/>
    <w:rsid w:val="00D0478A"/>
    <w:rsid w:val="00D0713B"/>
    <w:rsid w:val="00D07AF3"/>
    <w:rsid w:val="00D202D6"/>
    <w:rsid w:val="00D23714"/>
    <w:rsid w:val="00D31417"/>
    <w:rsid w:val="00D36774"/>
    <w:rsid w:val="00D3684E"/>
    <w:rsid w:val="00D47556"/>
    <w:rsid w:val="00D47D40"/>
    <w:rsid w:val="00D62A35"/>
    <w:rsid w:val="00D662E1"/>
    <w:rsid w:val="00D711F7"/>
    <w:rsid w:val="00D7220B"/>
    <w:rsid w:val="00D835F3"/>
    <w:rsid w:val="00D83AD5"/>
    <w:rsid w:val="00D94FD8"/>
    <w:rsid w:val="00D95FCC"/>
    <w:rsid w:val="00DA5C6C"/>
    <w:rsid w:val="00DA5EBD"/>
    <w:rsid w:val="00DA73EF"/>
    <w:rsid w:val="00DB1377"/>
    <w:rsid w:val="00DB28C5"/>
    <w:rsid w:val="00DB393E"/>
    <w:rsid w:val="00DB74C3"/>
    <w:rsid w:val="00DC06BA"/>
    <w:rsid w:val="00DC2E34"/>
    <w:rsid w:val="00DC3238"/>
    <w:rsid w:val="00DC4FE6"/>
    <w:rsid w:val="00DC75DD"/>
    <w:rsid w:val="00DC7723"/>
    <w:rsid w:val="00DD6F21"/>
    <w:rsid w:val="00DE1BAD"/>
    <w:rsid w:val="00DE1F67"/>
    <w:rsid w:val="00DE4F11"/>
    <w:rsid w:val="00DF09E9"/>
    <w:rsid w:val="00DF3E9C"/>
    <w:rsid w:val="00E04FCF"/>
    <w:rsid w:val="00E069F4"/>
    <w:rsid w:val="00E10125"/>
    <w:rsid w:val="00E23DFF"/>
    <w:rsid w:val="00E271E7"/>
    <w:rsid w:val="00E300FE"/>
    <w:rsid w:val="00E345C1"/>
    <w:rsid w:val="00E37F97"/>
    <w:rsid w:val="00E40A31"/>
    <w:rsid w:val="00E41255"/>
    <w:rsid w:val="00E41731"/>
    <w:rsid w:val="00E4250A"/>
    <w:rsid w:val="00E425BF"/>
    <w:rsid w:val="00E4618B"/>
    <w:rsid w:val="00E541CC"/>
    <w:rsid w:val="00E64B25"/>
    <w:rsid w:val="00E6535F"/>
    <w:rsid w:val="00E746A1"/>
    <w:rsid w:val="00E763B1"/>
    <w:rsid w:val="00E7783F"/>
    <w:rsid w:val="00E855C1"/>
    <w:rsid w:val="00E97996"/>
    <w:rsid w:val="00EA264F"/>
    <w:rsid w:val="00EA5321"/>
    <w:rsid w:val="00EA5D85"/>
    <w:rsid w:val="00EA7A7D"/>
    <w:rsid w:val="00EB10E2"/>
    <w:rsid w:val="00EB37F5"/>
    <w:rsid w:val="00EC1A63"/>
    <w:rsid w:val="00EC1F76"/>
    <w:rsid w:val="00ED2C81"/>
    <w:rsid w:val="00ED7448"/>
    <w:rsid w:val="00EE7068"/>
    <w:rsid w:val="00EF5821"/>
    <w:rsid w:val="00EF6FAB"/>
    <w:rsid w:val="00F12C20"/>
    <w:rsid w:val="00F14EFF"/>
    <w:rsid w:val="00F1526F"/>
    <w:rsid w:val="00F17B18"/>
    <w:rsid w:val="00F22E32"/>
    <w:rsid w:val="00F249F6"/>
    <w:rsid w:val="00F26E8A"/>
    <w:rsid w:val="00F276EC"/>
    <w:rsid w:val="00F278BE"/>
    <w:rsid w:val="00F359D2"/>
    <w:rsid w:val="00F40243"/>
    <w:rsid w:val="00F402A5"/>
    <w:rsid w:val="00F410A3"/>
    <w:rsid w:val="00F42319"/>
    <w:rsid w:val="00F426A3"/>
    <w:rsid w:val="00F469A5"/>
    <w:rsid w:val="00F46B56"/>
    <w:rsid w:val="00F47B24"/>
    <w:rsid w:val="00F47DA8"/>
    <w:rsid w:val="00F65026"/>
    <w:rsid w:val="00F67FFC"/>
    <w:rsid w:val="00F71D18"/>
    <w:rsid w:val="00F734AC"/>
    <w:rsid w:val="00F76246"/>
    <w:rsid w:val="00F76B6C"/>
    <w:rsid w:val="00F80291"/>
    <w:rsid w:val="00FB2FE5"/>
    <w:rsid w:val="00FB449E"/>
    <w:rsid w:val="00FB5429"/>
    <w:rsid w:val="00FC2D0E"/>
    <w:rsid w:val="00FC413F"/>
    <w:rsid w:val="00FD130C"/>
    <w:rsid w:val="00FF0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semiHidden/>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semiHidden/>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63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tiff"/><Relationship Id="rId7" Type="http://schemas.openxmlformats.org/officeDocument/2006/relationships/endnotes" Target="endnotes.xml"/><Relationship Id="rId12" Type="http://schemas.openxmlformats.org/officeDocument/2006/relationships/hyperlink" Target="https://www.dst.dk" TargetMode="External"/><Relationship Id="rId17" Type="http://schemas.openxmlformats.org/officeDocument/2006/relationships/image" Target="media/image5.tiff"/><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tif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tiff"/><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9555E-E039-5043-B089-D4D8387E3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37</Pages>
  <Words>12257</Words>
  <Characters>69869</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81963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75</cp:revision>
  <dcterms:created xsi:type="dcterms:W3CDTF">2025-03-17T11:27:00Z</dcterms:created>
  <dcterms:modified xsi:type="dcterms:W3CDTF">2025-03-17T15:17:00Z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