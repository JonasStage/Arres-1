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Pr="007F7F88" w:rsidRDefault="00F815BB" w:rsidP="00BF6C3C">
      <w:pPr>
        <w:spacing w:line="480" w:lineRule="auto"/>
        <w:rPr>
          <w:sz w:val="24"/>
          <w:szCs w:val="24"/>
        </w:rPr>
      </w:pPr>
    </w:p>
    <w:p w14:paraId="77E8A76F" w14:textId="0E8BF904" w:rsidR="00EA0A2F" w:rsidRPr="007F7F88" w:rsidRDefault="00EA0A2F" w:rsidP="00BF6C3C">
      <w:pPr>
        <w:spacing w:line="480" w:lineRule="auto"/>
        <w:rPr>
          <w:b/>
          <w:color w:val="000000" w:themeColor="text1"/>
          <w:sz w:val="24"/>
          <w:szCs w:val="24"/>
        </w:rPr>
      </w:pPr>
      <w:r w:rsidRPr="007F7F88">
        <w:rPr>
          <w:b/>
          <w:color w:val="000000" w:themeColor="text1"/>
          <w:sz w:val="24"/>
          <w:szCs w:val="24"/>
        </w:rPr>
        <w:t>Abstract</w:t>
      </w:r>
    </w:p>
    <w:p w14:paraId="6E3894A3" w14:textId="554F9E56" w:rsidR="00EA0A2F" w:rsidRPr="007F7F88" w:rsidRDefault="00EA0A2F" w:rsidP="00BF6C3C">
      <w:pPr>
        <w:spacing w:line="480" w:lineRule="auto"/>
        <w:rPr>
          <w:sz w:val="24"/>
          <w:szCs w:val="24"/>
        </w:rPr>
      </w:pPr>
      <w:r w:rsidRPr="007F7F88">
        <w:rPr>
          <w:sz w:val="24"/>
          <w:szCs w:val="24"/>
        </w:rPr>
        <w:t xml:space="preserve">Motivated by a citizens group to improve </w:t>
      </w:r>
      <w:r w:rsidR="0045333F" w:rsidRPr="007F7F88">
        <w:rPr>
          <w:sz w:val="24"/>
          <w:szCs w:val="24"/>
        </w:rPr>
        <w:t xml:space="preserve">the </w:t>
      </w:r>
      <w:r w:rsidR="00341B49" w:rsidRPr="007F7F88">
        <w:rPr>
          <w:sz w:val="24"/>
          <w:szCs w:val="24"/>
        </w:rPr>
        <w:t xml:space="preserve">ecological quality </w:t>
      </w:r>
      <w:r w:rsidRPr="007F7F88">
        <w:rPr>
          <w:sz w:val="24"/>
          <w:szCs w:val="24"/>
        </w:rPr>
        <w:t>in Denmark</w:t>
      </w:r>
      <w:r w:rsidR="00822A34" w:rsidRPr="007F7F88">
        <w:rPr>
          <w:sz w:val="24"/>
          <w:szCs w:val="24"/>
        </w:rPr>
        <w:t>’s large</w:t>
      </w:r>
      <w:r w:rsidR="009E1B04" w:rsidRPr="007F7F88">
        <w:rPr>
          <w:sz w:val="24"/>
          <w:szCs w:val="24"/>
        </w:rPr>
        <w:t>st</w:t>
      </w:r>
      <w:r w:rsidR="00A269E6" w:rsidRPr="007F7F88">
        <w:rPr>
          <w:sz w:val="24"/>
          <w:szCs w:val="24"/>
        </w:rPr>
        <w:t xml:space="preserve"> </w:t>
      </w:r>
      <w:r w:rsidR="00161017" w:rsidRPr="007F7F88">
        <w:rPr>
          <w:sz w:val="24"/>
          <w:szCs w:val="24"/>
        </w:rPr>
        <w:t>lake</w:t>
      </w:r>
      <w:r w:rsidR="00A70AFE" w:rsidRPr="007F7F88">
        <w:rPr>
          <w:sz w:val="24"/>
          <w:szCs w:val="24"/>
        </w:rPr>
        <w:t>,</w:t>
      </w:r>
      <w:r w:rsidRPr="007F7F88">
        <w:rPr>
          <w:sz w:val="24"/>
          <w:szCs w:val="24"/>
        </w:rPr>
        <w:t xml:space="preserve"> we examined 50</w:t>
      </w:r>
      <w:r w:rsidR="0081238E" w:rsidRPr="007F7F88">
        <w:rPr>
          <w:sz w:val="24"/>
          <w:szCs w:val="24"/>
        </w:rPr>
        <w:t xml:space="preserve"> </w:t>
      </w:r>
      <w:r w:rsidRPr="007F7F88">
        <w:rPr>
          <w:sz w:val="24"/>
          <w:szCs w:val="24"/>
        </w:rPr>
        <w:t xml:space="preserve">years </w:t>
      </w:r>
      <w:r w:rsidR="0081238E" w:rsidRPr="007F7F88">
        <w:rPr>
          <w:sz w:val="24"/>
          <w:szCs w:val="24"/>
        </w:rPr>
        <w:t xml:space="preserve">of </w:t>
      </w:r>
      <w:r w:rsidR="00A70AFE" w:rsidRPr="007F7F88">
        <w:rPr>
          <w:sz w:val="24"/>
          <w:szCs w:val="24"/>
        </w:rPr>
        <w:t>measurements</w:t>
      </w:r>
      <w:r w:rsidR="00A04991" w:rsidRPr="007F7F88">
        <w:rPr>
          <w:sz w:val="24"/>
          <w:szCs w:val="24"/>
        </w:rPr>
        <w:t xml:space="preserve"> to evaluate the scope for improvement</w:t>
      </w:r>
      <w:r w:rsidR="00287F55" w:rsidRPr="007F7F88">
        <w:rPr>
          <w:sz w:val="24"/>
          <w:szCs w:val="24"/>
        </w:rPr>
        <w:t>.</w:t>
      </w:r>
      <w:r w:rsidR="007A3895" w:rsidRPr="007F7F88">
        <w:rPr>
          <w:sz w:val="24"/>
          <w:szCs w:val="24"/>
        </w:rPr>
        <w:t xml:space="preserve"> We found that external inputs in the early 20</w:t>
      </w:r>
      <w:r w:rsidR="0067392B" w:rsidRPr="007F7F88">
        <w:rPr>
          <w:sz w:val="24"/>
          <w:szCs w:val="24"/>
        </w:rPr>
        <w:t>2</w:t>
      </w:r>
      <w:r w:rsidR="007A3895" w:rsidRPr="007F7F88">
        <w:rPr>
          <w:sz w:val="24"/>
          <w:szCs w:val="24"/>
        </w:rPr>
        <w:t xml:space="preserve">0s </w:t>
      </w:r>
      <w:r w:rsidR="0081238E" w:rsidRPr="007F7F88">
        <w:rPr>
          <w:sz w:val="24"/>
          <w:szCs w:val="24"/>
        </w:rPr>
        <w:t xml:space="preserve">contained only </w:t>
      </w:r>
      <w:r w:rsidR="0067392B" w:rsidRPr="007F7F88">
        <w:rPr>
          <w:sz w:val="24"/>
          <w:szCs w:val="24"/>
        </w:rPr>
        <w:t>10%</w:t>
      </w:r>
      <w:r w:rsidR="007A3895" w:rsidRPr="007F7F88">
        <w:rPr>
          <w:sz w:val="24"/>
          <w:szCs w:val="24"/>
        </w:rPr>
        <w:t xml:space="preserve"> </w:t>
      </w:r>
      <w:r w:rsidR="0081238E" w:rsidRPr="007F7F88">
        <w:rPr>
          <w:sz w:val="24"/>
          <w:szCs w:val="24"/>
        </w:rPr>
        <w:t xml:space="preserve">of </w:t>
      </w:r>
      <w:r w:rsidR="00287F55" w:rsidRPr="007F7F88">
        <w:rPr>
          <w:sz w:val="24"/>
          <w:szCs w:val="24"/>
        </w:rPr>
        <w:t>phosphorus (</w:t>
      </w:r>
      <w:r w:rsidR="00B3297F" w:rsidRPr="007F7F88">
        <w:rPr>
          <w:sz w:val="24"/>
          <w:szCs w:val="24"/>
        </w:rPr>
        <w:t>P</w:t>
      </w:r>
      <w:r w:rsidR="00287F55" w:rsidRPr="007F7F88">
        <w:rPr>
          <w:sz w:val="24"/>
          <w:szCs w:val="24"/>
        </w:rPr>
        <w:t>)</w:t>
      </w:r>
      <w:r w:rsidR="00B3297F" w:rsidRPr="007F7F88">
        <w:rPr>
          <w:sz w:val="24"/>
          <w:szCs w:val="24"/>
        </w:rPr>
        <w:t xml:space="preserve"> compared </w:t>
      </w:r>
      <w:r w:rsidR="003604E2" w:rsidRPr="007F7F88">
        <w:rPr>
          <w:sz w:val="24"/>
          <w:szCs w:val="24"/>
        </w:rPr>
        <w:t>t</w:t>
      </w:r>
      <w:r w:rsidR="00B3297F" w:rsidRPr="007F7F88">
        <w:rPr>
          <w:sz w:val="24"/>
          <w:szCs w:val="24"/>
        </w:rPr>
        <w:t xml:space="preserve">o the mid-1980s, mainly </w:t>
      </w:r>
      <w:r w:rsidR="00341B49" w:rsidRPr="007F7F88">
        <w:rPr>
          <w:sz w:val="24"/>
          <w:szCs w:val="24"/>
        </w:rPr>
        <w:t xml:space="preserve">due </w:t>
      </w:r>
      <w:r w:rsidR="00B3297F" w:rsidRPr="007F7F88">
        <w:rPr>
          <w:sz w:val="24"/>
          <w:szCs w:val="24"/>
        </w:rPr>
        <w:t>to eff</w:t>
      </w:r>
      <w:r w:rsidR="0081238E" w:rsidRPr="007F7F88">
        <w:rPr>
          <w:sz w:val="24"/>
          <w:szCs w:val="24"/>
        </w:rPr>
        <w:t>ective</w:t>
      </w:r>
      <w:r w:rsidR="00B3297F" w:rsidRPr="007F7F88">
        <w:rPr>
          <w:sz w:val="24"/>
          <w:szCs w:val="24"/>
        </w:rPr>
        <w:t xml:space="preserve"> purification of urban wastewater. </w:t>
      </w:r>
      <w:r w:rsidR="00A269E6" w:rsidRPr="007F7F88">
        <w:rPr>
          <w:sz w:val="24"/>
          <w:szCs w:val="24"/>
        </w:rPr>
        <w:t>Although i</w:t>
      </w:r>
      <w:r w:rsidR="00B3297F" w:rsidRPr="007F7F88">
        <w:rPr>
          <w:sz w:val="24"/>
          <w:szCs w:val="24"/>
        </w:rPr>
        <w:t xml:space="preserve">n-lake </w:t>
      </w:r>
      <w:r w:rsidR="003604E2" w:rsidRPr="007F7F88">
        <w:rPr>
          <w:sz w:val="24"/>
          <w:szCs w:val="24"/>
        </w:rPr>
        <w:t xml:space="preserve">P and chlorophyll </w:t>
      </w:r>
      <w:r w:rsidR="00745D6A" w:rsidRPr="007F7F88">
        <w:rPr>
          <w:sz w:val="24"/>
          <w:szCs w:val="24"/>
        </w:rPr>
        <w:t xml:space="preserve">concentrations </w:t>
      </w:r>
      <w:r w:rsidR="00A269E6" w:rsidRPr="007F7F88">
        <w:rPr>
          <w:sz w:val="24"/>
          <w:szCs w:val="24"/>
        </w:rPr>
        <w:t xml:space="preserve">decreased </w:t>
      </w:r>
      <w:r w:rsidR="00B3297F" w:rsidRPr="007F7F88">
        <w:rPr>
          <w:sz w:val="24"/>
          <w:szCs w:val="24"/>
        </w:rPr>
        <w:t>4</w:t>
      </w:r>
      <w:r w:rsidR="00777885" w:rsidRPr="007F7F88">
        <w:rPr>
          <w:sz w:val="24"/>
          <w:szCs w:val="24"/>
        </w:rPr>
        <w:t>–</w:t>
      </w:r>
      <w:r w:rsidR="00B3297F" w:rsidRPr="007F7F88">
        <w:rPr>
          <w:sz w:val="24"/>
          <w:szCs w:val="24"/>
        </w:rPr>
        <w:t>5</w:t>
      </w:r>
      <w:r w:rsidR="00777885" w:rsidRPr="007F7F88">
        <w:rPr>
          <w:sz w:val="24"/>
          <w:szCs w:val="24"/>
        </w:rPr>
        <w:t>-</w:t>
      </w:r>
      <w:r w:rsidR="00B3297F" w:rsidRPr="007F7F88">
        <w:rPr>
          <w:sz w:val="24"/>
          <w:szCs w:val="24"/>
        </w:rPr>
        <w:t>fold</w:t>
      </w:r>
      <w:r w:rsidR="00A269E6" w:rsidRPr="007F7F88">
        <w:rPr>
          <w:sz w:val="24"/>
          <w:szCs w:val="24"/>
        </w:rPr>
        <w:t xml:space="preserve">, </w:t>
      </w:r>
      <w:r w:rsidR="00A70AFE" w:rsidRPr="007F7F88">
        <w:rPr>
          <w:sz w:val="24"/>
          <w:szCs w:val="24"/>
        </w:rPr>
        <w:t xml:space="preserve">summer </w:t>
      </w:r>
      <w:r w:rsidR="00B3297F" w:rsidRPr="007F7F88">
        <w:rPr>
          <w:sz w:val="24"/>
          <w:szCs w:val="24"/>
        </w:rPr>
        <w:t>Se</w:t>
      </w:r>
      <w:r w:rsidR="00A70AFE" w:rsidRPr="007F7F88">
        <w:rPr>
          <w:sz w:val="24"/>
          <w:szCs w:val="24"/>
        </w:rPr>
        <w:t>cchi</w:t>
      </w:r>
      <w:r w:rsidR="0081238E" w:rsidRPr="007F7F88">
        <w:rPr>
          <w:sz w:val="24"/>
          <w:szCs w:val="24"/>
        </w:rPr>
        <w:t xml:space="preserve"> </w:t>
      </w:r>
      <w:r w:rsidR="00A70AFE" w:rsidRPr="007F7F88">
        <w:rPr>
          <w:sz w:val="24"/>
          <w:szCs w:val="24"/>
        </w:rPr>
        <w:t xml:space="preserve">depths </w:t>
      </w:r>
      <w:r w:rsidR="00745D6A" w:rsidRPr="007F7F88">
        <w:rPr>
          <w:sz w:val="24"/>
          <w:szCs w:val="24"/>
        </w:rPr>
        <w:t xml:space="preserve">are </w:t>
      </w:r>
      <w:r w:rsidR="00A70AFE" w:rsidRPr="007F7F88">
        <w:rPr>
          <w:sz w:val="24"/>
          <w:szCs w:val="24"/>
        </w:rPr>
        <w:t>only 40</w:t>
      </w:r>
      <w:r w:rsidR="0081238E" w:rsidRPr="007F7F88">
        <w:rPr>
          <w:sz w:val="24"/>
          <w:szCs w:val="24"/>
        </w:rPr>
        <w:t>–</w:t>
      </w:r>
      <w:r w:rsidR="00A70AFE" w:rsidRPr="007F7F88">
        <w:rPr>
          <w:sz w:val="24"/>
          <w:szCs w:val="24"/>
        </w:rPr>
        <w:t>60 cm</w:t>
      </w:r>
      <w:r w:rsidR="00A269E6" w:rsidRPr="007F7F88">
        <w:rPr>
          <w:sz w:val="24"/>
          <w:szCs w:val="24"/>
        </w:rPr>
        <w:t xml:space="preserve">, </w:t>
      </w:r>
      <w:r w:rsidR="005374F9" w:rsidRPr="007F7F88">
        <w:rPr>
          <w:sz w:val="24"/>
          <w:szCs w:val="24"/>
        </w:rPr>
        <w:t>but not because large sediment nutrient pools causes high internal loading</w:t>
      </w:r>
      <w:r w:rsidR="00502D5A" w:rsidRPr="007F7F88">
        <w:rPr>
          <w:sz w:val="24"/>
          <w:szCs w:val="24"/>
        </w:rPr>
        <w:t xml:space="preserve"> and long-term delays upon load reductions</w:t>
      </w:r>
      <w:r w:rsidR="005374F9" w:rsidRPr="007F7F88">
        <w:rPr>
          <w:sz w:val="24"/>
          <w:szCs w:val="24"/>
        </w:rPr>
        <w:t xml:space="preserve">. Rather, </w:t>
      </w:r>
      <w:r w:rsidR="00A269E6" w:rsidRPr="007F7F88">
        <w:rPr>
          <w:sz w:val="24"/>
          <w:szCs w:val="24"/>
        </w:rPr>
        <w:t xml:space="preserve">frequent </w:t>
      </w:r>
      <w:r w:rsidR="005374F9" w:rsidRPr="007F7F88">
        <w:rPr>
          <w:sz w:val="24"/>
          <w:szCs w:val="24"/>
        </w:rPr>
        <w:t xml:space="preserve">sediment resuspension ensures intimate contact between </w:t>
      </w:r>
      <w:r w:rsidR="00745D6A" w:rsidRPr="007F7F88">
        <w:rPr>
          <w:sz w:val="24"/>
          <w:szCs w:val="24"/>
        </w:rPr>
        <w:t xml:space="preserve">nutrient pools in </w:t>
      </w:r>
      <w:r w:rsidR="005374F9" w:rsidRPr="007F7F88">
        <w:rPr>
          <w:sz w:val="24"/>
          <w:szCs w:val="24"/>
        </w:rPr>
        <w:t>surface sediments and the water</w:t>
      </w:r>
      <w:r w:rsidR="00502D5A" w:rsidRPr="007F7F88">
        <w:rPr>
          <w:sz w:val="24"/>
          <w:szCs w:val="24"/>
        </w:rPr>
        <w:t xml:space="preserve"> and close correspondence between P inputs and in-lake concentrations</w:t>
      </w:r>
      <w:r w:rsidR="0067392B" w:rsidRPr="007F7F88">
        <w:rPr>
          <w:sz w:val="24"/>
          <w:szCs w:val="24"/>
        </w:rPr>
        <w:t xml:space="preserve">. </w:t>
      </w:r>
      <w:r w:rsidR="005374F9" w:rsidRPr="007F7F88">
        <w:rPr>
          <w:sz w:val="24"/>
          <w:szCs w:val="24"/>
        </w:rPr>
        <w:t>Thus, costly attempts to remove surface sediments or add chemical</w:t>
      </w:r>
      <w:r w:rsidR="009E1B04" w:rsidRPr="007F7F88">
        <w:rPr>
          <w:sz w:val="24"/>
          <w:szCs w:val="24"/>
        </w:rPr>
        <w:t>s</w:t>
      </w:r>
      <w:r w:rsidR="005374F9" w:rsidRPr="007F7F88">
        <w:rPr>
          <w:sz w:val="24"/>
          <w:szCs w:val="24"/>
        </w:rPr>
        <w:t xml:space="preserve"> to bind P will not have long-term effects. </w:t>
      </w:r>
      <w:r w:rsidR="00F11013" w:rsidRPr="007F7F88">
        <w:rPr>
          <w:sz w:val="24"/>
          <w:szCs w:val="24"/>
        </w:rPr>
        <w:t xml:space="preserve">Instead, </w:t>
      </w:r>
      <w:r w:rsidR="00076FAC" w:rsidRPr="007F7F88">
        <w:rPr>
          <w:sz w:val="24"/>
          <w:szCs w:val="24"/>
        </w:rPr>
        <w:t>prediction</w:t>
      </w:r>
      <w:r w:rsidR="00F11013" w:rsidRPr="007F7F88">
        <w:rPr>
          <w:sz w:val="24"/>
          <w:szCs w:val="24"/>
        </w:rPr>
        <w:t>s</w:t>
      </w:r>
      <w:r w:rsidR="00076FAC" w:rsidRPr="007F7F88">
        <w:rPr>
          <w:sz w:val="24"/>
          <w:szCs w:val="24"/>
        </w:rPr>
        <w:t xml:space="preserve"> show that </w:t>
      </w:r>
      <w:r w:rsidR="0081238E" w:rsidRPr="007F7F88">
        <w:rPr>
          <w:sz w:val="24"/>
          <w:szCs w:val="24"/>
        </w:rPr>
        <w:t xml:space="preserve">reducing </w:t>
      </w:r>
      <w:r w:rsidR="00076FAC" w:rsidRPr="007F7F88">
        <w:rPr>
          <w:sz w:val="24"/>
          <w:szCs w:val="24"/>
        </w:rPr>
        <w:t xml:space="preserve">the external P-input </w:t>
      </w:r>
      <w:r w:rsidR="0081238E" w:rsidRPr="007F7F88">
        <w:rPr>
          <w:sz w:val="24"/>
          <w:szCs w:val="24"/>
        </w:rPr>
        <w:t>two</w:t>
      </w:r>
      <w:r w:rsidR="00076FAC" w:rsidRPr="007F7F88">
        <w:rPr>
          <w:sz w:val="24"/>
          <w:szCs w:val="24"/>
        </w:rPr>
        <w:t xml:space="preserve">-fold </w:t>
      </w:r>
      <w:r w:rsidR="00BC357A" w:rsidRPr="007F7F88">
        <w:rPr>
          <w:sz w:val="24"/>
          <w:szCs w:val="24"/>
        </w:rPr>
        <w:t xml:space="preserve">would </w:t>
      </w:r>
      <w:r w:rsidR="00076FAC" w:rsidRPr="007F7F88">
        <w:rPr>
          <w:sz w:val="24"/>
          <w:szCs w:val="24"/>
        </w:rPr>
        <w:t>increase Secchi</w:t>
      </w:r>
      <w:r w:rsidR="0081238E" w:rsidRPr="007F7F88">
        <w:rPr>
          <w:sz w:val="24"/>
          <w:szCs w:val="24"/>
        </w:rPr>
        <w:t xml:space="preserve"> </w:t>
      </w:r>
      <w:r w:rsidR="00076FAC" w:rsidRPr="007F7F88">
        <w:rPr>
          <w:sz w:val="24"/>
          <w:szCs w:val="24"/>
        </w:rPr>
        <w:t>depths</w:t>
      </w:r>
      <w:r w:rsidR="008A2E37" w:rsidRPr="007F7F88">
        <w:rPr>
          <w:sz w:val="24"/>
          <w:szCs w:val="24"/>
        </w:rPr>
        <w:t xml:space="preserve"> </w:t>
      </w:r>
      <w:r w:rsidR="00BC357A" w:rsidRPr="007F7F88">
        <w:rPr>
          <w:sz w:val="24"/>
          <w:szCs w:val="24"/>
        </w:rPr>
        <w:t xml:space="preserve">to </w:t>
      </w:r>
      <w:r w:rsidR="00502D5A" w:rsidRPr="007F7F88">
        <w:rPr>
          <w:sz w:val="24"/>
          <w:szCs w:val="24"/>
        </w:rPr>
        <w:t xml:space="preserve">about </w:t>
      </w:r>
      <w:r w:rsidR="00745D6A" w:rsidRPr="007F7F88">
        <w:rPr>
          <w:sz w:val="24"/>
          <w:szCs w:val="24"/>
        </w:rPr>
        <w:t>1 m</w:t>
      </w:r>
      <w:r w:rsidR="00402F63" w:rsidRPr="007F7F88">
        <w:rPr>
          <w:sz w:val="24"/>
          <w:szCs w:val="24"/>
        </w:rPr>
        <w:t xml:space="preserve"> and might bring </w:t>
      </w:r>
      <w:proofErr w:type="spellStart"/>
      <w:r w:rsidR="00402F63" w:rsidRPr="007F7F88">
        <w:rPr>
          <w:sz w:val="24"/>
          <w:szCs w:val="24"/>
        </w:rPr>
        <w:t>waterplants</w:t>
      </w:r>
      <w:proofErr w:type="spellEnd"/>
      <w:r w:rsidR="00402F63" w:rsidRPr="007F7F88">
        <w:rPr>
          <w:sz w:val="24"/>
          <w:szCs w:val="24"/>
        </w:rPr>
        <w:t xml:space="preserve"> back to Lake Arresø. </w:t>
      </w:r>
      <w:r w:rsidR="00554E80" w:rsidRPr="007F7F88">
        <w:rPr>
          <w:sz w:val="24"/>
          <w:szCs w:val="24"/>
        </w:rPr>
        <w:t xml:space="preserve">For this to happen would </w:t>
      </w:r>
      <w:r w:rsidR="00402F63" w:rsidRPr="007F7F88">
        <w:rPr>
          <w:sz w:val="24"/>
          <w:szCs w:val="24"/>
        </w:rPr>
        <w:t xml:space="preserve">require appreciable reduction of </w:t>
      </w:r>
      <w:r w:rsidR="00402F63" w:rsidRPr="007F7F88">
        <w:rPr>
          <w:sz w:val="24"/>
          <w:szCs w:val="24"/>
        </w:rPr>
        <w:lastRenderedPageBreak/>
        <w:t>nutrient runoffs from the farmland</w:t>
      </w:r>
      <w:r w:rsidR="00554E80" w:rsidRPr="007F7F88">
        <w:rPr>
          <w:sz w:val="24"/>
          <w:szCs w:val="24"/>
        </w:rPr>
        <w:t xml:space="preserve"> by means of</w:t>
      </w:r>
      <w:r w:rsidR="007D3625" w:rsidRPr="007F7F88">
        <w:rPr>
          <w:sz w:val="24"/>
          <w:szCs w:val="24"/>
        </w:rPr>
        <w:t xml:space="preserve">, e.g. </w:t>
      </w:r>
      <w:r w:rsidR="007972B1" w:rsidRPr="007F7F88">
        <w:rPr>
          <w:sz w:val="24"/>
          <w:szCs w:val="24"/>
        </w:rPr>
        <w:t xml:space="preserve">larger </w:t>
      </w:r>
      <w:r w:rsidR="00554E80" w:rsidRPr="007F7F88">
        <w:rPr>
          <w:sz w:val="24"/>
          <w:szCs w:val="24"/>
        </w:rPr>
        <w:t xml:space="preserve">uncultivated </w:t>
      </w:r>
      <w:r w:rsidR="007972B1" w:rsidRPr="007F7F88">
        <w:rPr>
          <w:sz w:val="24"/>
          <w:szCs w:val="24"/>
        </w:rPr>
        <w:t>lowland areas, wider buffer strips along the</w:t>
      </w:r>
      <w:r w:rsidR="00554E80" w:rsidRPr="007F7F88">
        <w:rPr>
          <w:sz w:val="24"/>
          <w:szCs w:val="24"/>
        </w:rPr>
        <w:t xml:space="preserve"> streams and reduced </w:t>
      </w:r>
      <w:r w:rsidR="007972B1" w:rsidRPr="007F7F88">
        <w:rPr>
          <w:sz w:val="24"/>
          <w:szCs w:val="24"/>
        </w:rPr>
        <w:t xml:space="preserve">fertilizer application. </w:t>
      </w:r>
    </w:p>
    <w:p w14:paraId="2F736896" w14:textId="77777777" w:rsidR="00EA0A2F" w:rsidRPr="007F7F88" w:rsidRDefault="00EA0A2F" w:rsidP="00BF6C3C">
      <w:pPr>
        <w:spacing w:line="480" w:lineRule="auto"/>
        <w:rPr>
          <w:sz w:val="24"/>
          <w:szCs w:val="24"/>
        </w:rPr>
      </w:pPr>
    </w:p>
    <w:p w14:paraId="7F138B30" w14:textId="77777777" w:rsidR="00E069F4" w:rsidRPr="007F7F88" w:rsidRDefault="002B234E" w:rsidP="00BF6C3C">
      <w:pPr>
        <w:spacing w:line="480" w:lineRule="auto"/>
        <w:rPr>
          <w:b/>
          <w:sz w:val="24"/>
          <w:szCs w:val="24"/>
        </w:rPr>
      </w:pPr>
      <w:r w:rsidRPr="007F7F88">
        <w:rPr>
          <w:b/>
          <w:sz w:val="24"/>
          <w:szCs w:val="24"/>
        </w:rPr>
        <w:t>Introduction</w:t>
      </w:r>
    </w:p>
    <w:p w14:paraId="6F9F4300" w14:textId="6A7A2FD1" w:rsidR="002D6D57" w:rsidRPr="007F7F88" w:rsidRDefault="005D2302" w:rsidP="00BF6C3C">
      <w:pPr>
        <w:spacing w:line="480" w:lineRule="auto"/>
        <w:rPr>
          <w:sz w:val="24"/>
          <w:szCs w:val="24"/>
        </w:rPr>
      </w:pPr>
      <w:r w:rsidRPr="007F7F88">
        <w:rPr>
          <w:sz w:val="24"/>
          <w:szCs w:val="24"/>
        </w:rPr>
        <w:t xml:space="preserve">A citizens group revived discussions </w:t>
      </w:r>
      <w:r w:rsidR="00E425BF" w:rsidRPr="007F7F88">
        <w:rPr>
          <w:sz w:val="24"/>
          <w:szCs w:val="24"/>
        </w:rPr>
        <w:t xml:space="preserve">in 2024 regarding </w:t>
      </w:r>
      <w:r w:rsidRPr="007F7F88">
        <w:rPr>
          <w:sz w:val="24"/>
          <w:szCs w:val="24"/>
        </w:rPr>
        <w:t xml:space="preserve">the </w:t>
      </w:r>
      <w:r w:rsidR="00080CEB" w:rsidRPr="007F7F88">
        <w:rPr>
          <w:sz w:val="24"/>
          <w:szCs w:val="24"/>
        </w:rPr>
        <w:t xml:space="preserve">unacceptable </w:t>
      </w:r>
      <w:r w:rsidR="00A17172" w:rsidRPr="007F7F88">
        <w:rPr>
          <w:sz w:val="24"/>
          <w:szCs w:val="24"/>
        </w:rPr>
        <w:t xml:space="preserve">bad </w:t>
      </w:r>
      <w:r w:rsidRPr="007F7F88">
        <w:rPr>
          <w:sz w:val="24"/>
          <w:szCs w:val="24"/>
        </w:rPr>
        <w:t xml:space="preserve">ecological quality of Denmark’s largest lake, </w:t>
      </w:r>
      <w:r w:rsidR="00E069F4" w:rsidRPr="007F7F88">
        <w:rPr>
          <w:sz w:val="24"/>
          <w:szCs w:val="24"/>
        </w:rPr>
        <w:t>Lake Arresø</w:t>
      </w:r>
      <w:r w:rsidR="002D6D57" w:rsidRPr="007F7F88">
        <w:rPr>
          <w:sz w:val="24"/>
          <w:szCs w:val="24"/>
        </w:rPr>
        <w:t xml:space="preserve"> (</w:t>
      </w:r>
      <w:r w:rsidR="009A4AD4" w:rsidRPr="007F7F88">
        <w:rPr>
          <w:sz w:val="24"/>
          <w:szCs w:val="24"/>
        </w:rPr>
        <w:t xml:space="preserve">Fig. 1, </w:t>
      </w:r>
      <w:r w:rsidR="002D6D57" w:rsidRPr="007F7F88">
        <w:rPr>
          <w:sz w:val="24"/>
          <w:szCs w:val="24"/>
        </w:rPr>
        <w:t>Sand-Jensen et al.</w:t>
      </w:r>
      <w:r w:rsidR="00431FDC" w:rsidRPr="007F7F88">
        <w:rPr>
          <w:sz w:val="24"/>
          <w:szCs w:val="24"/>
        </w:rPr>
        <w:t>,</w:t>
      </w:r>
      <w:r w:rsidR="002D6D57" w:rsidRPr="007F7F88">
        <w:rPr>
          <w:sz w:val="24"/>
          <w:szCs w:val="24"/>
        </w:rPr>
        <w:t xml:space="preserve"> 2025)</w:t>
      </w:r>
      <w:r w:rsidR="00B52C33" w:rsidRPr="007F7F88">
        <w:rPr>
          <w:sz w:val="24"/>
          <w:szCs w:val="24"/>
        </w:rPr>
        <w:t xml:space="preserve">. Despite </w:t>
      </w:r>
      <w:r w:rsidR="00BC357A" w:rsidRPr="007F7F88">
        <w:rPr>
          <w:sz w:val="24"/>
          <w:szCs w:val="24"/>
        </w:rPr>
        <w:t>remarkable improvements in</w:t>
      </w:r>
      <w:r w:rsidRPr="007F7F88">
        <w:rPr>
          <w:sz w:val="24"/>
          <w:szCs w:val="24"/>
        </w:rPr>
        <w:t xml:space="preserve"> urban wastewater</w:t>
      </w:r>
      <w:r w:rsidR="00BC357A" w:rsidRPr="007F7F88">
        <w:rPr>
          <w:sz w:val="24"/>
          <w:szCs w:val="24"/>
        </w:rPr>
        <w:t xml:space="preserve"> treatment</w:t>
      </w:r>
      <w:r w:rsidR="00E425BF" w:rsidRPr="007F7F88">
        <w:rPr>
          <w:sz w:val="24"/>
          <w:szCs w:val="24"/>
        </w:rPr>
        <w:t xml:space="preserve">, the </w:t>
      </w:r>
      <w:r w:rsidRPr="007F7F88">
        <w:rPr>
          <w:sz w:val="24"/>
          <w:szCs w:val="24"/>
        </w:rPr>
        <w:t>lake</w:t>
      </w:r>
      <w:r w:rsidR="00B52C33" w:rsidRPr="007F7F88">
        <w:rPr>
          <w:sz w:val="24"/>
          <w:szCs w:val="24"/>
        </w:rPr>
        <w:t xml:space="preserve"> </w:t>
      </w:r>
      <w:r w:rsidR="005A239B" w:rsidRPr="007F7F88">
        <w:rPr>
          <w:sz w:val="24"/>
          <w:szCs w:val="24"/>
        </w:rPr>
        <w:t xml:space="preserve">has </w:t>
      </w:r>
      <w:r w:rsidR="00B52C33" w:rsidRPr="007F7F88">
        <w:rPr>
          <w:sz w:val="24"/>
          <w:szCs w:val="24"/>
        </w:rPr>
        <w:t xml:space="preserve">remained turbid </w:t>
      </w:r>
      <w:r w:rsidR="00E425BF" w:rsidRPr="007F7F88">
        <w:rPr>
          <w:sz w:val="24"/>
          <w:szCs w:val="24"/>
        </w:rPr>
        <w:t xml:space="preserve">due to </w:t>
      </w:r>
      <w:r w:rsidR="00B52C33" w:rsidRPr="007F7F88">
        <w:rPr>
          <w:sz w:val="24"/>
          <w:szCs w:val="24"/>
        </w:rPr>
        <w:t>dense phytoplankton blooms</w:t>
      </w:r>
      <w:r w:rsidR="0081238E" w:rsidRPr="007F7F88">
        <w:rPr>
          <w:sz w:val="24"/>
          <w:szCs w:val="24"/>
        </w:rPr>
        <w:t xml:space="preserve"> and</w:t>
      </w:r>
      <w:r w:rsidR="00E425BF" w:rsidRPr="007F7F88">
        <w:rPr>
          <w:sz w:val="24"/>
          <w:szCs w:val="24"/>
        </w:rPr>
        <w:t xml:space="preserve"> frequent sediment resuspension</w:t>
      </w:r>
      <w:r w:rsidR="0081238E" w:rsidRPr="007F7F88">
        <w:rPr>
          <w:sz w:val="24"/>
          <w:szCs w:val="24"/>
        </w:rPr>
        <w:t xml:space="preserve">. During </w:t>
      </w:r>
      <w:r w:rsidR="00E425BF" w:rsidRPr="007F7F88">
        <w:rPr>
          <w:sz w:val="24"/>
          <w:szCs w:val="24"/>
        </w:rPr>
        <w:t>summer</w:t>
      </w:r>
      <w:r w:rsidR="0081238E" w:rsidRPr="007F7F88">
        <w:rPr>
          <w:sz w:val="24"/>
          <w:szCs w:val="24"/>
        </w:rPr>
        <w:t>, the</w:t>
      </w:r>
      <w:r w:rsidR="00E425BF" w:rsidRPr="007F7F88">
        <w:rPr>
          <w:sz w:val="24"/>
          <w:szCs w:val="24"/>
        </w:rPr>
        <w:t xml:space="preserve"> </w:t>
      </w:r>
      <w:r w:rsidR="00B52C33" w:rsidRPr="007F7F88">
        <w:rPr>
          <w:sz w:val="24"/>
          <w:szCs w:val="24"/>
        </w:rPr>
        <w:t>Secchi</w:t>
      </w:r>
      <w:r w:rsidR="0081238E" w:rsidRPr="007F7F88">
        <w:rPr>
          <w:sz w:val="24"/>
          <w:szCs w:val="24"/>
        </w:rPr>
        <w:t xml:space="preserve"> </w:t>
      </w:r>
      <w:r w:rsidR="005D3F0D" w:rsidRPr="007F7F88">
        <w:rPr>
          <w:sz w:val="24"/>
          <w:szCs w:val="24"/>
        </w:rPr>
        <w:t xml:space="preserve">depth </w:t>
      </w:r>
      <w:r w:rsidR="0081238E" w:rsidRPr="007F7F88">
        <w:rPr>
          <w:sz w:val="24"/>
          <w:szCs w:val="24"/>
        </w:rPr>
        <w:t xml:space="preserve">can be </w:t>
      </w:r>
      <w:r w:rsidR="002D6D57" w:rsidRPr="007F7F88">
        <w:rPr>
          <w:sz w:val="24"/>
          <w:szCs w:val="24"/>
        </w:rPr>
        <w:t>3</w:t>
      </w:r>
      <w:r w:rsidR="00B52C33" w:rsidRPr="007F7F88">
        <w:rPr>
          <w:sz w:val="24"/>
          <w:szCs w:val="24"/>
        </w:rPr>
        <w:t>0 cm</w:t>
      </w:r>
      <w:r w:rsidR="0081238E" w:rsidRPr="007F7F88">
        <w:rPr>
          <w:sz w:val="24"/>
          <w:szCs w:val="24"/>
        </w:rPr>
        <w:t xml:space="preserve"> and rarely rises above 70 cm</w:t>
      </w:r>
      <w:r w:rsidR="00B52C33" w:rsidRPr="007F7F88">
        <w:rPr>
          <w:sz w:val="24"/>
          <w:szCs w:val="24"/>
        </w:rPr>
        <w:t xml:space="preserve">. </w:t>
      </w:r>
      <w:r w:rsidR="004D0EE6" w:rsidRPr="007F7F88">
        <w:rPr>
          <w:sz w:val="24"/>
          <w:szCs w:val="24"/>
        </w:rPr>
        <w:t>The</w:t>
      </w:r>
      <w:r w:rsidR="00080CEB" w:rsidRPr="007F7F88">
        <w:rPr>
          <w:sz w:val="24"/>
          <w:szCs w:val="24"/>
        </w:rPr>
        <w:t xml:space="preserve"> group</w:t>
      </w:r>
      <w:r w:rsidR="0081238E" w:rsidRPr="007F7F88">
        <w:rPr>
          <w:sz w:val="24"/>
          <w:szCs w:val="24"/>
        </w:rPr>
        <w:t xml:space="preserve"> urge</w:t>
      </w:r>
      <w:r w:rsidR="00BC357A" w:rsidRPr="007F7F88">
        <w:rPr>
          <w:sz w:val="24"/>
          <w:szCs w:val="24"/>
        </w:rPr>
        <w:t>d</w:t>
      </w:r>
      <w:r w:rsidR="0081238E" w:rsidRPr="007F7F88">
        <w:rPr>
          <w:sz w:val="24"/>
          <w:szCs w:val="24"/>
        </w:rPr>
        <w:t xml:space="preserve"> full consideration of</w:t>
      </w:r>
      <w:r w:rsidRPr="007F7F88">
        <w:rPr>
          <w:sz w:val="24"/>
          <w:szCs w:val="24"/>
        </w:rPr>
        <w:t xml:space="preserve"> the possibility of </w:t>
      </w:r>
      <w:r w:rsidR="004D0EE6" w:rsidRPr="007F7F88">
        <w:rPr>
          <w:sz w:val="24"/>
          <w:szCs w:val="24"/>
        </w:rPr>
        <w:t>reducing urban nutrient losses</w:t>
      </w:r>
      <w:r w:rsidR="0036266B" w:rsidRPr="007F7F88">
        <w:rPr>
          <w:sz w:val="24"/>
          <w:szCs w:val="24"/>
        </w:rPr>
        <w:t xml:space="preserve"> even further and</w:t>
      </w:r>
      <w:r w:rsidR="004D0EE6" w:rsidRPr="007F7F88">
        <w:rPr>
          <w:sz w:val="24"/>
          <w:szCs w:val="24"/>
        </w:rPr>
        <w:t xml:space="preserve"> </w:t>
      </w:r>
      <w:r w:rsidRPr="007F7F88">
        <w:rPr>
          <w:sz w:val="24"/>
          <w:szCs w:val="24"/>
        </w:rPr>
        <w:t xml:space="preserve">immobilizing </w:t>
      </w:r>
      <w:r w:rsidR="00E425BF" w:rsidRPr="007F7F88">
        <w:rPr>
          <w:sz w:val="24"/>
          <w:szCs w:val="24"/>
        </w:rPr>
        <w:t xml:space="preserve">phosphate with lanthanum </w:t>
      </w:r>
      <w:r w:rsidR="002D6D57" w:rsidRPr="007F7F88">
        <w:rPr>
          <w:sz w:val="24"/>
          <w:szCs w:val="24"/>
        </w:rPr>
        <w:t xml:space="preserve">by </w:t>
      </w:r>
      <w:r w:rsidR="00BB0406" w:rsidRPr="007F7F88">
        <w:rPr>
          <w:sz w:val="24"/>
          <w:szCs w:val="24"/>
        </w:rPr>
        <w:t xml:space="preserve">adding </w:t>
      </w:r>
      <w:r w:rsidR="002D6D57" w:rsidRPr="007F7F88">
        <w:rPr>
          <w:sz w:val="24"/>
          <w:szCs w:val="24"/>
        </w:rPr>
        <w:t xml:space="preserve">the </w:t>
      </w:r>
      <w:r w:rsidR="00507107" w:rsidRPr="007F7F88">
        <w:rPr>
          <w:sz w:val="24"/>
          <w:szCs w:val="24"/>
        </w:rPr>
        <w:t>bentonite-clay</w:t>
      </w:r>
      <w:r w:rsidR="00BB0406" w:rsidRPr="007F7F88">
        <w:rPr>
          <w:sz w:val="24"/>
          <w:szCs w:val="24"/>
        </w:rPr>
        <w:t xml:space="preserve">, </w:t>
      </w:r>
      <w:proofErr w:type="spellStart"/>
      <w:r w:rsidR="00507107" w:rsidRPr="007F7F88">
        <w:rPr>
          <w:sz w:val="24"/>
          <w:szCs w:val="24"/>
        </w:rPr>
        <w:t>Phoslock</w:t>
      </w:r>
      <w:proofErr w:type="spellEnd"/>
      <w:r w:rsidR="0081238E" w:rsidRPr="007F7F88">
        <w:rPr>
          <w:sz w:val="24"/>
          <w:szCs w:val="24"/>
        </w:rPr>
        <w:t xml:space="preserve">, which they </w:t>
      </w:r>
      <w:r w:rsidR="00BA15BE" w:rsidRPr="007F7F88">
        <w:rPr>
          <w:sz w:val="24"/>
          <w:szCs w:val="24"/>
        </w:rPr>
        <w:t xml:space="preserve">suggested </w:t>
      </w:r>
      <w:r w:rsidR="0081238E" w:rsidRPr="007F7F88">
        <w:rPr>
          <w:sz w:val="24"/>
          <w:szCs w:val="24"/>
        </w:rPr>
        <w:t>would</w:t>
      </w:r>
      <w:r w:rsidR="00507107" w:rsidRPr="007F7F88">
        <w:rPr>
          <w:sz w:val="24"/>
          <w:szCs w:val="24"/>
        </w:rPr>
        <w:t xml:space="preserve"> </w:t>
      </w:r>
      <w:r w:rsidR="0081238E" w:rsidRPr="007F7F88">
        <w:rPr>
          <w:sz w:val="24"/>
          <w:szCs w:val="24"/>
        </w:rPr>
        <w:t xml:space="preserve">transform </w:t>
      </w:r>
      <w:r w:rsidR="00657A0A" w:rsidRPr="007F7F88">
        <w:rPr>
          <w:sz w:val="24"/>
          <w:szCs w:val="24"/>
        </w:rPr>
        <w:t xml:space="preserve">phosphate </w:t>
      </w:r>
      <w:r w:rsidR="00BA15BE" w:rsidRPr="007F7F88">
        <w:rPr>
          <w:sz w:val="24"/>
          <w:szCs w:val="24"/>
        </w:rPr>
        <w:t xml:space="preserve">(P) </w:t>
      </w:r>
      <w:r w:rsidR="00657A0A" w:rsidRPr="007F7F88">
        <w:rPr>
          <w:sz w:val="24"/>
          <w:szCs w:val="24"/>
        </w:rPr>
        <w:t>into the inert mineral rhabdophane (LaPO</w:t>
      </w:r>
      <w:r w:rsidR="00657A0A" w:rsidRPr="007F7F88">
        <w:rPr>
          <w:sz w:val="24"/>
          <w:szCs w:val="24"/>
          <w:vertAlign w:val="subscript"/>
        </w:rPr>
        <w:t>4</w:t>
      </w:r>
      <w:r w:rsidR="00657A0A" w:rsidRPr="007F7F88">
        <w:rPr>
          <w:sz w:val="24"/>
          <w:szCs w:val="24"/>
        </w:rPr>
        <w:t>-nH</w:t>
      </w:r>
      <w:r w:rsidR="00657A0A" w:rsidRPr="007F7F88">
        <w:rPr>
          <w:sz w:val="24"/>
          <w:szCs w:val="24"/>
          <w:vertAlign w:val="subscript"/>
        </w:rPr>
        <w:t>2</w:t>
      </w:r>
      <w:r w:rsidR="00657A0A" w:rsidRPr="007F7F88">
        <w:rPr>
          <w:sz w:val="24"/>
          <w:szCs w:val="24"/>
        </w:rPr>
        <w:t xml:space="preserve">O) in </w:t>
      </w:r>
      <w:r w:rsidR="0081238E" w:rsidRPr="007F7F88">
        <w:rPr>
          <w:sz w:val="24"/>
          <w:szCs w:val="24"/>
        </w:rPr>
        <w:t xml:space="preserve">the </w:t>
      </w:r>
      <w:r w:rsidR="004D0EE6" w:rsidRPr="007F7F88">
        <w:rPr>
          <w:sz w:val="24"/>
          <w:szCs w:val="24"/>
        </w:rPr>
        <w:t xml:space="preserve">lake </w:t>
      </w:r>
      <w:r w:rsidR="0081238E" w:rsidRPr="007F7F88">
        <w:rPr>
          <w:sz w:val="24"/>
          <w:szCs w:val="24"/>
        </w:rPr>
        <w:t>sediments</w:t>
      </w:r>
      <w:r w:rsidR="00657A0A" w:rsidRPr="007F7F88">
        <w:rPr>
          <w:sz w:val="24"/>
          <w:szCs w:val="24"/>
        </w:rPr>
        <w:t>.</w:t>
      </w:r>
      <w:r w:rsidR="00BA15BE" w:rsidRPr="007F7F88">
        <w:rPr>
          <w:sz w:val="24"/>
          <w:szCs w:val="24"/>
        </w:rPr>
        <w:t xml:space="preserve"> However, </w:t>
      </w:r>
      <w:proofErr w:type="spellStart"/>
      <w:r w:rsidR="00BA15BE" w:rsidRPr="007F7F88">
        <w:rPr>
          <w:sz w:val="24"/>
          <w:szCs w:val="24"/>
        </w:rPr>
        <w:t>Phoslock</w:t>
      </w:r>
      <w:proofErr w:type="spellEnd"/>
      <w:r w:rsidR="00BA15BE" w:rsidRPr="007F7F88">
        <w:rPr>
          <w:sz w:val="24"/>
          <w:szCs w:val="24"/>
        </w:rPr>
        <w:t xml:space="preserve"> treatment would be extremely costly in the 40-km</w:t>
      </w:r>
      <w:r w:rsidR="00BA15BE" w:rsidRPr="007F7F88">
        <w:rPr>
          <w:sz w:val="24"/>
          <w:szCs w:val="24"/>
          <w:vertAlign w:val="superscript"/>
        </w:rPr>
        <w:t>2</w:t>
      </w:r>
      <w:r w:rsidR="00BA15BE" w:rsidRPr="007F7F88">
        <w:rPr>
          <w:sz w:val="24"/>
          <w:szCs w:val="24"/>
        </w:rPr>
        <w:t xml:space="preserve"> large lake and it would not targe</w:t>
      </w:r>
      <w:r w:rsidR="0079584F" w:rsidRPr="007F7F88">
        <w:rPr>
          <w:sz w:val="24"/>
          <w:szCs w:val="24"/>
        </w:rPr>
        <w:t>t organic P which is the main form in the water.</w:t>
      </w:r>
      <w:r w:rsidR="00BA15BE" w:rsidRPr="007F7F88">
        <w:rPr>
          <w:sz w:val="24"/>
          <w:szCs w:val="24"/>
        </w:rPr>
        <w:t xml:space="preserve"> </w:t>
      </w:r>
      <w:r w:rsidR="00657A0A" w:rsidRPr="007F7F88">
        <w:rPr>
          <w:sz w:val="24"/>
          <w:szCs w:val="24"/>
        </w:rPr>
        <w:t xml:space="preserve"> </w:t>
      </w:r>
    </w:p>
    <w:p w14:paraId="152739C8" w14:textId="1CC13836" w:rsidR="005A239B" w:rsidRPr="007F7F88" w:rsidRDefault="002D6D57" w:rsidP="00BF6C3C">
      <w:pPr>
        <w:spacing w:line="480" w:lineRule="auto"/>
        <w:rPr>
          <w:sz w:val="24"/>
          <w:szCs w:val="24"/>
        </w:rPr>
      </w:pPr>
      <w:r w:rsidRPr="007F7F88">
        <w:rPr>
          <w:sz w:val="24"/>
          <w:szCs w:val="24"/>
        </w:rPr>
        <w:t>T</w:t>
      </w:r>
      <w:r w:rsidR="00507107" w:rsidRPr="007F7F88">
        <w:rPr>
          <w:sz w:val="24"/>
          <w:szCs w:val="24"/>
        </w:rPr>
        <w:t>he group arrang</w:t>
      </w:r>
      <w:r w:rsidRPr="007F7F88">
        <w:rPr>
          <w:sz w:val="24"/>
          <w:szCs w:val="24"/>
        </w:rPr>
        <w:t>ed</w:t>
      </w:r>
      <w:r w:rsidR="00507107" w:rsidRPr="007F7F88">
        <w:rPr>
          <w:sz w:val="24"/>
          <w:szCs w:val="24"/>
        </w:rPr>
        <w:t xml:space="preserve"> a large </w:t>
      </w:r>
      <w:r w:rsidRPr="007F7F88">
        <w:rPr>
          <w:sz w:val="24"/>
          <w:szCs w:val="24"/>
        </w:rPr>
        <w:t xml:space="preserve">public meeting </w:t>
      </w:r>
      <w:r w:rsidR="00507107" w:rsidRPr="007F7F88">
        <w:rPr>
          <w:sz w:val="24"/>
          <w:szCs w:val="24"/>
        </w:rPr>
        <w:t xml:space="preserve">with </w:t>
      </w:r>
      <w:r w:rsidRPr="007F7F88">
        <w:rPr>
          <w:sz w:val="24"/>
          <w:szCs w:val="24"/>
        </w:rPr>
        <w:t xml:space="preserve">invited </w:t>
      </w:r>
      <w:r w:rsidR="00507107" w:rsidRPr="007F7F88">
        <w:rPr>
          <w:sz w:val="24"/>
          <w:szCs w:val="24"/>
        </w:rPr>
        <w:t>politicians, farmers</w:t>
      </w:r>
      <w:r w:rsidR="0081238E" w:rsidRPr="007F7F88">
        <w:rPr>
          <w:sz w:val="24"/>
          <w:szCs w:val="24"/>
        </w:rPr>
        <w:t>,</w:t>
      </w:r>
      <w:r w:rsidRPr="007F7F88">
        <w:rPr>
          <w:sz w:val="24"/>
          <w:szCs w:val="24"/>
        </w:rPr>
        <w:t xml:space="preserve"> </w:t>
      </w:r>
      <w:r w:rsidR="005A239B" w:rsidRPr="007F7F88">
        <w:rPr>
          <w:sz w:val="24"/>
          <w:szCs w:val="24"/>
        </w:rPr>
        <w:t xml:space="preserve">nature </w:t>
      </w:r>
      <w:r w:rsidRPr="007F7F88">
        <w:rPr>
          <w:sz w:val="24"/>
          <w:szCs w:val="24"/>
        </w:rPr>
        <w:t xml:space="preserve">representatives </w:t>
      </w:r>
      <w:r w:rsidR="005A239B" w:rsidRPr="007F7F88">
        <w:rPr>
          <w:sz w:val="24"/>
          <w:szCs w:val="24"/>
        </w:rPr>
        <w:t>and local citizens</w:t>
      </w:r>
      <w:r w:rsidR="007D1C6C" w:rsidRPr="007F7F88">
        <w:rPr>
          <w:sz w:val="24"/>
          <w:szCs w:val="24"/>
        </w:rPr>
        <w:t xml:space="preserve">. </w:t>
      </w:r>
      <w:r w:rsidR="00BC357A" w:rsidRPr="007F7F88">
        <w:rPr>
          <w:sz w:val="24"/>
          <w:szCs w:val="24"/>
        </w:rPr>
        <w:t xml:space="preserve">We </w:t>
      </w:r>
      <w:r w:rsidR="004D0EE6" w:rsidRPr="007F7F88">
        <w:rPr>
          <w:sz w:val="24"/>
          <w:szCs w:val="24"/>
        </w:rPr>
        <w:t xml:space="preserve">welcome </w:t>
      </w:r>
      <w:r w:rsidR="00BC357A" w:rsidRPr="007F7F88">
        <w:rPr>
          <w:sz w:val="24"/>
          <w:szCs w:val="24"/>
        </w:rPr>
        <w:t xml:space="preserve">the </w:t>
      </w:r>
      <w:r w:rsidR="00657A0A" w:rsidRPr="007F7F88">
        <w:rPr>
          <w:sz w:val="24"/>
          <w:szCs w:val="24"/>
        </w:rPr>
        <w:t xml:space="preserve">initiative and </w:t>
      </w:r>
      <w:r w:rsidR="00BC357A" w:rsidRPr="007F7F88">
        <w:rPr>
          <w:sz w:val="24"/>
          <w:szCs w:val="24"/>
        </w:rPr>
        <w:t xml:space="preserve">offer </w:t>
      </w:r>
      <w:r w:rsidR="004D0EE6" w:rsidRPr="007F7F88">
        <w:rPr>
          <w:sz w:val="24"/>
          <w:szCs w:val="24"/>
        </w:rPr>
        <w:t xml:space="preserve">new </w:t>
      </w:r>
      <w:r w:rsidR="007D1C6C" w:rsidRPr="007F7F88">
        <w:rPr>
          <w:sz w:val="24"/>
          <w:szCs w:val="24"/>
        </w:rPr>
        <w:t xml:space="preserve">limnological </w:t>
      </w:r>
      <w:r w:rsidR="00BC357A" w:rsidRPr="007F7F88">
        <w:rPr>
          <w:sz w:val="24"/>
          <w:szCs w:val="24"/>
        </w:rPr>
        <w:t>insights</w:t>
      </w:r>
      <w:r w:rsidR="00657A0A" w:rsidRPr="007F7F88">
        <w:rPr>
          <w:sz w:val="24"/>
          <w:szCs w:val="24"/>
        </w:rPr>
        <w:t xml:space="preserve">, since </w:t>
      </w:r>
      <w:r w:rsidR="004D0EE6" w:rsidRPr="007F7F88">
        <w:rPr>
          <w:sz w:val="24"/>
          <w:szCs w:val="24"/>
        </w:rPr>
        <w:t xml:space="preserve">extensive </w:t>
      </w:r>
      <w:r w:rsidR="00657A0A" w:rsidRPr="007F7F88">
        <w:rPr>
          <w:sz w:val="24"/>
          <w:szCs w:val="24"/>
        </w:rPr>
        <w:t xml:space="preserve">data from the last </w:t>
      </w:r>
      <w:r w:rsidR="00BB7F32" w:rsidRPr="007F7F88">
        <w:rPr>
          <w:sz w:val="24"/>
          <w:szCs w:val="24"/>
        </w:rPr>
        <w:t xml:space="preserve">fifty years </w:t>
      </w:r>
      <w:r w:rsidR="00657A0A" w:rsidRPr="007F7F88">
        <w:rPr>
          <w:sz w:val="24"/>
          <w:szCs w:val="24"/>
        </w:rPr>
        <w:t xml:space="preserve">has </w:t>
      </w:r>
      <w:r w:rsidR="00BB7F32" w:rsidRPr="007F7F88">
        <w:rPr>
          <w:sz w:val="24"/>
          <w:szCs w:val="24"/>
        </w:rPr>
        <w:t xml:space="preserve">been analyzed in a comprehensive manner that may shed light on the possibility of </w:t>
      </w:r>
      <w:r w:rsidR="004D0EE6" w:rsidRPr="007F7F88">
        <w:rPr>
          <w:sz w:val="24"/>
          <w:szCs w:val="24"/>
        </w:rPr>
        <w:t xml:space="preserve">improving </w:t>
      </w:r>
      <w:r w:rsidR="00BB7F32" w:rsidRPr="007F7F88">
        <w:rPr>
          <w:sz w:val="24"/>
          <w:szCs w:val="24"/>
        </w:rPr>
        <w:t xml:space="preserve">the </w:t>
      </w:r>
      <w:r w:rsidR="004D0EE6" w:rsidRPr="007F7F88">
        <w:rPr>
          <w:sz w:val="24"/>
          <w:szCs w:val="24"/>
        </w:rPr>
        <w:t>water quality</w:t>
      </w:r>
      <w:r w:rsidR="00BB7F32" w:rsidRPr="007F7F88">
        <w:rPr>
          <w:sz w:val="24"/>
          <w:szCs w:val="24"/>
        </w:rPr>
        <w:t xml:space="preserve">. </w:t>
      </w:r>
      <w:r w:rsidR="00BC357A" w:rsidRPr="007F7F88">
        <w:rPr>
          <w:sz w:val="24"/>
          <w:szCs w:val="24"/>
        </w:rPr>
        <w:t xml:space="preserve"> </w:t>
      </w:r>
    </w:p>
    <w:p w14:paraId="3671CCA6" w14:textId="34D5F7EA" w:rsidR="005A239B" w:rsidRPr="007F7F88" w:rsidRDefault="00A35CD0" w:rsidP="00BF6C3C">
      <w:pPr>
        <w:spacing w:line="480" w:lineRule="auto"/>
        <w:rPr>
          <w:sz w:val="24"/>
          <w:szCs w:val="24"/>
        </w:rPr>
      </w:pPr>
      <w:proofErr w:type="spellStart"/>
      <w:r w:rsidRPr="007F7F88">
        <w:rPr>
          <w:sz w:val="24"/>
          <w:szCs w:val="24"/>
        </w:rPr>
        <w:t>Paleoecological</w:t>
      </w:r>
      <w:proofErr w:type="spellEnd"/>
      <w:r w:rsidRPr="007F7F88">
        <w:rPr>
          <w:sz w:val="24"/>
          <w:szCs w:val="24"/>
        </w:rPr>
        <w:t xml:space="preserve"> studies showed that Lake Arresø had been a clear-water lake with </w:t>
      </w:r>
      <w:proofErr w:type="spellStart"/>
      <w:r w:rsidRPr="007F7F88">
        <w:rPr>
          <w:sz w:val="24"/>
          <w:szCs w:val="24"/>
        </w:rPr>
        <w:t>luxurios</w:t>
      </w:r>
      <w:proofErr w:type="spellEnd"/>
      <w:r w:rsidRPr="007F7F88">
        <w:rPr>
          <w:sz w:val="24"/>
          <w:szCs w:val="24"/>
        </w:rPr>
        <w:t xml:space="preserve"> </w:t>
      </w:r>
      <w:r w:rsidR="00FA1BC7" w:rsidRPr="007F7F88">
        <w:rPr>
          <w:sz w:val="24"/>
          <w:szCs w:val="24"/>
        </w:rPr>
        <w:t xml:space="preserve">submerged vegetation for 4000 years in the </w:t>
      </w:r>
      <w:proofErr w:type="gramStart"/>
      <w:r w:rsidR="00FA1BC7" w:rsidRPr="007F7F88">
        <w:rPr>
          <w:sz w:val="24"/>
          <w:szCs w:val="24"/>
        </w:rPr>
        <w:t>past, but</w:t>
      </w:r>
      <w:proofErr w:type="gramEnd"/>
      <w:r w:rsidR="00FA1BC7" w:rsidRPr="007F7F88">
        <w:rPr>
          <w:sz w:val="24"/>
          <w:szCs w:val="24"/>
        </w:rPr>
        <w:t xml:space="preserve"> had turned eutrophic in the 18</w:t>
      </w:r>
      <w:r w:rsidR="00FA1BC7" w:rsidRPr="007F7F88">
        <w:rPr>
          <w:sz w:val="24"/>
          <w:szCs w:val="24"/>
          <w:vertAlign w:val="superscript"/>
        </w:rPr>
        <w:t>th</w:t>
      </w:r>
      <w:r w:rsidR="00FA1BC7" w:rsidRPr="007F7F88">
        <w:rPr>
          <w:sz w:val="24"/>
          <w:szCs w:val="24"/>
        </w:rPr>
        <w:t xml:space="preserve"> century and </w:t>
      </w:r>
      <w:r w:rsidR="00080CEB" w:rsidRPr="007F7F88">
        <w:rPr>
          <w:sz w:val="24"/>
          <w:szCs w:val="24"/>
        </w:rPr>
        <w:t xml:space="preserve">hypereutrophic </w:t>
      </w:r>
      <w:r w:rsidR="0079584F" w:rsidRPr="007F7F88">
        <w:rPr>
          <w:sz w:val="24"/>
          <w:szCs w:val="24"/>
        </w:rPr>
        <w:t xml:space="preserve">during the last 100 years </w:t>
      </w:r>
      <w:r w:rsidR="00080CEB" w:rsidRPr="007F7F88">
        <w:rPr>
          <w:sz w:val="24"/>
          <w:szCs w:val="24"/>
        </w:rPr>
        <w:t xml:space="preserve">due to high nutrient inputs of domestic sewage </w:t>
      </w:r>
      <w:r w:rsidR="00080CEB" w:rsidRPr="007F7F88">
        <w:rPr>
          <w:sz w:val="24"/>
          <w:szCs w:val="24"/>
        </w:rPr>
        <w:lastRenderedPageBreak/>
        <w:t xml:space="preserve">from 60–70,000 residents and nutrient losses from cultivated fields </w:t>
      </w:r>
      <w:r w:rsidR="00FA1BC7" w:rsidRPr="007F7F88">
        <w:rPr>
          <w:sz w:val="24"/>
          <w:szCs w:val="24"/>
        </w:rPr>
        <w:t>(</w:t>
      </w:r>
      <w:proofErr w:type="spellStart"/>
      <w:r w:rsidR="00FA1BC7" w:rsidRPr="007F7F88">
        <w:rPr>
          <w:sz w:val="24"/>
          <w:szCs w:val="24"/>
        </w:rPr>
        <w:t>C</w:t>
      </w:r>
      <w:r w:rsidR="007D1C6C" w:rsidRPr="007F7F88">
        <w:rPr>
          <w:sz w:val="24"/>
          <w:szCs w:val="24"/>
        </w:rPr>
        <w:t>owi</w:t>
      </w:r>
      <w:r w:rsidR="007012B2" w:rsidRPr="007F7F88">
        <w:rPr>
          <w:sz w:val="24"/>
          <w:szCs w:val="24"/>
        </w:rPr>
        <w:t>C</w:t>
      </w:r>
      <w:r w:rsidR="00FA1BC7" w:rsidRPr="007F7F88">
        <w:rPr>
          <w:sz w:val="24"/>
          <w:szCs w:val="24"/>
        </w:rPr>
        <w:t>onsult</w:t>
      </w:r>
      <w:proofErr w:type="spellEnd"/>
      <w:r w:rsidR="007012B2" w:rsidRPr="007F7F88">
        <w:rPr>
          <w:sz w:val="24"/>
          <w:szCs w:val="24"/>
        </w:rPr>
        <w:t>,</w:t>
      </w:r>
      <w:r w:rsidR="00FA1BC7" w:rsidRPr="007F7F88">
        <w:rPr>
          <w:sz w:val="24"/>
          <w:szCs w:val="24"/>
        </w:rPr>
        <w:t xml:space="preserve"> 1989</w:t>
      </w:r>
      <w:r w:rsidR="00EE2F7B" w:rsidRPr="007F7F88">
        <w:rPr>
          <w:sz w:val="24"/>
          <w:szCs w:val="24"/>
        </w:rPr>
        <w:t>;</w:t>
      </w:r>
      <w:r w:rsidR="00FA1BC7" w:rsidRPr="007F7F88">
        <w:rPr>
          <w:sz w:val="24"/>
          <w:szCs w:val="24"/>
        </w:rPr>
        <w:t xml:space="preserve"> Klein</w:t>
      </w:r>
      <w:r w:rsidR="00F40155" w:rsidRPr="007F7F88">
        <w:rPr>
          <w:sz w:val="24"/>
          <w:szCs w:val="24"/>
        </w:rPr>
        <w:t>,</w:t>
      </w:r>
      <w:r w:rsidR="00FA1BC7" w:rsidRPr="007F7F88">
        <w:rPr>
          <w:sz w:val="24"/>
          <w:szCs w:val="24"/>
        </w:rPr>
        <w:t xml:space="preserve"> 1989). T</w:t>
      </w:r>
      <w:r w:rsidR="00C96851" w:rsidRPr="007F7F88">
        <w:rPr>
          <w:sz w:val="24"/>
          <w:szCs w:val="24"/>
        </w:rPr>
        <w:t xml:space="preserve">he </w:t>
      </w:r>
      <w:r w:rsidR="00080CEB" w:rsidRPr="007F7F88">
        <w:rPr>
          <w:sz w:val="24"/>
          <w:szCs w:val="24"/>
        </w:rPr>
        <w:t xml:space="preserve">lake </w:t>
      </w:r>
      <w:r w:rsidR="00FA1BC7" w:rsidRPr="007F7F88">
        <w:rPr>
          <w:sz w:val="24"/>
          <w:szCs w:val="24"/>
        </w:rPr>
        <w:t xml:space="preserve">was </w:t>
      </w:r>
      <w:r w:rsidR="00080CEB" w:rsidRPr="007F7F88">
        <w:rPr>
          <w:sz w:val="24"/>
          <w:szCs w:val="24"/>
        </w:rPr>
        <w:t>already very turbid by the 1930s from dense phytoplankton blooms and frequent resuspension of sediment particles due to the low mean water depth relative to the large lake surface area and the high wind exposure</w:t>
      </w:r>
      <w:r w:rsidR="00FA1BC7" w:rsidRPr="007F7F88">
        <w:rPr>
          <w:sz w:val="24"/>
          <w:szCs w:val="24"/>
        </w:rPr>
        <w:t xml:space="preserve"> (Olesen</w:t>
      </w:r>
      <w:r w:rsidR="00F40155" w:rsidRPr="007F7F88">
        <w:rPr>
          <w:sz w:val="24"/>
          <w:szCs w:val="24"/>
        </w:rPr>
        <w:t>,</w:t>
      </w:r>
      <w:r w:rsidR="00FA1BC7" w:rsidRPr="007F7F88">
        <w:rPr>
          <w:sz w:val="24"/>
          <w:szCs w:val="24"/>
        </w:rPr>
        <w:t xml:space="preserve"> 1976)</w:t>
      </w:r>
      <w:r w:rsidR="00080CEB" w:rsidRPr="007F7F88">
        <w:rPr>
          <w:sz w:val="24"/>
          <w:szCs w:val="24"/>
        </w:rPr>
        <w:t xml:space="preserve">. </w:t>
      </w:r>
    </w:p>
    <w:p w14:paraId="3D3C83B6" w14:textId="3A24D064" w:rsidR="00301C96" w:rsidRPr="007F7F88" w:rsidRDefault="00301C96" w:rsidP="00BF6C3C">
      <w:pPr>
        <w:spacing w:line="480" w:lineRule="auto"/>
        <w:rPr>
          <w:sz w:val="24"/>
          <w:szCs w:val="24"/>
        </w:rPr>
      </w:pPr>
      <w:r w:rsidRPr="007F7F88">
        <w:rPr>
          <w:sz w:val="24"/>
          <w:szCs w:val="24"/>
        </w:rPr>
        <w:t xml:space="preserve">Plans </w:t>
      </w:r>
      <w:r w:rsidR="00495F61" w:rsidRPr="007F7F88">
        <w:rPr>
          <w:sz w:val="24"/>
          <w:szCs w:val="24"/>
        </w:rPr>
        <w:t xml:space="preserve">to restore the lake </w:t>
      </w:r>
      <w:r w:rsidRPr="007F7F88">
        <w:rPr>
          <w:sz w:val="24"/>
          <w:szCs w:val="24"/>
        </w:rPr>
        <w:t>by sediment removal</w:t>
      </w:r>
      <w:r w:rsidR="0081238E" w:rsidRPr="007F7F88">
        <w:rPr>
          <w:sz w:val="24"/>
          <w:szCs w:val="24"/>
        </w:rPr>
        <w:t>,</w:t>
      </w:r>
      <w:r w:rsidRPr="007F7F88">
        <w:rPr>
          <w:sz w:val="24"/>
          <w:szCs w:val="24"/>
        </w:rPr>
        <w:t xml:space="preserve"> </w:t>
      </w:r>
      <w:r w:rsidR="00DA2E98" w:rsidRPr="007F7F88">
        <w:rPr>
          <w:sz w:val="24"/>
          <w:szCs w:val="24"/>
        </w:rPr>
        <w:t xml:space="preserve">for example </w:t>
      </w:r>
      <w:r w:rsidRPr="007F7F88">
        <w:rPr>
          <w:sz w:val="24"/>
          <w:szCs w:val="24"/>
        </w:rPr>
        <w:t xml:space="preserve">as </w:t>
      </w:r>
      <w:r w:rsidR="00EF6FAB" w:rsidRPr="007F7F88">
        <w:rPr>
          <w:sz w:val="24"/>
          <w:szCs w:val="24"/>
        </w:rPr>
        <w:t xml:space="preserve">in </w:t>
      </w:r>
      <w:r w:rsidRPr="007F7F88">
        <w:rPr>
          <w:sz w:val="24"/>
          <w:szCs w:val="24"/>
        </w:rPr>
        <w:t xml:space="preserve">Lake </w:t>
      </w:r>
      <w:proofErr w:type="spellStart"/>
      <w:r w:rsidRPr="007F7F88">
        <w:rPr>
          <w:sz w:val="24"/>
          <w:szCs w:val="24"/>
        </w:rPr>
        <w:t>Trummen</w:t>
      </w:r>
      <w:proofErr w:type="spellEnd"/>
      <w:r w:rsidRPr="007F7F88">
        <w:rPr>
          <w:sz w:val="24"/>
          <w:szCs w:val="24"/>
        </w:rPr>
        <w:t>, Sweden (</w:t>
      </w:r>
      <w:r w:rsidR="00852DB7" w:rsidRPr="007F7F88">
        <w:rPr>
          <w:sz w:val="24"/>
          <w:szCs w:val="24"/>
        </w:rPr>
        <w:t>Björk</w:t>
      </w:r>
      <w:r w:rsidR="00F40155" w:rsidRPr="007F7F88">
        <w:rPr>
          <w:sz w:val="24"/>
          <w:szCs w:val="24"/>
        </w:rPr>
        <w:t>,</w:t>
      </w:r>
      <w:r w:rsidR="00852DB7" w:rsidRPr="007F7F88">
        <w:rPr>
          <w:sz w:val="24"/>
          <w:szCs w:val="24"/>
        </w:rPr>
        <w:t xml:space="preserve"> 1</w:t>
      </w:r>
      <w:r w:rsidR="00525E70" w:rsidRPr="007F7F88">
        <w:rPr>
          <w:sz w:val="24"/>
          <w:szCs w:val="24"/>
        </w:rPr>
        <w:t>98</w:t>
      </w:r>
      <w:r w:rsidR="00852DB7" w:rsidRPr="007F7F88">
        <w:rPr>
          <w:sz w:val="24"/>
          <w:szCs w:val="24"/>
        </w:rPr>
        <w:t>5</w:t>
      </w:r>
      <w:r w:rsidRPr="007F7F88">
        <w:rPr>
          <w:sz w:val="24"/>
          <w:szCs w:val="24"/>
        </w:rPr>
        <w:t>)</w:t>
      </w:r>
      <w:r w:rsidR="0081238E" w:rsidRPr="007F7F88">
        <w:rPr>
          <w:sz w:val="24"/>
          <w:szCs w:val="24"/>
        </w:rPr>
        <w:t>,</w:t>
      </w:r>
      <w:r w:rsidRPr="007F7F88">
        <w:rPr>
          <w:sz w:val="24"/>
          <w:szCs w:val="24"/>
        </w:rPr>
        <w:t xml:space="preserve"> </w:t>
      </w:r>
      <w:r w:rsidR="00495F61" w:rsidRPr="007F7F88">
        <w:rPr>
          <w:sz w:val="24"/>
          <w:szCs w:val="24"/>
        </w:rPr>
        <w:t xml:space="preserve">were </w:t>
      </w:r>
      <w:r w:rsidR="0081238E" w:rsidRPr="007F7F88">
        <w:rPr>
          <w:sz w:val="24"/>
          <w:szCs w:val="24"/>
        </w:rPr>
        <w:t xml:space="preserve">debated </w:t>
      </w:r>
      <w:r w:rsidR="00495F61" w:rsidRPr="007F7F88">
        <w:rPr>
          <w:sz w:val="24"/>
          <w:szCs w:val="24"/>
        </w:rPr>
        <w:t>in the 1980s</w:t>
      </w:r>
      <w:r w:rsidR="00852DB7" w:rsidRPr="007F7F88">
        <w:rPr>
          <w:sz w:val="24"/>
          <w:szCs w:val="24"/>
        </w:rPr>
        <w:t xml:space="preserve"> (</w:t>
      </w:r>
      <w:proofErr w:type="spellStart"/>
      <w:r w:rsidR="00A55F00" w:rsidRPr="007F7F88">
        <w:rPr>
          <w:sz w:val="24"/>
          <w:szCs w:val="24"/>
        </w:rPr>
        <w:t>C</w:t>
      </w:r>
      <w:r w:rsidR="007D1C6C" w:rsidRPr="007F7F88">
        <w:rPr>
          <w:sz w:val="24"/>
          <w:szCs w:val="24"/>
        </w:rPr>
        <w:t>owi</w:t>
      </w:r>
      <w:r w:rsidR="00F40155" w:rsidRPr="007F7F88">
        <w:rPr>
          <w:sz w:val="24"/>
          <w:szCs w:val="24"/>
        </w:rPr>
        <w:t>C</w:t>
      </w:r>
      <w:r w:rsidR="00A55F00" w:rsidRPr="007F7F88">
        <w:rPr>
          <w:sz w:val="24"/>
          <w:szCs w:val="24"/>
        </w:rPr>
        <w:t>onsult</w:t>
      </w:r>
      <w:proofErr w:type="spellEnd"/>
      <w:r w:rsidR="00F40155" w:rsidRPr="007F7F88">
        <w:rPr>
          <w:sz w:val="24"/>
          <w:szCs w:val="24"/>
        </w:rPr>
        <w:t>,</w:t>
      </w:r>
      <w:r w:rsidR="00852DB7" w:rsidRPr="007F7F88">
        <w:rPr>
          <w:sz w:val="24"/>
          <w:szCs w:val="24"/>
        </w:rPr>
        <w:t xml:space="preserve"> 1989)</w:t>
      </w:r>
      <w:r w:rsidR="00106EC8" w:rsidRPr="007F7F88">
        <w:rPr>
          <w:sz w:val="24"/>
          <w:szCs w:val="24"/>
        </w:rPr>
        <w:t xml:space="preserve">. </w:t>
      </w:r>
      <w:r w:rsidR="00EC6C5E" w:rsidRPr="007F7F88">
        <w:rPr>
          <w:sz w:val="24"/>
          <w:szCs w:val="24"/>
        </w:rPr>
        <w:t xml:space="preserve">It was suspected that nutrient release from lake sediment pools (internal loading) would prevent or delay improvements many years after reduction of external nutrient inputs. </w:t>
      </w:r>
      <w:proofErr w:type="spellStart"/>
      <w:r w:rsidR="0081238E" w:rsidRPr="007F7F88">
        <w:rPr>
          <w:sz w:val="24"/>
          <w:szCs w:val="24"/>
        </w:rPr>
        <w:t>C</w:t>
      </w:r>
      <w:r w:rsidR="007D1C6C" w:rsidRPr="007F7F88">
        <w:rPr>
          <w:sz w:val="24"/>
          <w:szCs w:val="24"/>
        </w:rPr>
        <w:t>owi</w:t>
      </w:r>
      <w:r w:rsidR="00F40155" w:rsidRPr="007F7F88">
        <w:rPr>
          <w:sz w:val="24"/>
          <w:szCs w:val="24"/>
        </w:rPr>
        <w:t>C</w:t>
      </w:r>
      <w:r w:rsidR="0081238E" w:rsidRPr="007F7F88">
        <w:rPr>
          <w:sz w:val="24"/>
          <w:szCs w:val="24"/>
        </w:rPr>
        <w:t>onsult</w:t>
      </w:r>
      <w:proofErr w:type="spellEnd"/>
      <w:r w:rsidR="0081238E" w:rsidRPr="007F7F88">
        <w:rPr>
          <w:sz w:val="24"/>
          <w:szCs w:val="24"/>
        </w:rPr>
        <w:t xml:space="preserve"> (1989)</w:t>
      </w:r>
      <w:r w:rsidR="00BB7F32" w:rsidRPr="007F7F88">
        <w:rPr>
          <w:sz w:val="24"/>
          <w:szCs w:val="24"/>
        </w:rPr>
        <w:t xml:space="preserve"> </w:t>
      </w:r>
      <w:r w:rsidRPr="007F7F88">
        <w:rPr>
          <w:sz w:val="24"/>
          <w:szCs w:val="24"/>
        </w:rPr>
        <w:t xml:space="preserve">concluded </w:t>
      </w:r>
      <w:r w:rsidR="00495F61" w:rsidRPr="007F7F88">
        <w:rPr>
          <w:sz w:val="24"/>
          <w:szCs w:val="24"/>
        </w:rPr>
        <w:t>that costs were too high</w:t>
      </w:r>
      <w:r w:rsidR="00D31417" w:rsidRPr="007F7F88">
        <w:rPr>
          <w:sz w:val="24"/>
          <w:szCs w:val="24"/>
        </w:rPr>
        <w:t xml:space="preserve"> and</w:t>
      </w:r>
      <w:r w:rsidR="00106EC8" w:rsidRPr="007F7F88">
        <w:rPr>
          <w:sz w:val="24"/>
          <w:szCs w:val="24"/>
        </w:rPr>
        <w:t xml:space="preserve"> </w:t>
      </w:r>
      <w:r w:rsidR="0081238E" w:rsidRPr="007F7F88">
        <w:rPr>
          <w:sz w:val="24"/>
          <w:szCs w:val="24"/>
        </w:rPr>
        <w:t xml:space="preserve">the </w:t>
      </w:r>
      <w:r w:rsidR="00495F61" w:rsidRPr="007F7F88">
        <w:rPr>
          <w:sz w:val="24"/>
          <w:szCs w:val="24"/>
        </w:rPr>
        <w:t xml:space="preserve">chance of success </w:t>
      </w:r>
      <w:r w:rsidR="0081238E" w:rsidRPr="007F7F88">
        <w:rPr>
          <w:sz w:val="24"/>
          <w:szCs w:val="24"/>
        </w:rPr>
        <w:t xml:space="preserve">was </w:t>
      </w:r>
      <w:r w:rsidR="00495F61" w:rsidRPr="007F7F88">
        <w:rPr>
          <w:sz w:val="24"/>
          <w:szCs w:val="24"/>
        </w:rPr>
        <w:t xml:space="preserve">too </w:t>
      </w:r>
      <w:r w:rsidRPr="007F7F88">
        <w:rPr>
          <w:sz w:val="24"/>
          <w:szCs w:val="24"/>
        </w:rPr>
        <w:t xml:space="preserve">low </w:t>
      </w:r>
      <w:r w:rsidR="00495F61" w:rsidRPr="007F7F88">
        <w:rPr>
          <w:sz w:val="24"/>
          <w:szCs w:val="24"/>
        </w:rPr>
        <w:t xml:space="preserve">due </w:t>
      </w:r>
      <w:r w:rsidR="00EF6FAB" w:rsidRPr="007F7F88">
        <w:rPr>
          <w:sz w:val="24"/>
          <w:szCs w:val="24"/>
        </w:rPr>
        <w:t xml:space="preserve">to </w:t>
      </w:r>
      <w:r w:rsidR="00495F61" w:rsidRPr="007F7F88">
        <w:rPr>
          <w:sz w:val="24"/>
          <w:szCs w:val="24"/>
        </w:rPr>
        <w:t xml:space="preserve">the </w:t>
      </w:r>
      <w:r w:rsidR="0036266B" w:rsidRPr="007F7F88">
        <w:rPr>
          <w:sz w:val="24"/>
          <w:szCs w:val="24"/>
        </w:rPr>
        <w:t xml:space="preserve">frequent resuspension of the upper 2 cm </w:t>
      </w:r>
      <w:r w:rsidR="00EF6FAB" w:rsidRPr="007F7F88">
        <w:rPr>
          <w:sz w:val="24"/>
          <w:szCs w:val="24"/>
        </w:rPr>
        <w:t>of fine</w:t>
      </w:r>
      <w:r w:rsidR="00495F61" w:rsidRPr="007F7F88">
        <w:rPr>
          <w:sz w:val="24"/>
          <w:szCs w:val="24"/>
        </w:rPr>
        <w:t xml:space="preserve"> sediments </w:t>
      </w:r>
      <w:r w:rsidR="0081238E" w:rsidRPr="007F7F88">
        <w:rPr>
          <w:sz w:val="24"/>
          <w:szCs w:val="24"/>
        </w:rPr>
        <w:t xml:space="preserve">on about three-quarters of the lake’s floor </w:t>
      </w:r>
      <w:r w:rsidR="00495F61" w:rsidRPr="007F7F88">
        <w:rPr>
          <w:sz w:val="24"/>
          <w:szCs w:val="24"/>
        </w:rPr>
        <w:t>(</w:t>
      </w:r>
      <w:r w:rsidR="00044E19" w:rsidRPr="007F7F88">
        <w:rPr>
          <w:sz w:val="24"/>
          <w:szCs w:val="24"/>
        </w:rPr>
        <w:t xml:space="preserve">about 31.6 </w:t>
      </w:r>
      <w:r w:rsidR="00495F61" w:rsidRPr="007F7F88">
        <w:rPr>
          <w:sz w:val="24"/>
          <w:szCs w:val="24"/>
        </w:rPr>
        <w:t>km</w:t>
      </w:r>
      <w:r w:rsidR="00495F61" w:rsidRPr="007F7F88">
        <w:rPr>
          <w:sz w:val="24"/>
          <w:szCs w:val="24"/>
          <w:vertAlign w:val="superscript"/>
        </w:rPr>
        <w:t>2</w:t>
      </w:r>
      <w:r w:rsidR="00495F61" w:rsidRPr="007F7F88">
        <w:rPr>
          <w:sz w:val="24"/>
          <w:szCs w:val="24"/>
        </w:rPr>
        <w:t xml:space="preserve">) and </w:t>
      </w:r>
      <w:r w:rsidRPr="007F7F88">
        <w:rPr>
          <w:sz w:val="24"/>
          <w:szCs w:val="24"/>
        </w:rPr>
        <w:t xml:space="preserve">the </w:t>
      </w:r>
      <w:r w:rsidR="00495F61" w:rsidRPr="007F7F88">
        <w:rPr>
          <w:sz w:val="24"/>
          <w:szCs w:val="24"/>
        </w:rPr>
        <w:t xml:space="preserve">spatial shifts in sedimentation </w:t>
      </w:r>
      <w:r w:rsidR="00852DB7" w:rsidRPr="007F7F88">
        <w:rPr>
          <w:sz w:val="24"/>
          <w:szCs w:val="24"/>
        </w:rPr>
        <w:t xml:space="preserve">of </w:t>
      </w:r>
      <w:r w:rsidR="009879D2" w:rsidRPr="007F7F88">
        <w:rPr>
          <w:sz w:val="24"/>
          <w:szCs w:val="24"/>
        </w:rPr>
        <w:t xml:space="preserve">the material </w:t>
      </w:r>
      <w:r w:rsidR="00852DB7" w:rsidRPr="007F7F88">
        <w:rPr>
          <w:sz w:val="24"/>
          <w:szCs w:val="24"/>
        </w:rPr>
        <w:t xml:space="preserve"> </w:t>
      </w:r>
      <w:r w:rsidR="00495F61" w:rsidRPr="007F7F88">
        <w:rPr>
          <w:sz w:val="24"/>
          <w:szCs w:val="24"/>
        </w:rPr>
        <w:t>depending on wind velocity and direction</w:t>
      </w:r>
      <w:r w:rsidR="00EC6C5E" w:rsidRPr="007F7F88">
        <w:rPr>
          <w:sz w:val="24"/>
          <w:szCs w:val="24"/>
        </w:rPr>
        <w:t>.</w:t>
      </w:r>
      <w:r w:rsidR="009879D2" w:rsidRPr="007F7F88">
        <w:rPr>
          <w:sz w:val="24"/>
          <w:szCs w:val="24"/>
        </w:rPr>
        <w:t xml:space="preserve"> </w:t>
      </w:r>
      <w:r w:rsidR="00C96851" w:rsidRPr="007F7F88">
        <w:rPr>
          <w:sz w:val="24"/>
          <w:szCs w:val="24"/>
        </w:rPr>
        <w:t>D</w:t>
      </w:r>
      <w:r w:rsidR="004907E8" w:rsidRPr="007F7F88">
        <w:rPr>
          <w:sz w:val="24"/>
          <w:szCs w:val="24"/>
        </w:rPr>
        <w:t xml:space="preserve">espite </w:t>
      </w:r>
      <w:r w:rsidR="00106EF1" w:rsidRPr="007F7F88">
        <w:rPr>
          <w:sz w:val="24"/>
          <w:szCs w:val="24"/>
        </w:rPr>
        <w:t xml:space="preserve">careful </w:t>
      </w:r>
      <w:r w:rsidR="004907E8" w:rsidRPr="007F7F88">
        <w:rPr>
          <w:sz w:val="24"/>
          <w:szCs w:val="24"/>
        </w:rPr>
        <w:t xml:space="preserve">sediment analyses, </w:t>
      </w:r>
      <w:proofErr w:type="spellStart"/>
      <w:r w:rsidR="00A12160" w:rsidRPr="007F7F88">
        <w:rPr>
          <w:sz w:val="24"/>
          <w:szCs w:val="24"/>
        </w:rPr>
        <w:t>C</w:t>
      </w:r>
      <w:r w:rsidR="007D1C6C" w:rsidRPr="007F7F88">
        <w:rPr>
          <w:sz w:val="24"/>
          <w:szCs w:val="24"/>
        </w:rPr>
        <w:t>owi</w:t>
      </w:r>
      <w:r w:rsidR="00F40155" w:rsidRPr="007F7F88">
        <w:rPr>
          <w:sz w:val="24"/>
          <w:szCs w:val="24"/>
        </w:rPr>
        <w:t>C</w:t>
      </w:r>
      <w:r w:rsidR="00A12160" w:rsidRPr="007F7F88">
        <w:rPr>
          <w:sz w:val="24"/>
          <w:szCs w:val="24"/>
        </w:rPr>
        <w:t>onsult</w:t>
      </w:r>
      <w:proofErr w:type="spellEnd"/>
      <w:r w:rsidR="00A12160" w:rsidRPr="007F7F88">
        <w:rPr>
          <w:sz w:val="24"/>
          <w:szCs w:val="24"/>
        </w:rPr>
        <w:t xml:space="preserve"> (1989) did not quantify </w:t>
      </w:r>
      <w:r w:rsidR="004907E8" w:rsidRPr="007F7F88">
        <w:rPr>
          <w:sz w:val="24"/>
          <w:szCs w:val="24"/>
        </w:rPr>
        <w:t>t</w:t>
      </w:r>
      <w:r w:rsidR="00475E1E" w:rsidRPr="007F7F88">
        <w:rPr>
          <w:sz w:val="24"/>
          <w:szCs w:val="24"/>
        </w:rPr>
        <w:t xml:space="preserve">he </w:t>
      </w:r>
      <w:r w:rsidR="004907E8" w:rsidRPr="007F7F88">
        <w:rPr>
          <w:sz w:val="24"/>
          <w:szCs w:val="24"/>
        </w:rPr>
        <w:t>lake’s m</w:t>
      </w:r>
      <w:r w:rsidR="00EC6C5E" w:rsidRPr="007F7F88">
        <w:rPr>
          <w:sz w:val="24"/>
          <w:szCs w:val="24"/>
        </w:rPr>
        <w:t>obile nutrient pools</w:t>
      </w:r>
      <w:r w:rsidR="00106EF1" w:rsidRPr="007F7F88">
        <w:rPr>
          <w:sz w:val="24"/>
          <w:szCs w:val="24"/>
        </w:rPr>
        <w:t xml:space="preserve"> in surface sediments and water</w:t>
      </w:r>
      <w:r w:rsidR="00A12160" w:rsidRPr="007F7F88">
        <w:rPr>
          <w:sz w:val="24"/>
          <w:szCs w:val="24"/>
        </w:rPr>
        <w:t xml:space="preserve">, the </w:t>
      </w:r>
      <w:r w:rsidR="009879D2" w:rsidRPr="007F7F88">
        <w:rPr>
          <w:sz w:val="24"/>
          <w:szCs w:val="24"/>
        </w:rPr>
        <w:t xml:space="preserve"> </w:t>
      </w:r>
      <w:r w:rsidR="00593EC1" w:rsidRPr="007F7F88">
        <w:rPr>
          <w:sz w:val="24"/>
          <w:szCs w:val="24"/>
        </w:rPr>
        <w:t>i</w:t>
      </w:r>
      <w:r w:rsidR="000F50D4" w:rsidRPr="007F7F88">
        <w:rPr>
          <w:sz w:val="24"/>
          <w:szCs w:val="24"/>
        </w:rPr>
        <w:t xml:space="preserve">nternal nutrient loading </w:t>
      </w:r>
      <w:r w:rsidR="00EC6C5E" w:rsidRPr="007F7F88">
        <w:rPr>
          <w:sz w:val="24"/>
          <w:szCs w:val="24"/>
        </w:rPr>
        <w:t xml:space="preserve">and </w:t>
      </w:r>
      <w:r w:rsidR="00C01C4A" w:rsidRPr="007F7F88">
        <w:rPr>
          <w:sz w:val="24"/>
          <w:szCs w:val="24"/>
        </w:rPr>
        <w:t xml:space="preserve">the significance of </w:t>
      </w:r>
      <w:r w:rsidRPr="007F7F88">
        <w:rPr>
          <w:sz w:val="24"/>
          <w:szCs w:val="24"/>
        </w:rPr>
        <w:t>short water retention time (mean 2.</w:t>
      </w:r>
      <w:r w:rsidR="006F3D6A" w:rsidRPr="007F7F88">
        <w:rPr>
          <w:sz w:val="24"/>
          <w:szCs w:val="24"/>
        </w:rPr>
        <w:t>4</w:t>
      </w:r>
      <w:r w:rsidRPr="007F7F88">
        <w:rPr>
          <w:sz w:val="24"/>
          <w:szCs w:val="24"/>
        </w:rPr>
        <w:t xml:space="preserve"> years)</w:t>
      </w:r>
      <w:r w:rsidR="00C01C4A" w:rsidRPr="007F7F88">
        <w:rPr>
          <w:sz w:val="24"/>
          <w:szCs w:val="24"/>
        </w:rPr>
        <w:t xml:space="preserve"> that</w:t>
      </w:r>
      <w:r w:rsidRPr="007F7F88">
        <w:rPr>
          <w:sz w:val="24"/>
          <w:szCs w:val="24"/>
        </w:rPr>
        <w:t xml:space="preserve"> </w:t>
      </w:r>
      <w:r w:rsidR="00475E1E" w:rsidRPr="007F7F88">
        <w:rPr>
          <w:sz w:val="24"/>
          <w:szCs w:val="24"/>
        </w:rPr>
        <w:t xml:space="preserve">leave </w:t>
      </w:r>
      <w:r w:rsidRPr="007F7F88">
        <w:rPr>
          <w:sz w:val="24"/>
          <w:szCs w:val="24"/>
        </w:rPr>
        <w:t xml:space="preserve">lake </w:t>
      </w:r>
      <w:r w:rsidR="00475E1E" w:rsidRPr="007F7F88">
        <w:rPr>
          <w:sz w:val="24"/>
          <w:szCs w:val="24"/>
        </w:rPr>
        <w:t xml:space="preserve">ecology </w:t>
      </w:r>
      <w:r w:rsidRPr="007F7F88">
        <w:rPr>
          <w:sz w:val="24"/>
          <w:szCs w:val="24"/>
        </w:rPr>
        <w:t xml:space="preserve">highly dependent on external nutrient </w:t>
      </w:r>
      <w:r w:rsidR="00341B60" w:rsidRPr="007F7F88">
        <w:rPr>
          <w:sz w:val="24"/>
          <w:szCs w:val="24"/>
        </w:rPr>
        <w:t>input</w:t>
      </w:r>
      <w:r w:rsidR="00852DB7" w:rsidRPr="007F7F88">
        <w:rPr>
          <w:sz w:val="24"/>
          <w:szCs w:val="24"/>
        </w:rPr>
        <w:t xml:space="preserve"> (</w:t>
      </w:r>
      <w:proofErr w:type="spellStart"/>
      <w:r w:rsidR="00B20E53" w:rsidRPr="007F7F88">
        <w:rPr>
          <w:sz w:val="24"/>
          <w:szCs w:val="24"/>
        </w:rPr>
        <w:t>Kalff</w:t>
      </w:r>
      <w:proofErr w:type="spellEnd"/>
      <w:r w:rsidR="00F40155" w:rsidRPr="007F7F88">
        <w:rPr>
          <w:sz w:val="24"/>
          <w:szCs w:val="24"/>
        </w:rPr>
        <w:t>,</w:t>
      </w:r>
      <w:r w:rsidR="00B20E53" w:rsidRPr="007F7F88">
        <w:rPr>
          <w:sz w:val="24"/>
          <w:szCs w:val="24"/>
        </w:rPr>
        <w:t xml:space="preserve"> 2002). </w:t>
      </w:r>
    </w:p>
    <w:p w14:paraId="6916E3A1" w14:textId="0CB24282" w:rsidR="0013353D" w:rsidRPr="007F7F88" w:rsidRDefault="00301C96" w:rsidP="00BF6C3C">
      <w:pPr>
        <w:spacing w:line="480" w:lineRule="auto"/>
        <w:rPr>
          <w:sz w:val="24"/>
          <w:szCs w:val="24"/>
        </w:rPr>
      </w:pPr>
      <w:r w:rsidRPr="007F7F88">
        <w:rPr>
          <w:sz w:val="24"/>
          <w:szCs w:val="24"/>
        </w:rPr>
        <w:t xml:space="preserve">Many studies of the response of shallow lakes </w:t>
      </w:r>
      <w:r w:rsidR="00756726" w:rsidRPr="007F7F88">
        <w:rPr>
          <w:sz w:val="24"/>
          <w:szCs w:val="24"/>
        </w:rPr>
        <w:t xml:space="preserve">after the </w:t>
      </w:r>
      <w:r w:rsidRPr="007F7F88">
        <w:rPr>
          <w:sz w:val="24"/>
          <w:szCs w:val="24"/>
        </w:rPr>
        <w:t>reduc</w:t>
      </w:r>
      <w:r w:rsidR="008F2EFC" w:rsidRPr="007F7F88">
        <w:rPr>
          <w:sz w:val="24"/>
          <w:szCs w:val="24"/>
        </w:rPr>
        <w:t xml:space="preserve">tion of </w:t>
      </w:r>
      <w:r w:rsidRPr="007F7F88">
        <w:rPr>
          <w:sz w:val="24"/>
          <w:szCs w:val="24"/>
        </w:rPr>
        <w:t xml:space="preserve">external </w:t>
      </w:r>
      <w:r w:rsidR="008F2EFC" w:rsidRPr="007F7F88">
        <w:rPr>
          <w:sz w:val="24"/>
          <w:szCs w:val="24"/>
        </w:rPr>
        <w:t xml:space="preserve">nutrient </w:t>
      </w:r>
      <w:r w:rsidRPr="007F7F88">
        <w:rPr>
          <w:sz w:val="24"/>
          <w:szCs w:val="24"/>
        </w:rPr>
        <w:t>sources</w:t>
      </w:r>
      <w:r w:rsidR="008F2EFC" w:rsidRPr="007F7F88">
        <w:rPr>
          <w:sz w:val="24"/>
          <w:szCs w:val="24"/>
        </w:rPr>
        <w:t xml:space="preserve"> show substantial net release of nutrients </w:t>
      </w:r>
      <w:r w:rsidR="0081238E" w:rsidRPr="007F7F88">
        <w:rPr>
          <w:sz w:val="24"/>
          <w:szCs w:val="24"/>
        </w:rPr>
        <w:t xml:space="preserve">from sediments </w:t>
      </w:r>
      <w:r w:rsidR="008F2EFC" w:rsidRPr="007F7F88">
        <w:rPr>
          <w:sz w:val="24"/>
          <w:szCs w:val="24"/>
        </w:rPr>
        <w:t xml:space="preserve">for </w:t>
      </w:r>
      <w:r w:rsidR="000F50D4" w:rsidRPr="007F7F88">
        <w:rPr>
          <w:sz w:val="24"/>
          <w:szCs w:val="24"/>
        </w:rPr>
        <w:t>several years</w:t>
      </w:r>
      <w:r w:rsidR="0081238E" w:rsidRPr="007F7F88">
        <w:rPr>
          <w:sz w:val="24"/>
          <w:szCs w:val="24"/>
        </w:rPr>
        <w:t>,</w:t>
      </w:r>
      <w:r w:rsidR="008F2EFC" w:rsidRPr="007F7F88">
        <w:rPr>
          <w:sz w:val="24"/>
          <w:szCs w:val="24"/>
        </w:rPr>
        <w:t xml:space="preserve"> slowing the improvement of lake </w:t>
      </w:r>
      <w:r w:rsidR="00EA7A7D" w:rsidRPr="007F7F88">
        <w:rPr>
          <w:sz w:val="24"/>
          <w:szCs w:val="24"/>
        </w:rPr>
        <w:t>qualities</w:t>
      </w:r>
      <w:r w:rsidR="008F2EFC" w:rsidRPr="007F7F88">
        <w:rPr>
          <w:sz w:val="24"/>
          <w:szCs w:val="24"/>
        </w:rPr>
        <w:t xml:space="preserve"> (</w:t>
      </w:r>
      <w:r w:rsidR="00B20E53" w:rsidRPr="007F7F88">
        <w:rPr>
          <w:sz w:val="24"/>
          <w:szCs w:val="24"/>
        </w:rPr>
        <w:t>Søndergaard et al.</w:t>
      </w:r>
      <w:r w:rsidR="00F40155" w:rsidRPr="007F7F88">
        <w:rPr>
          <w:sz w:val="24"/>
          <w:szCs w:val="24"/>
        </w:rPr>
        <w:t>,</w:t>
      </w:r>
      <w:r w:rsidR="00B20E53" w:rsidRPr="007F7F88">
        <w:rPr>
          <w:sz w:val="24"/>
          <w:szCs w:val="24"/>
        </w:rPr>
        <w:t xml:space="preserve"> 1993; Welch </w:t>
      </w:r>
      <w:r w:rsidR="00044E19" w:rsidRPr="007F7F88">
        <w:rPr>
          <w:sz w:val="24"/>
          <w:szCs w:val="24"/>
        </w:rPr>
        <w:t xml:space="preserve">&amp; </w:t>
      </w:r>
      <w:proofErr w:type="spellStart"/>
      <w:r w:rsidR="00B20E53" w:rsidRPr="007F7F88">
        <w:rPr>
          <w:sz w:val="24"/>
          <w:szCs w:val="24"/>
        </w:rPr>
        <w:t>Clarke</w:t>
      </w:r>
      <w:r w:rsidR="00750476" w:rsidRPr="007F7F88">
        <w:rPr>
          <w:sz w:val="24"/>
          <w:szCs w:val="24"/>
        </w:rPr>
        <w:t>Cooke</w:t>
      </w:r>
      <w:proofErr w:type="spellEnd"/>
      <w:r w:rsidR="00EE2F7B" w:rsidRPr="007F7F88">
        <w:rPr>
          <w:sz w:val="24"/>
          <w:szCs w:val="24"/>
        </w:rPr>
        <w:t>,</w:t>
      </w:r>
      <w:r w:rsidR="00B20E53" w:rsidRPr="007F7F88">
        <w:rPr>
          <w:sz w:val="24"/>
          <w:szCs w:val="24"/>
        </w:rPr>
        <w:t xml:space="preserve"> 2005</w:t>
      </w:r>
      <w:r w:rsidR="00706DC5" w:rsidRPr="007F7F88">
        <w:rPr>
          <w:sz w:val="24"/>
          <w:szCs w:val="24"/>
        </w:rPr>
        <w:t>)</w:t>
      </w:r>
      <w:r w:rsidR="00D23714" w:rsidRPr="007F7F88">
        <w:rPr>
          <w:sz w:val="24"/>
          <w:szCs w:val="24"/>
        </w:rPr>
        <w:t xml:space="preserve">. Phosphorus retention in winter may be replaced by </w:t>
      </w:r>
      <w:r w:rsidR="00215C2C" w:rsidRPr="007F7F88">
        <w:rPr>
          <w:sz w:val="24"/>
          <w:szCs w:val="24"/>
        </w:rPr>
        <w:t xml:space="preserve">total </w:t>
      </w:r>
      <w:r w:rsidR="00D23714" w:rsidRPr="007F7F88">
        <w:rPr>
          <w:sz w:val="24"/>
          <w:szCs w:val="24"/>
        </w:rPr>
        <w:t xml:space="preserve">phosphorus </w:t>
      </w:r>
      <w:r w:rsidR="00215C2C" w:rsidRPr="007F7F88">
        <w:rPr>
          <w:sz w:val="24"/>
          <w:szCs w:val="24"/>
        </w:rPr>
        <w:t xml:space="preserve">(TP) </w:t>
      </w:r>
      <w:r w:rsidR="00D23714" w:rsidRPr="007F7F88">
        <w:rPr>
          <w:sz w:val="24"/>
          <w:szCs w:val="24"/>
        </w:rPr>
        <w:t xml:space="preserve">release in summer </w:t>
      </w:r>
      <w:r w:rsidR="000874D8" w:rsidRPr="007F7F88">
        <w:rPr>
          <w:sz w:val="24"/>
          <w:szCs w:val="24"/>
        </w:rPr>
        <w:t xml:space="preserve">and </w:t>
      </w:r>
      <w:r w:rsidR="00D23714" w:rsidRPr="007F7F88">
        <w:rPr>
          <w:sz w:val="24"/>
          <w:szCs w:val="24"/>
        </w:rPr>
        <w:t>rais</w:t>
      </w:r>
      <w:r w:rsidR="000874D8" w:rsidRPr="007F7F88">
        <w:rPr>
          <w:sz w:val="24"/>
          <w:szCs w:val="24"/>
        </w:rPr>
        <w:t xml:space="preserve">e </w:t>
      </w:r>
      <w:r w:rsidR="00D23714" w:rsidRPr="007F7F88">
        <w:rPr>
          <w:sz w:val="24"/>
          <w:szCs w:val="24"/>
        </w:rPr>
        <w:t>in-lake TP concen</w:t>
      </w:r>
      <w:r w:rsidR="00357B12" w:rsidRPr="007F7F88">
        <w:rPr>
          <w:sz w:val="24"/>
          <w:szCs w:val="24"/>
        </w:rPr>
        <w:t>t</w:t>
      </w:r>
      <w:r w:rsidR="00D23714" w:rsidRPr="007F7F88">
        <w:rPr>
          <w:sz w:val="24"/>
          <w:szCs w:val="24"/>
        </w:rPr>
        <w:t>rations 2</w:t>
      </w:r>
      <w:r w:rsidR="001B7BDC" w:rsidRPr="007F7F88">
        <w:rPr>
          <w:sz w:val="24"/>
          <w:szCs w:val="24"/>
        </w:rPr>
        <w:t>–</w:t>
      </w:r>
      <w:r w:rsidR="00D31417" w:rsidRPr="007F7F88">
        <w:rPr>
          <w:sz w:val="24"/>
          <w:szCs w:val="24"/>
        </w:rPr>
        <w:t>6</w:t>
      </w:r>
      <w:r w:rsidR="00D23714" w:rsidRPr="007F7F88">
        <w:rPr>
          <w:sz w:val="24"/>
          <w:szCs w:val="24"/>
        </w:rPr>
        <w:t xml:space="preserve"> fold (</w:t>
      </w:r>
      <w:r w:rsidR="000874D8" w:rsidRPr="007F7F88">
        <w:rPr>
          <w:sz w:val="24"/>
          <w:szCs w:val="24"/>
        </w:rPr>
        <w:t>Phillips et al.</w:t>
      </w:r>
      <w:r w:rsidR="00EE2F7B" w:rsidRPr="007F7F88">
        <w:rPr>
          <w:sz w:val="24"/>
          <w:szCs w:val="24"/>
        </w:rPr>
        <w:t>,</w:t>
      </w:r>
      <w:r w:rsidR="000874D8" w:rsidRPr="007F7F88">
        <w:rPr>
          <w:sz w:val="24"/>
          <w:szCs w:val="24"/>
        </w:rPr>
        <w:t xml:space="preserve"> 1994</w:t>
      </w:r>
      <w:r w:rsidR="00EE2F7B" w:rsidRPr="007F7F88">
        <w:rPr>
          <w:sz w:val="24"/>
          <w:szCs w:val="24"/>
        </w:rPr>
        <w:t>;</w:t>
      </w:r>
      <w:r w:rsidR="000874D8" w:rsidRPr="007F7F88">
        <w:rPr>
          <w:sz w:val="24"/>
          <w:szCs w:val="24"/>
        </w:rPr>
        <w:t xml:space="preserve"> </w:t>
      </w:r>
      <w:r w:rsidR="00D23714" w:rsidRPr="007F7F88">
        <w:rPr>
          <w:sz w:val="24"/>
          <w:szCs w:val="24"/>
        </w:rPr>
        <w:t>Søndergaard</w:t>
      </w:r>
      <w:r w:rsidR="000874D8" w:rsidRPr="007F7F88">
        <w:rPr>
          <w:sz w:val="24"/>
          <w:szCs w:val="24"/>
        </w:rPr>
        <w:t xml:space="preserve"> et al.</w:t>
      </w:r>
      <w:r w:rsidR="00EE2F7B" w:rsidRPr="007F7F88">
        <w:rPr>
          <w:sz w:val="24"/>
          <w:szCs w:val="24"/>
        </w:rPr>
        <w:t>,</w:t>
      </w:r>
      <w:r w:rsidR="000874D8" w:rsidRPr="007F7F88">
        <w:rPr>
          <w:sz w:val="24"/>
          <w:szCs w:val="24"/>
        </w:rPr>
        <w:t xml:space="preserve"> </w:t>
      </w:r>
      <w:r w:rsidR="007809A7" w:rsidRPr="007F7F88">
        <w:rPr>
          <w:sz w:val="24"/>
          <w:szCs w:val="24"/>
        </w:rPr>
        <w:t>2003</w:t>
      </w:r>
      <w:r w:rsidR="000874D8" w:rsidRPr="007F7F88">
        <w:rPr>
          <w:sz w:val="24"/>
          <w:szCs w:val="24"/>
        </w:rPr>
        <w:t>)</w:t>
      </w:r>
      <w:r w:rsidR="00D23714" w:rsidRPr="007F7F88">
        <w:rPr>
          <w:sz w:val="24"/>
          <w:szCs w:val="24"/>
        </w:rPr>
        <w:t>. Phosphorus</w:t>
      </w:r>
      <w:r w:rsidR="00B20E53" w:rsidRPr="007F7F88">
        <w:rPr>
          <w:sz w:val="24"/>
          <w:szCs w:val="24"/>
        </w:rPr>
        <w:t xml:space="preserve"> </w:t>
      </w:r>
      <w:r w:rsidR="00D23714" w:rsidRPr="007F7F88">
        <w:rPr>
          <w:sz w:val="24"/>
          <w:szCs w:val="24"/>
        </w:rPr>
        <w:t xml:space="preserve">may be released from </w:t>
      </w:r>
      <w:r w:rsidR="00B20E53" w:rsidRPr="007F7F88">
        <w:rPr>
          <w:sz w:val="24"/>
          <w:szCs w:val="24"/>
        </w:rPr>
        <w:t xml:space="preserve">adsorbed P, </w:t>
      </w:r>
      <w:r w:rsidR="00044E19" w:rsidRPr="007F7F88">
        <w:rPr>
          <w:sz w:val="24"/>
          <w:szCs w:val="24"/>
        </w:rPr>
        <w:t>redox</w:t>
      </w:r>
      <w:r w:rsidR="0081238E" w:rsidRPr="007F7F88">
        <w:rPr>
          <w:sz w:val="24"/>
          <w:szCs w:val="24"/>
        </w:rPr>
        <w:t>-</w:t>
      </w:r>
      <w:r w:rsidR="00044E19" w:rsidRPr="007F7F88">
        <w:rPr>
          <w:sz w:val="24"/>
          <w:szCs w:val="24"/>
        </w:rPr>
        <w:t xml:space="preserve">sensitive </w:t>
      </w:r>
      <w:r w:rsidR="00D23714" w:rsidRPr="007F7F88">
        <w:rPr>
          <w:sz w:val="24"/>
          <w:szCs w:val="24"/>
        </w:rPr>
        <w:t>Fe-P compounds</w:t>
      </w:r>
      <w:r w:rsidR="00B20E53" w:rsidRPr="007F7F88">
        <w:rPr>
          <w:sz w:val="24"/>
          <w:szCs w:val="24"/>
        </w:rPr>
        <w:t xml:space="preserve"> and </w:t>
      </w:r>
      <w:r w:rsidR="00D23714" w:rsidRPr="007F7F88">
        <w:rPr>
          <w:sz w:val="24"/>
          <w:szCs w:val="24"/>
        </w:rPr>
        <w:t>labile organic</w:t>
      </w:r>
      <w:r w:rsidR="000874D8" w:rsidRPr="007F7F88">
        <w:rPr>
          <w:sz w:val="24"/>
          <w:szCs w:val="24"/>
        </w:rPr>
        <w:t>-P compounds</w:t>
      </w:r>
      <w:r w:rsidR="000F50D4" w:rsidRPr="007F7F88">
        <w:rPr>
          <w:sz w:val="24"/>
          <w:szCs w:val="24"/>
        </w:rPr>
        <w:t xml:space="preserve"> primarily at the sediment surface</w:t>
      </w:r>
      <w:r w:rsidR="00B20E53" w:rsidRPr="007F7F88">
        <w:rPr>
          <w:sz w:val="24"/>
          <w:szCs w:val="24"/>
        </w:rPr>
        <w:t xml:space="preserve">, </w:t>
      </w:r>
      <w:r w:rsidR="00D23714" w:rsidRPr="007F7F88">
        <w:rPr>
          <w:sz w:val="24"/>
          <w:szCs w:val="24"/>
        </w:rPr>
        <w:t>while Ca-P</w:t>
      </w:r>
      <w:r w:rsidR="00E746A1" w:rsidRPr="007F7F88">
        <w:rPr>
          <w:sz w:val="24"/>
          <w:szCs w:val="24"/>
        </w:rPr>
        <w:t xml:space="preserve">, </w:t>
      </w:r>
      <w:r w:rsidR="00D23714" w:rsidRPr="007F7F88">
        <w:rPr>
          <w:sz w:val="24"/>
          <w:szCs w:val="24"/>
        </w:rPr>
        <w:t>Fe-P minerals</w:t>
      </w:r>
      <w:r w:rsidR="00E746A1" w:rsidRPr="007F7F88">
        <w:rPr>
          <w:sz w:val="24"/>
          <w:szCs w:val="24"/>
        </w:rPr>
        <w:t xml:space="preserve"> and </w:t>
      </w:r>
      <w:r w:rsidR="00D23714" w:rsidRPr="007F7F88">
        <w:rPr>
          <w:sz w:val="24"/>
          <w:szCs w:val="24"/>
        </w:rPr>
        <w:t xml:space="preserve">Al-P </w:t>
      </w:r>
      <w:r w:rsidR="00E746A1" w:rsidRPr="007F7F88">
        <w:rPr>
          <w:sz w:val="24"/>
          <w:szCs w:val="24"/>
        </w:rPr>
        <w:lastRenderedPageBreak/>
        <w:t xml:space="preserve">minerals </w:t>
      </w:r>
      <w:r w:rsidR="00D23714" w:rsidRPr="007F7F88">
        <w:rPr>
          <w:sz w:val="24"/>
          <w:szCs w:val="24"/>
        </w:rPr>
        <w:t xml:space="preserve">and </w:t>
      </w:r>
      <w:r w:rsidR="00DC2E34" w:rsidRPr="007F7F88">
        <w:rPr>
          <w:sz w:val="24"/>
          <w:szCs w:val="24"/>
        </w:rPr>
        <w:t xml:space="preserve">certain organic </w:t>
      </w:r>
      <w:r w:rsidR="000874D8" w:rsidRPr="007F7F88">
        <w:rPr>
          <w:sz w:val="24"/>
          <w:szCs w:val="24"/>
        </w:rPr>
        <w:t>P-</w:t>
      </w:r>
      <w:r w:rsidR="00DC2E34" w:rsidRPr="007F7F88">
        <w:rPr>
          <w:sz w:val="24"/>
          <w:szCs w:val="24"/>
        </w:rPr>
        <w:t>compound</w:t>
      </w:r>
      <w:r w:rsidR="000874D8" w:rsidRPr="007F7F88">
        <w:rPr>
          <w:sz w:val="24"/>
          <w:szCs w:val="24"/>
        </w:rPr>
        <w:t>s</w:t>
      </w:r>
      <w:r w:rsidR="00DC2E34" w:rsidRPr="007F7F88">
        <w:rPr>
          <w:sz w:val="24"/>
          <w:szCs w:val="24"/>
        </w:rPr>
        <w:t xml:space="preserve"> are recalcitrant</w:t>
      </w:r>
      <w:r w:rsidR="000F50D4" w:rsidRPr="007F7F88">
        <w:rPr>
          <w:sz w:val="24"/>
          <w:szCs w:val="24"/>
        </w:rPr>
        <w:t xml:space="preserve"> and increase with sediment depth</w:t>
      </w:r>
      <w:r w:rsidR="00B20E53" w:rsidRPr="007F7F88">
        <w:rPr>
          <w:sz w:val="24"/>
          <w:szCs w:val="24"/>
        </w:rPr>
        <w:t xml:space="preserve"> (</w:t>
      </w:r>
      <w:proofErr w:type="spellStart"/>
      <w:r w:rsidR="00C01C4A" w:rsidRPr="007F7F88">
        <w:rPr>
          <w:sz w:val="24"/>
          <w:szCs w:val="24"/>
        </w:rPr>
        <w:t>Ketsev</w:t>
      </w:r>
      <w:proofErr w:type="spellEnd"/>
      <w:r w:rsidR="00C01C4A" w:rsidRPr="007F7F88">
        <w:rPr>
          <w:sz w:val="24"/>
          <w:szCs w:val="24"/>
        </w:rPr>
        <w:t xml:space="preserve"> et al.</w:t>
      </w:r>
      <w:r w:rsidR="00EE2F7B" w:rsidRPr="007F7F88">
        <w:rPr>
          <w:sz w:val="24"/>
          <w:szCs w:val="24"/>
        </w:rPr>
        <w:t>,</w:t>
      </w:r>
      <w:r w:rsidR="00C01C4A" w:rsidRPr="007F7F88">
        <w:rPr>
          <w:sz w:val="24"/>
          <w:szCs w:val="24"/>
        </w:rPr>
        <w:t xml:space="preserve"> 2006</w:t>
      </w:r>
      <w:r w:rsidR="00EE2F7B" w:rsidRPr="007F7F88">
        <w:rPr>
          <w:sz w:val="24"/>
          <w:szCs w:val="24"/>
        </w:rPr>
        <w:t>;</w:t>
      </w:r>
      <w:r w:rsidR="00C01C4A" w:rsidRPr="007F7F88">
        <w:rPr>
          <w:sz w:val="24"/>
          <w:szCs w:val="24"/>
        </w:rPr>
        <w:t xml:space="preserve"> </w:t>
      </w:r>
      <w:r w:rsidR="00756726" w:rsidRPr="007F7F88">
        <w:rPr>
          <w:sz w:val="24"/>
          <w:szCs w:val="24"/>
        </w:rPr>
        <w:t>Søndergaard et al.</w:t>
      </w:r>
      <w:r w:rsidR="00EE2F7B" w:rsidRPr="007F7F88">
        <w:rPr>
          <w:sz w:val="24"/>
          <w:szCs w:val="24"/>
        </w:rPr>
        <w:t>,</w:t>
      </w:r>
      <w:r w:rsidR="00756726" w:rsidRPr="007F7F88">
        <w:rPr>
          <w:sz w:val="24"/>
          <w:szCs w:val="24"/>
        </w:rPr>
        <w:t xml:space="preserve"> 201</w:t>
      </w:r>
      <w:r w:rsidR="00A11411" w:rsidRPr="007F7F88">
        <w:rPr>
          <w:sz w:val="24"/>
          <w:szCs w:val="24"/>
        </w:rPr>
        <w:t>3</w:t>
      </w:r>
      <w:r w:rsidR="00B20E53" w:rsidRPr="007F7F88">
        <w:rPr>
          <w:sz w:val="24"/>
          <w:szCs w:val="24"/>
        </w:rPr>
        <w:t>)</w:t>
      </w:r>
      <w:r w:rsidR="00DC2E34" w:rsidRPr="007F7F88">
        <w:rPr>
          <w:sz w:val="24"/>
          <w:szCs w:val="24"/>
        </w:rPr>
        <w:t xml:space="preserve">. </w:t>
      </w:r>
    </w:p>
    <w:p w14:paraId="5595C0FF" w14:textId="0F7B9AA0" w:rsidR="00756726" w:rsidRPr="007F7F88" w:rsidRDefault="006816B4" w:rsidP="00BF6C3C">
      <w:pPr>
        <w:spacing w:line="480" w:lineRule="auto"/>
        <w:rPr>
          <w:sz w:val="24"/>
          <w:szCs w:val="24"/>
        </w:rPr>
      </w:pPr>
      <w:r w:rsidRPr="007F7F88">
        <w:rPr>
          <w:sz w:val="24"/>
          <w:szCs w:val="24"/>
        </w:rPr>
        <w:t xml:space="preserve">We know that </w:t>
      </w:r>
      <w:r w:rsidR="00590A17" w:rsidRPr="007F7F88">
        <w:rPr>
          <w:sz w:val="24"/>
          <w:szCs w:val="24"/>
        </w:rPr>
        <w:t>P</w:t>
      </w:r>
      <w:r w:rsidRPr="007F7F88">
        <w:rPr>
          <w:sz w:val="24"/>
          <w:szCs w:val="24"/>
        </w:rPr>
        <w:t xml:space="preserve"> release from aerobic surface sediments is stimulated by organic degradation </w:t>
      </w:r>
      <w:r w:rsidR="00590A17" w:rsidRPr="007F7F88">
        <w:rPr>
          <w:sz w:val="24"/>
          <w:szCs w:val="24"/>
        </w:rPr>
        <w:t xml:space="preserve">at </w:t>
      </w:r>
      <w:r w:rsidR="0079584F" w:rsidRPr="007F7F88">
        <w:rPr>
          <w:sz w:val="24"/>
          <w:szCs w:val="24"/>
        </w:rPr>
        <w:t xml:space="preserve">low nitrate concentrations </w:t>
      </w:r>
      <w:r w:rsidRPr="007F7F88">
        <w:rPr>
          <w:sz w:val="24"/>
          <w:szCs w:val="24"/>
        </w:rPr>
        <w:t>a</w:t>
      </w:r>
      <w:r w:rsidR="0081238E" w:rsidRPr="007F7F88">
        <w:rPr>
          <w:sz w:val="24"/>
          <w:szCs w:val="24"/>
        </w:rPr>
        <w:t>s temperatures</w:t>
      </w:r>
      <w:r w:rsidRPr="007F7F88">
        <w:rPr>
          <w:sz w:val="24"/>
          <w:szCs w:val="24"/>
        </w:rPr>
        <w:t xml:space="preserve"> </w:t>
      </w:r>
      <w:proofErr w:type="gramStart"/>
      <w:r w:rsidRPr="007F7F88">
        <w:rPr>
          <w:sz w:val="24"/>
          <w:szCs w:val="24"/>
        </w:rPr>
        <w:t>increas</w:t>
      </w:r>
      <w:r w:rsidR="0081238E" w:rsidRPr="007F7F88">
        <w:rPr>
          <w:sz w:val="24"/>
          <w:szCs w:val="24"/>
        </w:rPr>
        <w:t>e</w:t>
      </w:r>
      <w:r w:rsidRPr="007F7F88">
        <w:rPr>
          <w:sz w:val="24"/>
          <w:szCs w:val="24"/>
        </w:rPr>
        <w:t>, but</w:t>
      </w:r>
      <w:proofErr w:type="gramEnd"/>
      <w:r w:rsidRPr="007F7F88">
        <w:rPr>
          <w:sz w:val="24"/>
          <w:szCs w:val="24"/>
        </w:rPr>
        <w:t xml:space="preserve"> reduced by high nitrate concentrations elevating redox levels in surface sediments and improving Fe-P binding, while the pH influence is smaller and </w:t>
      </w:r>
      <w:r w:rsidR="0081238E" w:rsidRPr="007F7F88">
        <w:rPr>
          <w:sz w:val="24"/>
          <w:szCs w:val="24"/>
        </w:rPr>
        <w:t xml:space="preserve">more </w:t>
      </w:r>
      <w:r w:rsidRPr="007F7F88">
        <w:rPr>
          <w:sz w:val="24"/>
          <w:szCs w:val="24"/>
        </w:rPr>
        <w:t>variable</w:t>
      </w:r>
      <w:r w:rsidRPr="007F7F88">
        <w:rPr>
          <w:sz w:val="24"/>
          <w:szCs w:val="24"/>
          <w:vertAlign w:val="subscript"/>
        </w:rPr>
        <w:t xml:space="preserve"> </w:t>
      </w:r>
      <w:r w:rsidRPr="007F7F88">
        <w:rPr>
          <w:sz w:val="24"/>
          <w:szCs w:val="24"/>
        </w:rPr>
        <w:t>(Jensen and Andersen</w:t>
      </w:r>
      <w:r w:rsidR="00EE2F7B" w:rsidRPr="007F7F88">
        <w:rPr>
          <w:sz w:val="24"/>
          <w:szCs w:val="24"/>
        </w:rPr>
        <w:t>,</w:t>
      </w:r>
      <w:r w:rsidRPr="007F7F88">
        <w:rPr>
          <w:sz w:val="24"/>
          <w:szCs w:val="24"/>
        </w:rPr>
        <w:t xml:space="preserve"> 1992</w:t>
      </w:r>
      <w:r w:rsidR="00EE2F7B" w:rsidRPr="007F7F88">
        <w:rPr>
          <w:sz w:val="24"/>
          <w:szCs w:val="24"/>
        </w:rPr>
        <w:t>;</w:t>
      </w:r>
      <w:r w:rsidRPr="007F7F88">
        <w:rPr>
          <w:sz w:val="24"/>
          <w:szCs w:val="24"/>
        </w:rPr>
        <w:t xml:space="preserve"> Jensen et al.</w:t>
      </w:r>
      <w:r w:rsidR="00EE2F7B" w:rsidRPr="007F7F88">
        <w:rPr>
          <w:sz w:val="24"/>
          <w:szCs w:val="24"/>
        </w:rPr>
        <w:t>,</w:t>
      </w:r>
      <w:r w:rsidRPr="007F7F88">
        <w:rPr>
          <w:sz w:val="24"/>
          <w:szCs w:val="24"/>
        </w:rPr>
        <w:t xml:space="preserve"> 2006). Lakes with high </w:t>
      </w:r>
      <w:proofErr w:type="spellStart"/>
      <w:r w:rsidRPr="007F7F88">
        <w:rPr>
          <w:sz w:val="24"/>
          <w:szCs w:val="24"/>
        </w:rPr>
        <w:t>Fe:TP</w:t>
      </w:r>
      <w:proofErr w:type="spellEnd"/>
      <w:r w:rsidRPr="007F7F88">
        <w:rPr>
          <w:sz w:val="24"/>
          <w:szCs w:val="24"/>
        </w:rPr>
        <w:t xml:space="preserve"> ratios </w:t>
      </w:r>
      <w:r w:rsidR="004C55E6" w:rsidRPr="007F7F88">
        <w:rPr>
          <w:sz w:val="24"/>
          <w:szCs w:val="24"/>
        </w:rPr>
        <w:t>(</w:t>
      </w:r>
      <w:r w:rsidRPr="007F7F88">
        <w:rPr>
          <w:sz w:val="24"/>
          <w:szCs w:val="24"/>
        </w:rPr>
        <w:t>&gt; 15</w:t>
      </w:r>
      <w:r w:rsidR="004C55E6" w:rsidRPr="007F7F88">
        <w:rPr>
          <w:sz w:val="24"/>
          <w:szCs w:val="24"/>
        </w:rPr>
        <w:t>)</w:t>
      </w:r>
      <w:r w:rsidRPr="007F7F88">
        <w:rPr>
          <w:sz w:val="24"/>
          <w:szCs w:val="24"/>
        </w:rPr>
        <w:t xml:space="preserve"> in surface sediments </w:t>
      </w:r>
      <w:r w:rsidR="00341B60" w:rsidRPr="007F7F88">
        <w:rPr>
          <w:sz w:val="24"/>
          <w:szCs w:val="24"/>
        </w:rPr>
        <w:t xml:space="preserve">may </w:t>
      </w:r>
      <w:r w:rsidRPr="007F7F88">
        <w:rPr>
          <w:sz w:val="24"/>
          <w:szCs w:val="24"/>
        </w:rPr>
        <w:t>show a reduced P release during summer</w:t>
      </w:r>
      <w:r w:rsidR="0081238E" w:rsidRPr="007F7F88">
        <w:rPr>
          <w:sz w:val="24"/>
          <w:szCs w:val="24"/>
        </w:rPr>
        <w:t>,</w:t>
      </w:r>
      <w:r w:rsidRPr="007F7F88">
        <w:rPr>
          <w:sz w:val="24"/>
          <w:szCs w:val="24"/>
        </w:rPr>
        <w:t xml:space="preserve"> possibly due to firm P-binding in Fe-P minerals (Jensen et al.</w:t>
      </w:r>
      <w:r w:rsidR="00EE2F7B" w:rsidRPr="007F7F88">
        <w:rPr>
          <w:sz w:val="24"/>
          <w:szCs w:val="24"/>
        </w:rPr>
        <w:t>,</w:t>
      </w:r>
      <w:r w:rsidRPr="007F7F88">
        <w:rPr>
          <w:sz w:val="24"/>
          <w:szCs w:val="24"/>
        </w:rPr>
        <w:t xml:space="preserve"> 1992</w:t>
      </w:r>
      <w:r w:rsidR="00EE2F7B" w:rsidRPr="007F7F88">
        <w:rPr>
          <w:sz w:val="24"/>
          <w:szCs w:val="24"/>
        </w:rPr>
        <w:t>;</w:t>
      </w:r>
      <w:r w:rsidR="00C953C7" w:rsidRPr="007F7F88">
        <w:rPr>
          <w:sz w:val="24"/>
          <w:szCs w:val="24"/>
        </w:rPr>
        <w:t xml:space="preserve"> Kommana et al.</w:t>
      </w:r>
      <w:r w:rsidR="00EE2F7B" w:rsidRPr="007F7F88">
        <w:rPr>
          <w:sz w:val="24"/>
          <w:szCs w:val="24"/>
        </w:rPr>
        <w:t>,</w:t>
      </w:r>
      <w:r w:rsidR="00C953C7" w:rsidRPr="007F7F88">
        <w:rPr>
          <w:sz w:val="24"/>
          <w:szCs w:val="24"/>
        </w:rPr>
        <w:t xml:space="preserve"> 2023</w:t>
      </w:r>
      <w:r w:rsidRPr="007F7F88">
        <w:rPr>
          <w:sz w:val="24"/>
          <w:szCs w:val="24"/>
        </w:rPr>
        <w:t xml:space="preserve">). </w:t>
      </w:r>
    </w:p>
    <w:p w14:paraId="5BDA5BCC" w14:textId="605E351C" w:rsidR="00DC4FE6" w:rsidRPr="007F7F88" w:rsidRDefault="00DC4FE6" w:rsidP="00BF6C3C">
      <w:pPr>
        <w:spacing w:line="480" w:lineRule="auto"/>
        <w:rPr>
          <w:sz w:val="24"/>
          <w:szCs w:val="24"/>
        </w:rPr>
      </w:pPr>
      <w:r w:rsidRPr="007F7F88">
        <w:rPr>
          <w:sz w:val="24"/>
          <w:szCs w:val="24"/>
        </w:rPr>
        <w:t>The long-term development of nutrient pools in sediments during nutrient abatement has been measured in only a few lakes (Søndergaard et al.</w:t>
      </w:r>
      <w:r w:rsidR="00EE2F7B" w:rsidRPr="007F7F88">
        <w:rPr>
          <w:sz w:val="24"/>
          <w:szCs w:val="24"/>
        </w:rPr>
        <w:t>,</w:t>
      </w:r>
      <w:r w:rsidRPr="007F7F88">
        <w:rPr>
          <w:sz w:val="24"/>
          <w:szCs w:val="24"/>
        </w:rPr>
        <w:t xml:space="preserve"> 1993). Instead</w:t>
      </w:r>
      <w:r w:rsidR="0081238E" w:rsidRPr="007F7F88">
        <w:rPr>
          <w:sz w:val="24"/>
          <w:szCs w:val="24"/>
        </w:rPr>
        <w:t>,</w:t>
      </w:r>
      <w:r w:rsidRPr="007F7F88">
        <w:rPr>
          <w:sz w:val="24"/>
          <w:szCs w:val="24"/>
        </w:rPr>
        <w:t xml:space="preserve"> internal loading by nutrient release from sediments is often calculated from </w:t>
      </w:r>
      <w:r w:rsidR="006953D3" w:rsidRPr="007F7F88">
        <w:rPr>
          <w:sz w:val="24"/>
          <w:szCs w:val="24"/>
        </w:rPr>
        <w:t xml:space="preserve">the </w:t>
      </w:r>
      <w:r w:rsidR="00213361" w:rsidRPr="007F7F88">
        <w:rPr>
          <w:sz w:val="24"/>
          <w:szCs w:val="24"/>
        </w:rPr>
        <w:t xml:space="preserve">difference between </w:t>
      </w:r>
      <w:r w:rsidRPr="007F7F88">
        <w:rPr>
          <w:sz w:val="24"/>
          <w:szCs w:val="24"/>
        </w:rPr>
        <w:t xml:space="preserve">nutrient inputs </w:t>
      </w:r>
      <w:r w:rsidR="008F567E" w:rsidRPr="007F7F88">
        <w:rPr>
          <w:sz w:val="24"/>
          <w:szCs w:val="24"/>
        </w:rPr>
        <w:t>and outputs</w:t>
      </w:r>
      <w:r w:rsidR="00EF1226" w:rsidRPr="007F7F88">
        <w:rPr>
          <w:sz w:val="24"/>
          <w:szCs w:val="24"/>
        </w:rPr>
        <w:t xml:space="preserve"> </w:t>
      </w:r>
      <w:r w:rsidRPr="007F7F88">
        <w:rPr>
          <w:sz w:val="24"/>
          <w:szCs w:val="24"/>
        </w:rPr>
        <w:t>(Søndergaard et al.</w:t>
      </w:r>
      <w:r w:rsidR="00EE2F7B" w:rsidRPr="007F7F88">
        <w:rPr>
          <w:sz w:val="24"/>
          <w:szCs w:val="24"/>
        </w:rPr>
        <w:t>,</w:t>
      </w:r>
      <w:r w:rsidRPr="007F7F88">
        <w:rPr>
          <w:sz w:val="24"/>
          <w:szCs w:val="24"/>
        </w:rPr>
        <w:t xml:space="preserve"> 201</w:t>
      </w:r>
      <w:r w:rsidR="00AC07DB" w:rsidRPr="007F7F88">
        <w:rPr>
          <w:sz w:val="24"/>
          <w:szCs w:val="24"/>
        </w:rPr>
        <w:t>3</w:t>
      </w:r>
      <w:r w:rsidRPr="007F7F88">
        <w:rPr>
          <w:sz w:val="24"/>
          <w:szCs w:val="24"/>
        </w:rPr>
        <w:t xml:space="preserve">). The common finding is that shallow lakes </w:t>
      </w:r>
      <w:r w:rsidR="0081238E" w:rsidRPr="007F7F88">
        <w:rPr>
          <w:sz w:val="24"/>
          <w:szCs w:val="24"/>
        </w:rPr>
        <w:t xml:space="preserve">that </w:t>
      </w:r>
      <w:r w:rsidRPr="007F7F88">
        <w:rPr>
          <w:sz w:val="24"/>
          <w:szCs w:val="24"/>
        </w:rPr>
        <w:t>experienc</w:t>
      </w:r>
      <w:r w:rsidR="0081238E" w:rsidRPr="007F7F88">
        <w:rPr>
          <w:sz w:val="24"/>
          <w:szCs w:val="24"/>
        </w:rPr>
        <w:t>ed decades of</w:t>
      </w:r>
      <w:r w:rsidRPr="007F7F88">
        <w:rPr>
          <w:sz w:val="24"/>
          <w:szCs w:val="24"/>
        </w:rPr>
        <w:t xml:space="preserve"> high nutrient inputs have accumulated large sediment pools</w:t>
      </w:r>
      <w:r w:rsidR="0081238E" w:rsidRPr="007F7F88">
        <w:rPr>
          <w:sz w:val="24"/>
          <w:szCs w:val="24"/>
        </w:rPr>
        <w:t>, which</w:t>
      </w:r>
      <w:r w:rsidRPr="007F7F88">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7F7F88">
        <w:rPr>
          <w:sz w:val="24"/>
          <w:szCs w:val="24"/>
        </w:rPr>
        <w:t>such as Lake Arresø</w:t>
      </w:r>
      <w:r w:rsidR="0081238E" w:rsidRPr="007F7F88">
        <w:rPr>
          <w:sz w:val="24"/>
          <w:szCs w:val="24"/>
        </w:rPr>
        <w:t>, which</w:t>
      </w:r>
      <w:r w:rsidR="004336CD" w:rsidRPr="007F7F88">
        <w:rPr>
          <w:sz w:val="24"/>
          <w:szCs w:val="24"/>
        </w:rPr>
        <w:t xml:space="preserve"> </w:t>
      </w:r>
      <w:r w:rsidRPr="007F7F88">
        <w:rPr>
          <w:sz w:val="24"/>
          <w:szCs w:val="24"/>
        </w:rPr>
        <w:t>experienc</w:t>
      </w:r>
      <w:r w:rsidR="0081238E" w:rsidRPr="007F7F88">
        <w:rPr>
          <w:sz w:val="24"/>
          <w:szCs w:val="24"/>
        </w:rPr>
        <w:t>es</w:t>
      </w:r>
      <w:r w:rsidRPr="007F7F88">
        <w:rPr>
          <w:sz w:val="24"/>
          <w:szCs w:val="24"/>
        </w:rPr>
        <w:t xml:space="preserve"> almost permanent resuspension</w:t>
      </w:r>
      <w:r w:rsidR="00BC357A" w:rsidRPr="007F7F88">
        <w:rPr>
          <w:sz w:val="24"/>
          <w:szCs w:val="24"/>
        </w:rPr>
        <w:t>;</w:t>
      </w:r>
      <w:r w:rsidR="0081238E" w:rsidRPr="007F7F88">
        <w:rPr>
          <w:sz w:val="24"/>
          <w:szCs w:val="24"/>
        </w:rPr>
        <w:t xml:space="preserve"> </w:t>
      </w:r>
      <w:r w:rsidRPr="007F7F88">
        <w:rPr>
          <w:sz w:val="24"/>
          <w:szCs w:val="24"/>
        </w:rPr>
        <w:t xml:space="preserve">lake water and </w:t>
      </w:r>
      <w:r w:rsidR="002377BE" w:rsidRPr="007F7F88">
        <w:rPr>
          <w:sz w:val="24"/>
          <w:szCs w:val="24"/>
        </w:rPr>
        <w:t xml:space="preserve">surface </w:t>
      </w:r>
      <w:r w:rsidRPr="007F7F88">
        <w:rPr>
          <w:sz w:val="24"/>
          <w:szCs w:val="24"/>
        </w:rPr>
        <w:t>sediments are in much closer contact and nutrient pools in lake water and surface sediments may decline in concert.</w:t>
      </w:r>
    </w:p>
    <w:p w14:paraId="5195754E" w14:textId="3322F664" w:rsidR="00B82854" w:rsidRPr="007F7F88" w:rsidRDefault="00B82854" w:rsidP="00BF6C3C">
      <w:pPr>
        <w:spacing w:line="480" w:lineRule="auto"/>
        <w:rPr>
          <w:sz w:val="24"/>
          <w:szCs w:val="24"/>
        </w:rPr>
      </w:pPr>
      <w:r w:rsidRPr="007F7F88">
        <w:rPr>
          <w:sz w:val="24"/>
          <w:szCs w:val="24"/>
        </w:rPr>
        <w:t xml:space="preserve">Following the substantial reduction of external </w:t>
      </w:r>
      <w:r w:rsidR="00590A17" w:rsidRPr="007F7F88">
        <w:rPr>
          <w:sz w:val="24"/>
          <w:szCs w:val="24"/>
        </w:rPr>
        <w:t>P</w:t>
      </w:r>
      <w:r w:rsidRPr="007F7F88">
        <w:rPr>
          <w:sz w:val="24"/>
          <w:szCs w:val="24"/>
        </w:rPr>
        <w:t xml:space="preserve"> from domestic sewage in the 1990s, in-lake </w:t>
      </w:r>
      <w:r w:rsidR="00BF40FE" w:rsidRPr="007F7F88">
        <w:rPr>
          <w:sz w:val="24"/>
          <w:szCs w:val="24"/>
        </w:rPr>
        <w:t>ch</w:t>
      </w:r>
      <w:r w:rsidRPr="007F7F88">
        <w:rPr>
          <w:sz w:val="24"/>
          <w:szCs w:val="24"/>
        </w:rPr>
        <w:t>lorophyll concentrations rapidly declined In Lake Arresø (Sand-Jensen</w:t>
      </w:r>
      <w:r w:rsidR="00B658BC" w:rsidRPr="007F7F88">
        <w:rPr>
          <w:sz w:val="24"/>
          <w:szCs w:val="24"/>
        </w:rPr>
        <w:t>,</w:t>
      </w:r>
      <w:r w:rsidRPr="007F7F88">
        <w:rPr>
          <w:sz w:val="24"/>
          <w:szCs w:val="24"/>
        </w:rPr>
        <w:t xml:space="preserve"> 2014). Thus, we </w:t>
      </w:r>
      <w:r w:rsidRPr="007F7F88">
        <w:rPr>
          <w:sz w:val="24"/>
          <w:szCs w:val="24"/>
        </w:rPr>
        <w:lastRenderedPageBreak/>
        <w:t xml:space="preserve">concluded that, perhaps, the perception of a large mobile sediment pool preventing lake ecological improvement for many years, underlying the former idea of removing the upper sediment layers and the contemporary idea of treating the lake with </w:t>
      </w:r>
      <w:proofErr w:type="spellStart"/>
      <w:r w:rsidRPr="007F7F88">
        <w:rPr>
          <w:sz w:val="24"/>
          <w:szCs w:val="24"/>
        </w:rPr>
        <w:t>Phoslock</w:t>
      </w:r>
      <w:proofErr w:type="spellEnd"/>
      <w:r w:rsidR="002F73FB" w:rsidRPr="007F7F88">
        <w:rPr>
          <w:sz w:val="24"/>
          <w:szCs w:val="24"/>
        </w:rPr>
        <w:t>,</w:t>
      </w:r>
      <w:r w:rsidRPr="007F7F88">
        <w:rPr>
          <w:sz w:val="24"/>
          <w:szCs w:val="24"/>
        </w:rPr>
        <w:t xml:space="preserve"> is unwarranted.</w:t>
      </w:r>
      <w:r w:rsidR="00106EF1" w:rsidRPr="007F7F88">
        <w:rPr>
          <w:sz w:val="24"/>
          <w:szCs w:val="24"/>
        </w:rPr>
        <w:t xml:space="preserve"> Recent stud</w:t>
      </w:r>
      <w:r w:rsidR="009A4AD4" w:rsidRPr="007F7F88">
        <w:rPr>
          <w:sz w:val="24"/>
          <w:szCs w:val="24"/>
        </w:rPr>
        <w:t xml:space="preserve">ies also supported the view </w:t>
      </w:r>
      <w:r w:rsidR="00106EF1" w:rsidRPr="007F7F88">
        <w:rPr>
          <w:sz w:val="24"/>
          <w:szCs w:val="24"/>
        </w:rPr>
        <w:t xml:space="preserve">that shallow lakes and lakes with short water retention </w:t>
      </w:r>
      <w:r w:rsidR="00C953C7" w:rsidRPr="007F7F88">
        <w:rPr>
          <w:sz w:val="24"/>
          <w:szCs w:val="24"/>
        </w:rPr>
        <w:t xml:space="preserve">time </w:t>
      </w:r>
      <w:r w:rsidR="00106EF1" w:rsidRPr="007F7F88">
        <w:rPr>
          <w:sz w:val="24"/>
          <w:szCs w:val="24"/>
        </w:rPr>
        <w:t>may show limited resilience and hysteresis of in-lake nutrient concentrations upon pronounced reductions of external nutrient loading</w:t>
      </w:r>
      <w:r w:rsidR="00224614" w:rsidRPr="007F7F88">
        <w:rPr>
          <w:sz w:val="24"/>
          <w:szCs w:val="24"/>
        </w:rPr>
        <w:t>, allowing fast improvement of lake quality</w:t>
      </w:r>
      <w:r w:rsidR="00106EF1" w:rsidRPr="007F7F88">
        <w:rPr>
          <w:sz w:val="24"/>
          <w:szCs w:val="24"/>
        </w:rPr>
        <w:t xml:space="preserve"> (Jeppesen et al.</w:t>
      </w:r>
      <w:r w:rsidR="00B658BC" w:rsidRPr="007F7F88">
        <w:rPr>
          <w:sz w:val="24"/>
          <w:szCs w:val="24"/>
        </w:rPr>
        <w:t>,</w:t>
      </w:r>
      <w:r w:rsidR="00106EF1" w:rsidRPr="007F7F88">
        <w:rPr>
          <w:sz w:val="24"/>
          <w:szCs w:val="24"/>
        </w:rPr>
        <w:t xml:space="preserve"> 200</w:t>
      </w:r>
      <w:r w:rsidR="00302644" w:rsidRPr="007F7F88">
        <w:rPr>
          <w:sz w:val="24"/>
          <w:szCs w:val="24"/>
        </w:rPr>
        <w:t>5</w:t>
      </w:r>
      <w:r w:rsidR="00B658BC" w:rsidRPr="007F7F88">
        <w:rPr>
          <w:sz w:val="24"/>
          <w:szCs w:val="24"/>
        </w:rPr>
        <w:t>;</w:t>
      </w:r>
      <w:r w:rsidR="00106EF1" w:rsidRPr="007F7F88">
        <w:rPr>
          <w:sz w:val="24"/>
          <w:szCs w:val="24"/>
        </w:rPr>
        <w:t xml:space="preserve"> Chorus et al.</w:t>
      </w:r>
      <w:r w:rsidR="00B658BC" w:rsidRPr="007F7F88">
        <w:rPr>
          <w:sz w:val="24"/>
          <w:szCs w:val="24"/>
        </w:rPr>
        <w:t>,</w:t>
      </w:r>
      <w:r w:rsidR="00106EF1" w:rsidRPr="007F7F88">
        <w:rPr>
          <w:sz w:val="24"/>
          <w:szCs w:val="24"/>
        </w:rPr>
        <w:t xml:space="preserve"> 2020</w:t>
      </w:r>
      <w:r w:rsidR="00B658BC" w:rsidRPr="007F7F88">
        <w:rPr>
          <w:sz w:val="24"/>
          <w:szCs w:val="24"/>
        </w:rPr>
        <w:t>;</w:t>
      </w:r>
      <w:r w:rsidR="00106EF1" w:rsidRPr="007F7F88">
        <w:rPr>
          <w:sz w:val="24"/>
          <w:szCs w:val="24"/>
        </w:rPr>
        <w:t xml:space="preserve"> </w:t>
      </w:r>
      <w:proofErr w:type="spellStart"/>
      <w:r w:rsidR="003D255D" w:rsidRPr="007F7F88">
        <w:rPr>
          <w:sz w:val="24"/>
          <w:szCs w:val="24"/>
        </w:rPr>
        <w:t>Frenken</w:t>
      </w:r>
      <w:proofErr w:type="spellEnd"/>
      <w:r w:rsidR="003D255D" w:rsidRPr="007F7F88">
        <w:rPr>
          <w:sz w:val="24"/>
          <w:szCs w:val="24"/>
        </w:rPr>
        <w:t xml:space="preserve"> et al.</w:t>
      </w:r>
      <w:r w:rsidR="00B658BC" w:rsidRPr="007F7F88">
        <w:rPr>
          <w:sz w:val="24"/>
          <w:szCs w:val="24"/>
        </w:rPr>
        <w:t>,</w:t>
      </w:r>
      <w:r w:rsidR="003D255D" w:rsidRPr="007F7F88">
        <w:rPr>
          <w:sz w:val="24"/>
          <w:szCs w:val="24"/>
        </w:rPr>
        <w:t xml:space="preserve"> 2023).</w:t>
      </w:r>
      <w:r w:rsidR="00106EF1" w:rsidRPr="007F7F88">
        <w:rPr>
          <w:sz w:val="24"/>
          <w:szCs w:val="24"/>
        </w:rPr>
        <w:t xml:space="preserve">  </w:t>
      </w:r>
    </w:p>
    <w:p w14:paraId="131A8197" w14:textId="16BD1F05" w:rsidR="007C750C" w:rsidRPr="007F7F88" w:rsidRDefault="008F2EFC" w:rsidP="00BF6C3C">
      <w:pPr>
        <w:spacing w:line="480" w:lineRule="auto"/>
        <w:rPr>
          <w:sz w:val="24"/>
          <w:szCs w:val="24"/>
        </w:rPr>
      </w:pPr>
      <w:r w:rsidRPr="007F7F88">
        <w:rPr>
          <w:sz w:val="24"/>
          <w:szCs w:val="24"/>
        </w:rPr>
        <w:t xml:space="preserve">Over recent decades, nutrient </w:t>
      </w:r>
      <w:r w:rsidR="00106EC8" w:rsidRPr="007F7F88">
        <w:rPr>
          <w:sz w:val="24"/>
          <w:szCs w:val="24"/>
        </w:rPr>
        <w:t xml:space="preserve">inputs </w:t>
      </w:r>
      <w:r w:rsidRPr="007F7F88">
        <w:rPr>
          <w:sz w:val="24"/>
          <w:szCs w:val="24"/>
        </w:rPr>
        <w:t xml:space="preserve">from domestic sewage have been reduced </w:t>
      </w:r>
      <w:r w:rsidR="0013353D" w:rsidRPr="007F7F88">
        <w:rPr>
          <w:sz w:val="24"/>
          <w:szCs w:val="24"/>
        </w:rPr>
        <w:t xml:space="preserve">even further </w:t>
      </w:r>
      <w:r w:rsidR="004B04D5" w:rsidRPr="007F7F88">
        <w:rPr>
          <w:sz w:val="24"/>
          <w:szCs w:val="24"/>
        </w:rPr>
        <w:t xml:space="preserve">in Lake Arresø </w:t>
      </w:r>
      <w:r w:rsidRPr="007F7F88">
        <w:rPr>
          <w:sz w:val="24"/>
          <w:szCs w:val="24"/>
        </w:rPr>
        <w:t xml:space="preserve">by </w:t>
      </w:r>
      <w:r w:rsidR="004B04D5" w:rsidRPr="007F7F88">
        <w:rPr>
          <w:sz w:val="24"/>
          <w:szCs w:val="24"/>
        </w:rPr>
        <w:t xml:space="preserve">gradually </w:t>
      </w:r>
      <w:r w:rsidR="0081238E" w:rsidRPr="007F7F88">
        <w:rPr>
          <w:sz w:val="24"/>
          <w:szCs w:val="24"/>
        </w:rPr>
        <w:t xml:space="preserve">replacing </w:t>
      </w:r>
      <w:r w:rsidR="00106EC8" w:rsidRPr="007F7F88">
        <w:rPr>
          <w:sz w:val="24"/>
          <w:szCs w:val="24"/>
        </w:rPr>
        <w:t xml:space="preserve">more than 30 </w:t>
      </w:r>
      <w:r w:rsidRPr="007F7F88">
        <w:rPr>
          <w:sz w:val="24"/>
          <w:szCs w:val="24"/>
        </w:rPr>
        <w:t xml:space="preserve">small sewage treatment plants </w:t>
      </w:r>
      <w:r w:rsidR="004A5D6C" w:rsidRPr="007F7F88">
        <w:rPr>
          <w:sz w:val="24"/>
          <w:szCs w:val="24"/>
        </w:rPr>
        <w:t>(Ol</w:t>
      </w:r>
      <w:r w:rsidR="00EA7A7D" w:rsidRPr="007F7F88">
        <w:rPr>
          <w:sz w:val="24"/>
          <w:szCs w:val="24"/>
        </w:rPr>
        <w:t>e</w:t>
      </w:r>
      <w:r w:rsidR="004A5D6C" w:rsidRPr="007F7F88">
        <w:rPr>
          <w:sz w:val="24"/>
          <w:szCs w:val="24"/>
        </w:rPr>
        <w:t>sen</w:t>
      </w:r>
      <w:r w:rsidR="00AC07DB" w:rsidRPr="007F7F88">
        <w:rPr>
          <w:sz w:val="24"/>
          <w:szCs w:val="24"/>
        </w:rPr>
        <w:t>,</w:t>
      </w:r>
      <w:r w:rsidR="004A5D6C" w:rsidRPr="007F7F88">
        <w:rPr>
          <w:sz w:val="24"/>
          <w:szCs w:val="24"/>
        </w:rPr>
        <w:t xml:space="preserve"> 1976) </w:t>
      </w:r>
      <w:r w:rsidR="0081238E" w:rsidRPr="007F7F88">
        <w:rPr>
          <w:sz w:val="24"/>
          <w:szCs w:val="24"/>
        </w:rPr>
        <w:t xml:space="preserve">with </w:t>
      </w:r>
      <w:r w:rsidRPr="007F7F88">
        <w:rPr>
          <w:sz w:val="24"/>
          <w:szCs w:val="24"/>
        </w:rPr>
        <w:t>two new</w:t>
      </w:r>
      <w:r w:rsidR="007C750C" w:rsidRPr="007F7F88">
        <w:rPr>
          <w:sz w:val="24"/>
          <w:szCs w:val="24"/>
        </w:rPr>
        <w:t>ly</w:t>
      </w:r>
      <w:r w:rsidRPr="007F7F88">
        <w:rPr>
          <w:sz w:val="24"/>
          <w:szCs w:val="24"/>
        </w:rPr>
        <w:t xml:space="preserve"> </w:t>
      </w:r>
      <w:r w:rsidR="00045849" w:rsidRPr="007F7F88">
        <w:rPr>
          <w:sz w:val="24"/>
          <w:szCs w:val="24"/>
        </w:rPr>
        <w:t>buil</w:t>
      </w:r>
      <w:r w:rsidR="0081238E" w:rsidRPr="007F7F88">
        <w:rPr>
          <w:sz w:val="24"/>
          <w:szCs w:val="24"/>
        </w:rPr>
        <w:t>t</w:t>
      </w:r>
      <w:r w:rsidR="00045849" w:rsidRPr="007F7F88">
        <w:rPr>
          <w:sz w:val="24"/>
          <w:szCs w:val="24"/>
        </w:rPr>
        <w:t xml:space="preserve"> </w:t>
      </w:r>
      <w:r w:rsidRPr="007F7F88">
        <w:rPr>
          <w:sz w:val="24"/>
          <w:szCs w:val="24"/>
        </w:rPr>
        <w:t xml:space="preserve">and very </w:t>
      </w:r>
      <w:r w:rsidR="0081238E" w:rsidRPr="007F7F88">
        <w:rPr>
          <w:sz w:val="24"/>
          <w:szCs w:val="24"/>
        </w:rPr>
        <w:t xml:space="preserve">effective </w:t>
      </w:r>
      <w:r w:rsidR="00176DCF" w:rsidRPr="007F7F88">
        <w:rPr>
          <w:sz w:val="24"/>
          <w:szCs w:val="24"/>
        </w:rPr>
        <w:t xml:space="preserve">water treatment </w:t>
      </w:r>
      <w:r w:rsidRPr="007F7F88">
        <w:rPr>
          <w:sz w:val="24"/>
          <w:szCs w:val="24"/>
        </w:rPr>
        <w:t>plants</w:t>
      </w:r>
      <w:r w:rsidR="0081238E" w:rsidRPr="007F7F88">
        <w:rPr>
          <w:sz w:val="24"/>
          <w:szCs w:val="24"/>
        </w:rPr>
        <w:t>. C</w:t>
      </w:r>
      <w:r w:rsidR="007C750C" w:rsidRPr="007F7F88">
        <w:rPr>
          <w:sz w:val="24"/>
          <w:szCs w:val="24"/>
        </w:rPr>
        <w:t>ombin</w:t>
      </w:r>
      <w:r w:rsidR="0081238E" w:rsidRPr="007F7F88">
        <w:rPr>
          <w:sz w:val="24"/>
          <w:szCs w:val="24"/>
        </w:rPr>
        <w:t>ing</w:t>
      </w:r>
      <w:r w:rsidR="007C750C" w:rsidRPr="007F7F88">
        <w:rPr>
          <w:sz w:val="24"/>
          <w:szCs w:val="24"/>
        </w:rPr>
        <w:t xml:space="preserve"> </w:t>
      </w:r>
      <w:r w:rsidR="00045849" w:rsidRPr="007F7F88">
        <w:rPr>
          <w:sz w:val="24"/>
          <w:szCs w:val="24"/>
        </w:rPr>
        <w:t>mechanical, advanced biological</w:t>
      </w:r>
      <w:r w:rsidR="00BC357A" w:rsidRPr="007F7F88">
        <w:rPr>
          <w:sz w:val="24"/>
          <w:szCs w:val="24"/>
        </w:rPr>
        <w:t>,</w:t>
      </w:r>
      <w:r w:rsidR="00045849" w:rsidRPr="007F7F88">
        <w:rPr>
          <w:sz w:val="24"/>
          <w:szCs w:val="24"/>
        </w:rPr>
        <w:t xml:space="preserve"> and chemical treatment</w:t>
      </w:r>
      <w:r w:rsidR="00BC357A" w:rsidRPr="007F7F88">
        <w:rPr>
          <w:sz w:val="24"/>
          <w:szCs w:val="24"/>
        </w:rPr>
        <w:t>s</w:t>
      </w:r>
      <w:r w:rsidR="0081238E" w:rsidRPr="007F7F88">
        <w:rPr>
          <w:sz w:val="24"/>
          <w:szCs w:val="24"/>
        </w:rPr>
        <w:t>, t</w:t>
      </w:r>
      <w:r w:rsidR="00106EC8" w:rsidRPr="007F7F88">
        <w:rPr>
          <w:sz w:val="24"/>
          <w:szCs w:val="24"/>
        </w:rPr>
        <w:t xml:space="preserve">hey </w:t>
      </w:r>
      <w:r w:rsidR="00E746A1" w:rsidRPr="007F7F88">
        <w:rPr>
          <w:sz w:val="24"/>
          <w:szCs w:val="24"/>
        </w:rPr>
        <w:t xml:space="preserve">remove </w:t>
      </w:r>
      <w:r w:rsidR="00045849" w:rsidRPr="007F7F88">
        <w:rPr>
          <w:sz w:val="24"/>
          <w:szCs w:val="24"/>
        </w:rPr>
        <w:t xml:space="preserve">about 98% of </w:t>
      </w:r>
      <w:r w:rsidR="009916B5" w:rsidRPr="007F7F88">
        <w:rPr>
          <w:sz w:val="24"/>
          <w:szCs w:val="24"/>
        </w:rPr>
        <w:t>TP</w:t>
      </w:r>
      <w:r w:rsidR="00045849" w:rsidRPr="007F7F88">
        <w:rPr>
          <w:sz w:val="24"/>
          <w:szCs w:val="24"/>
        </w:rPr>
        <w:t xml:space="preserve"> and 90% of total nitrogen (TN) </w:t>
      </w:r>
      <w:r w:rsidR="00706DC5" w:rsidRPr="007F7F88">
        <w:rPr>
          <w:sz w:val="24"/>
          <w:szCs w:val="24"/>
        </w:rPr>
        <w:t xml:space="preserve">from the </w:t>
      </w:r>
      <w:r w:rsidR="00045849" w:rsidRPr="007F7F88">
        <w:rPr>
          <w:sz w:val="24"/>
          <w:szCs w:val="24"/>
        </w:rPr>
        <w:t>raw sewage</w:t>
      </w:r>
      <w:r w:rsidR="0081238E" w:rsidRPr="007F7F88">
        <w:rPr>
          <w:sz w:val="24"/>
          <w:szCs w:val="24"/>
        </w:rPr>
        <w:t xml:space="preserve"> (</w:t>
      </w:r>
      <w:r w:rsidR="0098138C" w:rsidRPr="007F7F88">
        <w:rPr>
          <w:sz w:val="24"/>
          <w:szCs w:val="24"/>
        </w:rPr>
        <w:t>PULS-</w:t>
      </w:r>
      <w:proofErr w:type="spellStart"/>
      <w:r w:rsidR="0098138C" w:rsidRPr="007F7F88">
        <w:rPr>
          <w:sz w:val="24"/>
          <w:szCs w:val="24"/>
        </w:rPr>
        <w:t>Danmarks</w:t>
      </w:r>
      <w:proofErr w:type="spellEnd"/>
      <w:r w:rsidR="0098138C" w:rsidRPr="007F7F88">
        <w:rPr>
          <w:sz w:val="24"/>
          <w:szCs w:val="24"/>
        </w:rPr>
        <w:t xml:space="preserve"> </w:t>
      </w:r>
      <w:proofErr w:type="spellStart"/>
      <w:r w:rsidR="0098138C" w:rsidRPr="007F7F88">
        <w:rPr>
          <w:sz w:val="24"/>
          <w:szCs w:val="24"/>
        </w:rPr>
        <w:t>Miljøportal</w:t>
      </w:r>
      <w:proofErr w:type="spellEnd"/>
      <w:r w:rsidR="00B658BC" w:rsidRPr="007F7F88">
        <w:rPr>
          <w:sz w:val="24"/>
          <w:szCs w:val="24"/>
        </w:rPr>
        <w:t>;</w:t>
      </w:r>
      <w:r w:rsidR="0098138C" w:rsidRPr="007F7F88">
        <w:rPr>
          <w:sz w:val="24"/>
          <w:szCs w:val="24"/>
        </w:rPr>
        <w:t xml:space="preserve"> </w:t>
      </w:r>
      <w:r w:rsidR="0081238E" w:rsidRPr="007F7F88">
        <w:rPr>
          <w:sz w:val="24"/>
          <w:szCs w:val="24"/>
        </w:rPr>
        <w:t>Sand-Jensen et al.</w:t>
      </w:r>
      <w:r w:rsidR="00B658BC" w:rsidRPr="007F7F88">
        <w:rPr>
          <w:sz w:val="24"/>
          <w:szCs w:val="24"/>
        </w:rPr>
        <w:t>,</w:t>
      </w:r>
      <w:r w:rsidR="0081238E" w:rsidRPr="007F7F88">
        <w:rPr>
          <w:sz w:val="24"/>
          <w:szCs w:val="24"/>
        </w:rPr>
        <w:t xml:space="preserve"> 2025)</w:t>
      </w:r>
      <w:r w:rsidR="00045849" w:rsidRPr="007F7F88">
        <w:rPr>
          <w:sz w:val="24"/>
          <w:szCs w:val="24"/>
        </w:rPr>
        <w:t>.</w:t>
      </w:r>
      <w:r w:rsidR="000A2F69" w:rsidRPr="007F7F88">
        <w:rPr>
          <w:sz w:val="24"/>
          <w:szCs w:val="24"/>
        </w:rPr>
        <w:t xml:space="preserve"> </w:t>
      </w:r>
      <w:r w:rsidR="00176DCF" w:rsidRPr="007F7F88">
        <w:rPr>
          <w:sz w:val="24"/>
          <w:szCs w:val="24"/>
        </w:rPr>
        <w:t>Moreover, t</w:t>
      </w:r>
      <w:r w:rsidR="007C750C" w:rsidRPr="007F7F88">
        <w:rPr>
          <w:sz w:val="24"/>
          <w:szCs w:val="24"/>
        </w:rPr>
        <w:t xml:space="preserve">o facilitate </w:t>
      </w:r>
      <w:r w:rsidR="0081238E" w:rsidRPr="007F7F88">
        <w:rPr>
          <w:sz w:val="24"/>
          <w:szCs w:val="24"/>
        </w:rPr>
        <w:t xml:space="preserve">the </w:t>
      </w:r>
      <w:r w:rsidR="007C750C" w:rsidRPr="007F7F88">
        <w:rPr>
          <w:sz w:val="24"/>
          <w:szCs w:val="24"/>
        </w:rPr>
        <w:t>improvement of Lake Arresø and assist biodiversity</w:t>
      </w:r>
      <w:r w:rsidR="00DC75DD" w:rsidRPr="007F7F88">
        <w:rPr>
          <w:sz w:val="24"/>
          <w:szCs w:val="24"/>
        </w:rPr>
        <w:t>,</w:t>
      </w:r>
      <w:r w:rsidR="007C750C" w:rsidRPr="007F7F88">
        <w:rPr>
          <w:sz w:val="24"/>
          <w:szCs w:val="24"/>
        </w:rPr>
        <w:t xml:space="preserve"> f</w:t>
      </w:r>
      <w:r w:rsidR="000A2F69" w:rsidRPr="007F7F88">
        <w:rPr>
          <w:sz w:val="24"/>
          <w:szCs w:val="24"/>
        </w:rPr>
        <w:t xml:space="preserve">our </w:t>
      </w:r>
      <w:r w:rsidR="0081238E" w:rsidRPr="007F7F88">
        <w:rPr>
          <w:sz w:val="24"/>
          <w:szCs w:val="24"/>
        </w:rPr>
        <w:t xml:space="preserve">new, </w:t>
      </w:r>
      <w:r w:rsidR="000A2F69" w:rsidRPr="007F7F88">
        <w:rPr>
          <w:sz w:val="24"/>
          <w:szCs w:val="24"/>
        </w:rPr>
        <w:t>small</w:t>
      </w:r>
      <w:r w:rsidR="0081238E" w:rsidRPr="007F7F88">
        <w:rPr>
          <w:sz w:val="24"/>
          <w:szCs w:val="24"/>
        </w:rPr>
        <w:t>,</w:t>
      </w:r>
      <w:r w:rsidR="000A2F69" w:rsidRPr="007F7F88">
        <w:rPr>
          <w:sz w:val="24"/>
          <w:szCs w:val="24"/>
        </w:rPr>
        <w:t xml:space="preserve"> shallow lakes were constructed in the catchment </w:t>
      </w:r>
      <w:r w:rsidR="00215C2C" w:rsidRPr="007F7F88">
        <w:rPr>
          <w:sz w:val="24"/>
          <w:szCs w:val="24"/>
        </w:rPr>
        <w:t xml:space="preserve">during the 1990s </w:t>
      </w:r>
      <w:r w:rsidR="00BE4A69" w:rsidRPr="007F7F88">
        <w:rPr>
          <w:sz w:val="24"/>
          <w:szCs w:val="24"/>
        </w:rPr>
        <w:t xml:space="preserve">with the goal </w:t>
      </w:r>
      <w:r w:rsidR="00DC75DD" w:rsidRPr="007F7F88">
        <w:rPr>
          <w:sz w:val="24"/>
          <w:szCs w:val="24"/>
        </w:rPr>
        <w:t xml:space="preserve">of </w:t>
      </w:r>
      <w:r w:rsidR="000A2F69" w:rsidRPr="007F7F88">
        <w:rPr>
          <w:sz w:val="24"/>
          <w:szCs w:val="24"/>
        </w:rPr>
        <w:t>retain</w:t>
      </w:r>
      <w:r w:rsidR="00DC75DD" w:rsidRPr="007F7F88">
        <w:rPr>
          <w:sz w:val="24"/>
          <w:szCs w:val="24"/>
        </w:rPr>
        <w:t>ing</w:t>
      </w:r>
      <w:r w:rsidR="000A2F69" w:rsidRPr="007F7F88">
        <w:rPr>
          <w:sz w:val="24"/>
          <w:szCs w:val="24"/>
        </w:rPr>
        <w:t xml:space="preserve"> </w:t>
      </w:r>
      <w:r w:rsidR="0081238E" w:rsidRPr="007F7F88">
        <w:rPr>
          <w:sz w:val="24"/>
          <w:szCs w:val="24"/>
        </w:rPr>
        <w:t xml:space="preserve">runoff </w:t>
      </w:r>
      <w:r w:rsidR="000A2F69" w:rsidRPr="007F7F88">
        <w:rPr>
          <w:sz w:val="24"/>
          <w:szCs w:val="24"/>
        </w:rPr>
        <w:t xml:space="preserve">nutrients </w:t>
      </w:r>
      <w:r w:rsidR="0046782E" w:rsidRPr="007F7F88">
        <w:rPr>
          <w:sz w:val="24"/>
          <w:szCs w:val="24"/>
        </w:rPr>
        <w:t xml:space="preserve">in </w:t>
      </w:r>
      <w:r w:rsidR="00706DC5" w:rsidRPr="007F7F88">
        <w:rPr>
          <w:sz w:val="24"/>
          <w:szCs w:val="24"/>
        </w:rPr>
        <w:t xml:space="preserve">their </w:t>
      </w:r>
      <w:r w:rsidR="0046782E" w:rsidRPr="007F7F88">
        <w:rPr>
          <w:sz w:val="24"/>
          <w:szCs w:val="24"/>
        </w:rPr>
        <w:t xml:space="preserve">sediments </w:t>
      </w:r>
      <w:r w:rsidR="000A2F69" w:rsidRPr="007F7F88">
        <w:rPr>
          <w:sz w:val="24"/>
          <w:szCs w:val="24"/>
        </w:rPr>
        <w:t>and</w:t>
      </w:r>
      <w:r w:rsidR="00EF1226" w:rsidRPr="007F7F88">
        <w:rPr>
          <w:sz w:val="24"/>
          <w:szCs w:val="24"/>
        </w:rPr>
        <w:t xml:space="preserve"> </w:t>
      </w:r>
      <w:r w:rsidR="000A2F69" w:rsidRPr="007F7F88">
        <w:rPr>
          <w:sz w:val="24"/>
          <w:szCs w:val="24"/>
        </w:rPr>
        <w:t>reduc</w:t>
      </w:r>
      <w:r w:rsidR="0081238E" w:rsidRPr="007F7F88">
        <w:rPr>
          <w:sz w:val="24"/>
          <w:szCs w:val="24"/>
        </w:rPr>
        <w:t>ing</w:t>
      </w:r>
      <w:r w:rsidR="0046782E" w:rsidRPr="007F7F88">
        <w:rPr>
          <w:sz w:val="24"/>
          <w:szCs w:val="24"/>
        </w:rPr>
        <w:t xml:space="preserve"> TP inputs to Lake Arresø</w:t>
      </w:r>
      <w:r w:rsidR="00BE4A69" w:rsidRPr="007F7F88">
        <w:rPr>
          <w:sz w:val="24"/>
          <w:szCs w:val="24"/>
        </w:rPr>
        <w:t xml:space="preserve"> (Sand-Jensen</w:t>
      </w:r>
      <w:r w:rsidR="000B784D" w:rsidRPr="007F7F88">
        <w:rPr>
          <w:sz w:val="24"/>
          <w:szCs w:val="24"/>
        </w:rPr>
        <w:t>,</w:t>
      </w:r>
      <w:r w:rsidR="00BE4A69" w:rsidRPr="007F7F88">
        <w:rPr>
          <w:sz w:val="24"/>
          <w:szCs w:val="24"/>
        </w:rPr>
        <w:t xml:space="preserve"> 200</w:t>
      </w:r>
      <w:r w:rsidR="0098138C" w:rsidRPr="007F7F88">
        <w:rPr>
          <w:sz w:val="24"/>
          <w:szCs w:val="24"/>
        </w:rPr>
        <w:t>1</w:t>
      </w:r>
      <w:r w:rsidR="00BE4A69" w:rsidRPr="007F7F88">
        <w:rPr>
          <w:sz w:val="24"/>
          <w:szCs w:val="24"/>
        </w:rPr>
        <w:t>)</w:t>
      </w:r>
      <w:r w:rsidR="007C750C" w:rsidRPr="007F7F88">
        <w:rPr>
          <w:sz w:val="24"/>
          <w:szCs w:val="24"/>
        </w:rPr>
        <w:t>.</w:t>
      </w:r>
      <w:r w:rsidR="000A2F69" w:rsidRPr="007F7F88">
        <w:rPr>
          <w:sz w:val="24"/>
          <w:szCs w:val="24"/>
        </w:rPr>
        <w:t xml:space="preserve"> </w:t>
      </w:r>
    </w:p>
    <w:p w14:paraId="7AEA31A1" w14:textId="38DD1A55" w:rsidR="007F545E" w:rsidRPr="007F7F88" w:rsidRDefault="00045849" w:rsidP="00BF6C3C">
      <w:pPr>
        <w:spacing w:line="480" w:lineRule="auto"/>
        <w:rPr>
          <w:sz w:val="24"/>
          <w:szCs w:val="24"/>
        </w:rPr>
      </w:pPr>
      <w:r w:rsidRPr="007F7F88">
        <w:rPr>
          <w:sz w:val="24"/>
          <w:szCs w:val="24"/>
        </w:rPr>
        <w:t xml:space="preserve">Nutrient </w:t>
      </w:r>
      <w:r w:rsidR="0081238E" w:rsidRPr="007F7F88">
        <w:rPr>
          <w:sz w:val="24"/>
          <w:szCs w:val="24"/>
        </w:rPr>
        <w:t xml:space="preserve">inputs </w:t>
      </w:r>
      <w:r w:rsidRPr="007F7F88">
        <w:rPr>
          <w:sz w:val="24"/>
          <w:szCs w:val="24"/>
        </w:rPr>
        <w:t>from cultivated field</w:t>
      </w:r>
      <w:r w:rsidR="0081238E" w:rsidRPr="007F7F88">
        <w:rPr>
          <w:sz w:val="24"/>
          <w:szCs w:val="24"/>
        </w:rPr>
        <w:t>s</w:t>
      </w:r>
      <w:r w:rsidRPr="007F7F88">
        <w:rPr>
          <w:sz w:val="24"/>
          <w:szCs w:val="24"/>
        </w:rPr>
        <w:t xml:space="preserve"> have remained much less regulated</w:t>
      </w:r>
      <w:r w:rsidR="0081238E" w:rsidRPr="007F7F88">
        <w:rPr>
          <w:sz w:val="24"/>
          <w:szCs w:val="24"/>
        </w:rPr>
        <w:t xml:space="preserve"> than sew</w:t>
      </w:r>
      <w:r w:rsidR="000E418E" w:rsidRPr="007F7F88">
        <w:rPr>
          <w:sz w:val="24"/>
          <w:szCs w:val="24"/>
        </w:rPr>
        <w:t>age</w:t>
      </w:r>
      <w:r w:rsidR="0081238E" w:rsidRPr="007F7F88">
        <w:rPr>
          <w:sz w:val="24"/>
          <w:szCs w:val="24"/>
        </w:rPr>
        <w:t xml:space="preserve"> treatment</w:t>
      </w:r>
      <w:r w:rsidRPr="007F7F88">
        <w:rPr>
          <w:sz w:val="24"/>
          <w:szCs w:val="24"/>
        </w:rPr>
        <w:t xml:space="preserve">, though </w:t>
      </w:r>
      <w:r w:rsidR="003D255D" w:rsidRPr="007F7F88">
        <w:rPr>
          <w:sz w:val="24"/>
          <w:szCs w:val="24"/>
        </w:rPr>
        <w:t xml:space="preserve">legislations </w:t>
      </w:r>
      <w:r w:rsidR="00EF1226" w:rsidRPr="007F7F88">
        <w:rPr>
          <w:sz w:val="24"/>
          <w:szCs w:val="24"/>
        </w:rPr>
        <w:t xml:space="preserve">prior to 2016 </w:t>
      </w:r>
      <w:r w:rsidR="00D03A14" w:rsidRPr="007F7F88">
        <w:rPr>
          <w:sz w:val="24"/>
          <w:szCs w:val="24"/>
        </w:rPr>
        <w:t>require</w:t>
      </w:r>
      <w:r w:rsidR="00EF1226" w:rsidRPr="007F7F88">
        <w:rPr>
          <w:sz w:val="24"/>
          <w:szCs w:val="24"/>
        </w:rPr>
        <w:t>d</w:t>
      </w:r>
      <w:r w:rsidR="00D03A14" w:rsidRPr="007F7F88">
        <w:rPr>
          <w:sz w:val="24"/>
          <w:szCs w:val="24"/>
        </w:rPr>
        <w:t xml:space="preserve"> nutrient application per </w:t>
      </w:r>
      <w:r w:rsidR="007C750C" w:rsidRPr="007F7F88">
        <w:rPr>
          <w:sz w:val="24"/>
          <w:szCs w:val="24"/>
        </w:rPr>
        <w:t xml:space="preserve">surface area </w:t>
      </w:r>
      <w:r w:rsidR="0081238E" w:rsidRPr="007F7F88">
        <w:rPr>
          <w:sz w:val="24"/>
          <w:szCs w:val="24"/>
        </w:rPr>
        <w:t>to be</w:t>
      </w:r>
      <w:r w:rsidR="00BE4A69" w:rsidRPr="007F7F88">
        <w:rPr>
          <w:sz w:val="24"/>
          <w:szCs w:val="24"/>
        </w:rPr>
        <w:t xml:space="preserve"> </w:t>
      </w:r>
      <w:r w:rsidR="00D03A14" w:rsidRPr="007F7F88">
        <w:rPr>
          <w:sz w:val="24"/>
          <w:szCs w:val="24"/>
        </w:rPr>
        <w:t xml:space="preserve">below certain thresholds, </w:t>
      </w:r>
      <w:r w:rsidR="00224614" w:rsidRPr="007F7F88">
        <w:rPr>
          <w:sz w:val="24"/>
          <w:szCs w:val="24"/>
        </w:rPr>
        <w:t xml:space="preserve">and </w:t>
      </w:r>
      <w:r w:rsidR="00D03A14" w:rsidRPr="007F7F88">
        <w:rPr>
          <w:sz w:val="24"/>
          <w:szCs w:val="24"/>
        </w:rPr>
        <w:t>cultivation of follow-up crops during winter</w:t>
      </w:r>
      <w:r w:rsidR="00224614" w:rsidRPr="007F7F88">
        <w:rPr>
          <w:sz w:val="24"/>
          <w:szCs w:val="24"/>
        </w:rPr>
        <w:t xml:space="preserve"> as well as </w:t>
      </w:r>
      <w:r w:rsidR="00D03A14" w:rsidRPr="007F7F88">
        <w:rPr>
          <w:sz w:val="24"/>
          <w:szCs w:val="24"/>
        </w:rPr>
        <w:t>uncultivated 10 m wide buffer zones along streams</w:t>
      </w:r>
      <w:r w:rsidR="00BE4A69" w:rsidRPr="007F7F88">
        <w:rPr>
          <w:sz w:val="24"/>
          <w:szCs w:val="24"/>
        </w:rPr>
        <w:t xml:space="preserve"> may have </w:t>
      </w:r>
      <w:r w:rsidR="00044E19" w:rsidRPr="007F7F88">
        <w:rPr>
          <w:sz w:val="24"/>
          <w:szCs w:val="24"/>
        </w:rPr>
        <w:t xml:space="preserve">reduced nutrient </w:t>
      </w:r>
      <w:r w:rsidR="0081238E" w:rsidRPr="007F7F88">
        <w:rPr>
          <w:sz w:val="24"/>
          <w:szCs w:val="24"/>
        </w:rPr>
        <w:t xml:space="preserve">inputs </w:t>
      </w:r>
      <w:r w:rsidR="00044E19" w:rsidRPr="007F7F88">
        <w:rPr>
          <w:sz w:val="24"/>
          <w:szCs w:val="24"/>
        </w:rPr>
        <w:t>appreciably</w:t>
      </w:r>
      <w:r w:rsidR="00D03A14" w:rsidRPr="007F7F88">
        <w:rPr>
          <w:sz w:val="24"/>
          <w:szCs w:val="24"/>
        </w:rPr>
        <w:t xml:space="preserve">. </w:t>
      </w:r>
      <w:r w:rsidR="0081238E" w:rsidRPr="007F7F88">
        <w:rPr>
          <w:sz w:val="24"/>
          <w:szCs w:val="24"/>
        </w:rPr>
        <w:t xml:space="preserve">In </w:t>
      </w:r>
      <w:r w:rsidR="00D03A14" w:rsidRPr="007F7F88">
        <w:rPr>
          <w:sz w:val="24"/>
          <w:szCs w:val="24"/>
        </w:rPr>
        <w:t>2016</w:t>
      </w:r>
      <w:r w:rsidR="00215C2C" w:rsidRPr="007F7F88">
        <w:rPr>
          <w:sz w:val="24"/>
          <w:szCs w:val="24"/>
        </w:rPr>
        <w:t xml:space="preserve">, however, </w:t>
      </w:r>
      <w:r w:rsidR="00106EC8" w:rsidRPr="007F7F88">
        <w:rPr>
          <w:sz w:val="24"/>
          <w:szCs w:val="24"/>
        </w:rPr>
        <w:t>the 10 m</w:t>
      </w:r>
      <w:r w:rsidR="007F545E" w:rsidRPr="007F7F88">
        <w:rPr>
          <w:sz w:val="24"/>
          <w:szCs w:val="24"/>
        </w:rPr>
        <w:t xml:space="preserve"> wide </w:t>
      </w:r>
      <w:r w:rsidR="00D03A14" w:rsidRPr="007F7F88">
        <w:rPr>
          <w:sz w:val="24"/>
          <w:szCs w:val="24"/>
        </w:rPr>
        <w:t xml:space="preserve">buffer zones were </w:t>
      </w:r>
      <w:r w:rsidR="00176DCF" w:rsidRPr="007F7F88">
        <w:rPr>
          <w:sz w:val="24"/>
          <w:szCs w:val="24"/>
        </w:rPr>
        <w:t xml:space="preserve">reduced to only </w:t>
      </w:r>
      <w:r w:rsidR="00D03A14" w:rsidRPr="007F7F88">
        <w:rPr>
          <w:sz w:val="24"/>
          <w:szCs w:val="24"/>
        </w:rPr>
        <w:t>2 m and farmers were allowed to increase nutrient application</w:t>
      </w:r>
      <w:r w:rsidR="00DC75DD" w:rsidRPr="007F7F88">
        <w:rPr>
          <w:sz w:val="24"/>
          <w:szCs w:val="24"/>
        </w:rPr>
        <w:t xml:space="preserve"> on the</w:t>
      </w:r>
      <w:r w:rsidR="0013353D" w:rsidRPr="007F7F88">
        <w:rPr>
          <w:sz w:val="24"/>
          <w:szCs w:val="24"/>
        </w:rPr>
        <w:t>ir</w:t>
      </w:r>
      <w:r w:rsidR="00DC75DD" w:rsidRPr="007F7F88">
        <w:rPr>
          <w:sz w:val="24"/>
          <w:szCs w:val="24"/>
        </w:rPr>
        <w:t xml:space="preserve"> fields</w:t>
      </w:r>
      <w:r w:rsidR="00357B12" w:rsidRPr="007F7F88">
        <w:rPr>
          <w:sz w:val="24"/>
          <w:szCs w:val="24"/>
        </w:rPr>
        <w:t xml:space="preserve"> (</w:t>
      </w:r>
      <w:proofErr w:type="spellStart"/>
      <w:r w:rsidR="00C65951" w:rsidRPr="007F7F88">
        <w:rPr>
          <w:sz w:val="24"/>
          <w:szCs w:val="24"/>
        </w:rPr>
        <w:t>Landbrugspakken</w:t>
      </w:r>
      <w:proofErr w:type="spellEnd"/>
      <w:r w:rsidR="00C65951" w:rsidRPr="007F7F88">
        <w:rPr>
          <w:sz w:val="24"/>
          <w:szCs w:val="24"/>
        </w:rPr>
        <w:t>, Lov nr. 186, March 2016</w:t>
      </w:r>
      <w:r w:rsidR="00357B12" w:rsidRPr="007F7F88">
        <w:rPr>
          <w:sz w:val="24"/>
          <w:szCs w:val="24"/>
        </w:rPr>
        <w:t>)</w:t>
      </w:r>
      <w:r w:rsidR="007F545E" w:rsidRPr="007F7F88">
        <w:rPr>
          <w:sz w:val="24"/>
          <w:szCs w:val="24"/>
        </w:rPr>
        <w:t xml:space="preserve">. As a </w:t>
      </w:r>
      <w:r w:rsidR="00176DCF" w:rsidRPr="007F7F88">
        <w:rPr>
          <w:sz w:val="24"/>
          <w:szCs w:val="24"/>
        </w:rPr>
        <w:t xml:space="preserve">likely </w:t>
      </w:r>
      <w:r w:rsidR="00357B12" w:rsidRPr="007F7F88">
        <w:rPr>
          <w:sz w:val="24"/>
          <w:szCs w:val="24"/>
        </w:rPr>
        <w:t>consequence</w:t>
      </w:r>
      <w:r w:rsidR="007F545E" w:rsidRPr="007F7F88">
        <w:rPr>
          <w:sz w:val="24"/>
          <w:szCs w:val="24"/>
        </w:rPr>
        <w:t>, nationwide measurements in</w:t>
      </w:r>
      <w:r w:rsidR="007C750C" w:rsidRPr="007F7F88">
        <w:rPr>
          <w:sz w:val="24"/>
          <w:szCs w:val="24"/>
        </w:rPr>
        <w:t xml:space="preserve"> 153 </w:t>
      </w:r>
      <w:r w:rsidR="007F545E" w:rsidRPr="007F7F88">
        <w:rPr>
          <w:sz w:val="24"/>
          <w:szCs w:val="24"/>
        </w:rPr>
        <w:t xml:space="preserve">lakes found </w:t>
      </w:r>
      <w:r w:rsidR="007F545E" w:rsidRPr="007F7F88">
        <w:rPr>
          <w:sz w:val="24"/>
          <w:szCs w:val="24"/>
        </w:rPr>
        <w:lastRenderedPageBreak/>
        <w:t>significant increases of TP, TN and chlorophyll from</w:t>
      </w:r>
      <w:r w:rsidR="007C750C" w:rsidRPr="007F7F88">
        <w:rPr>
          <w:sz w:val="24"/>
          <w:szCs w:val="24"/>
        </w:rPr>
        <w:t xml:space="preserve"> 2011</w:t>
      </w:r>
      <w:r w:rsidR="00E541CC" w:rsidRPr="007F7F88">
        <w:rPr>
          <w:sz w:val="24"/>
          <w:szCs w:val="24"/>
        </w:rPr>
        <w:t>–</w:t>
      </w:r>
      <w:r w:rsidR="007C750C" w:rsidRPr="007F7F88">
        <w:rPr>
          <w:sz w:val="24"/>
          <w:szCs w:val="24"/>
        </w:rPr>
        <w:t xml:space="preserve">2016 </w:t>
      </w:r>
      <w:r w:rsidR="007F545E" w:rsidRPr="007F7F88">
        <w:rPr>
          <w:sz w:val="24"/>
          <w:szCs w:val="24"/>
        </w:rPr>
        <w:t xml:space="preserve">to </w:t>
      </w:r>
      <w:r w:rsidR="007C750C" w:rsidRPr="007F7F88">
        <w:rPr>
          <w:sz w:val="24"/>
          <w:szCs w:val="24"/>
        </w:rPr>
        <w:t>2017</w:t>
      </w:r>
      <w:r w:rsidR="00E541CC" w:rsidRPr="007F7F88">
        <w:rPr>
          <w:sz w:val="24"/>
          <w:szCs w:val="24"/>
        </w:rPr>
        <w:t>–</w:t>
      </w:r>
      <w:r w:rsidR="007C750C" w:rsidRPr="007F7F88">
        <w:rPr>
          <w:sz w:val="24"/>
          <w:szCs w:val="24"/>
        </w:rPr>
        <w:t>2022 (Johansson et al.</w:t>
      </w:r>
      <w:r w:rsidR="000B784D" w:rsidRPr="007F7F88">
        <w:rPr>
          <w:sz w:val="24"/>
          <w:szCs w:val="24"/>
        </w:rPr>
        <w:t>,</w:t>
      </w:r>
      <w:r w:rsidR="007C750C" w:rsidRPr="007F7F88">
        <w:rPr>
          <w:sz w:val="24"/>
          <w:szCs w:val="24"/>
        </w:rPr>
        <w:t xml:space="preserve"> 2024)</w:t>
      </w:r>
      <w:r w:rsidR="007F545E" w:rsidRPr="007F7F88">
        <w:rPr>
          <w:sz w:val="24"/>
          <w:szCs w:val="24"/>
        </w:rPr>
        <w:t>. The detail</w:t>
      </w:r>
      <w:r w:rsidR="0081238E" w:rsidRPr="007F7F88">
        <w:rPr>
          <w:sz w:val="24"/>
          <w:szCs w:val="24"/>
        </w:rPr>
        <w:t>s of</w:t>
      </w:r>
      <w:r w:rsidR="007F545E" w:rsidRPr="007F7F88">
        <w:rPr>
          <w:sz w:val="24"/>
          <w:szCs w:val="24"/>
        </w:rPr>
        <w:t xml:space="preserve"> development in Lake Arresø ha</w:t>
      </w:r>
      <w:r w:rsidR="0013353D" w:rsidRPr="007F7F88">
        <w:rPr>
          <w:sz w:val="24"/>
          <w:szCs w:val="24"/>
        </w:rPr>
        <w:t>ve</w:t>
      </w:r>
      <w:r w:rsidR="007F545E" w:rsidRPr="007F7F88">
        <w:rPr>
          <w:sz w:val="24"/>
          <w:szCs w:val="24"/>
        </w:rPr>
        <w:t xml:space="preserve"> remained unexplored</w:t>
      </w:r>
      <w:r w:rsidR="007C750C" w:rsidRPr="007F7F88">
        <w:rPr>
          <w:sz w:val="24"/>
          <w:szCs w:val="24"/>
        </w:rPr>
        <w:t xml:space="preserve"> (Sand-Je</w:t>
      </w:r>
      <w:r w:rsidR="00044E19" w:rsidRPr="007F7F88">
        <w:rPr>
          <w:sz w:val="24"/>
          <w:szCs w:val="24"/>
        </w:rPr>
        <w:t xml:space="preserve">nsen </w:t>
      </w:r>
      <w:r w:rsidR="007C750C" w:rsidRPr="007F7F88">
        <w:rPr>
          <w:sz w:val="24"/>
          <w:szCs w:val="24"/>
        </w:rPr>
        <w:t>et al.</w:t>
      </w:r>
      <w:r w:rsidR="000B784D" w:rsidRPr="007F7F88">
        <w:rPr>
          <w:sz w:val="24"/>
          <w:szCs w:val="24"/>
        </w:rPr>
        <w:t>,</w:t>
      </w:r>
      <w:r w:rsidR="007C750C" w:rsidRPr="007F7F88">
        <w:rPr>
          <w:sz w:val="24"/>
          <w:szCs w:val="24"/>
        </w:rPr>
        <w:t xml:space="preserve"> 2025)</w:t>
      </w:r>
      <w:r w:rsidR="007F545E" w:rsidRPr="007F7F88">
        <w:rPr>
          <w:sz w:val="24"/>
          <w:szCs w:val="24"/>
        </w:rPr>
        <w:t xml:space="preserve">. </w:t>
      </w:r>
    </w:p>
    <w:p w14:paraId="057EDB0A" w14:textId="15D00207" w:rsidR="0046782E" w:rsidRPr="007F7F88" w:rsidRDefault="00BC357A" w:rsidP="00BF6C3C">
      <w:pPr>
        <w:spacing w:line="480" w:lineRule="auto"/>
        <w:rPr>
          <w:sz w:val="24"/>
          <w:szCs w:val="24"/>
        </w:rPr>
      </w:pPr>
      <w:r w:rsidRPr="007F7F88">
        <w:rPr>
          <w:sz w:val="24"/>
          <w:szCs w:val="24"/>
        </w:rPr>
        <w:t>While not a focus to the citizens group</w:t>
      </w:r>
      <w:r w:rsidR="00224614" w:rsidRPr="007F7F88">
        <w:rPr>
          <w:sz w:val="24"/>
          <w:szCs w:val="24"/>
        </w:rPr>
        <w:t xml:space="preserve"> and the public discussions</w:t>
      </w:r>
      <w:r w:rsidRPr="007F7F88">
        <w:rPr>
          <w:sz w:val="24"/>
          <w:szCs w:val="24"/>
        </w:rPr>
        <w:t xml:space="preserve">, we note </w:t>
      </w:r>
      <w:r w:rsidR="0013353D" w:rsidRPr="007F7F88">
        <w:rPr>
          <w:sz w:val="24"/>
          <w:szCs w:val="24"/>
        </w:rPr>
        <w:t xml:space="preserve">that </w:t>
      </w:r>
      <w:r w:rsidR="0046782E" w:rsidRPr="007F7F88">
        <w:rPr>
          <w:sz w:val="24"/>
          <w:szCs w:val="24"/>
        </w:rPr>
        <w:t xml:space="preserve">Lake </w:t>
      </w:r>
      <w:proofErr w:type="spellStart"/>
      <w:r w:rsidR="0046782E" w:rsidRPr="007F7F88">
        <w:rPr>
          <w:sz w:val="24"/>
          <w:szCs w:val="24"/>
        </w:rPr>
        <w:t>Arresø’s</w:t>
      </w:r>
      <w:proofErr w:type="spellEnd"/>
      <w:r w:rsidR="0046782E" w:rsidRPr="007F7F88">
        <w:rPr>
          <w:sz w:val="24"/>
          <w:szCs w:val="24"/>
        </w:rPr>
        <w:t xml:space="preserve"> outflow empties into </w:t>
      </w:r>
      <w:r w:rsidR="00DF3F01" w:rsidRPr="007F7F88">
        <w:rPr>
          <w:sz w:val="24"/>
          <w:szCs w:val="24"/>
        </w:rPr>
        <w:t xml:space="preserve">the saline, </w:t>
      </w:r>
      <w:r w:rsidR="0046782E" w:rsidRPr="007F7F88">
        <w:rPr>
          <w:sz w:val="24"/>
          <w:szCs w:val="24"/>
        </w:rPr>
        <w:t xml:space="preserve">Roskilde Fjord, </w:t>
      </w:r>
      <w:r w:rsidRPr="007F7F88">
        <w:rPr>
          <w:sz w:val="24"/>
          <w:szCs w:val="24"/>
        </w:rPr>
        <w:t xml:space="preserve">and thus contributes to </w:t>
      </w:r>
      <w:r w:rsidR="003A0B9C" w:rsidRPr="007F7F88">
        <w:rPr>
          <w:sz w:val="24"/>
          <w:szCs w:val="24"/>
        </w:rPr>
        <w:t>its eutrophication</w:t>
      </w:r>
      <w:r w:rsidR="00DC4FE6" w:rsidRPr="007F7F88">
        <w:rPr>
          <w:sz w:val="24"/>
          <w:szCs w:val="24"/>
        </w:rPr>
        <w:t xml:space="preserve">. </w:t>
      </w:r>
      <w:r w:rsidR="003A0B9C" w:rsidRPr="007F7F88">
        <w:rPr>
          <w:sz w:val="24"/>
          <w:szCs w:val="24"/>
        </w:rPr>
        <w:t>We urge consideration of interventions aimed at improving the entire eutrophic ecosystem</w:t>
      </w:r>
      <w:r w:rsidR="00653A62" w:rsidRPr="007F7F88">
        <w:rPr>
          <w:sz w:val="24"/>
          <w:szCs w:val="24"/>
        </w:rPr>
        <w:t>s</w:t>
      </w:r>
      <w:r w:rsidR="003A0B9C" w:rsidRPr="007F7F88">
        <w:rPr>
          <w:sz w:val="24"/>
          <w:szCs w:val="24"/>
        </w:rPr>
        <w:t xml:space="preserve">. </w:t>
      </w:r>
      <w:r w:rsidRPr="007F7F88">
        <w:rPr>
          <w:sz w:val="24"/>
          <w:szCs w:val="24"/>
        </w:rPr>
        <w:t>P</w:t>
      </w:r>
      <w:r w:rsidR="0046782E" w:rsidRPr="007F7F88">
        <w:rPr>
          <w:sz w:val="24"/>
          <w:szCs w:val="24"/>
        </w:rPr>
        <w:t xml:space="preserve">hytoplankton and macroalgal growth in </w:t>
      </w:r>
      <w:r w:rsidR="00DF3F01" w:rsidRPr="007F7F88">
        <w:rPr>
          <w:sz w:val="24"/>
          <w:szCs w:val="24"/>
        </w:rPr>
        <w:t>Roskilde</w:t>
      </w:r>
      <w:r w:rsidR="0046782E" w:rsidRPr="007F7F88">
        <w:rPr>
          <w:sz w:val="24"/>
          <w:szCs w:val="24"/>
        </w:rPr>
        <w:t xml:space="preserve"> </w:t>
      </w:r>
      <w:r w:rsidR="00DF3F01" w:rsidRPr="007F7F88">
        <w:rPr>
          <w:sz w:val="24"/>
          <w:szCs w:val="24"/>
        </w:rPr>
        <w:t>Fjord a</w:t>
      </w:r>
      <w:r w:rsidR="0046782E" w:rsidRPr="007F7F88">
        <w:rPr>
          <w:sz w:val="24"/>
          <w:szCs w:val="24"/>
        </w:rPr>
        <w:t xml:space="preserve">re mainly </w:t>
      </w:r>
      <w:r w:rsidR="009916B5" w:rsidRPr="007F7F88">
        <w:rPr>
          <w:sz w:val="24"/>
          <w:szCs w:val="24"/>
        </w:rPr>
        <w:t>N-</w:t>
      </w:r>
      <w:r w:rsidR="0046782E" w:rsidRPr="007F7F88">
        <w:rPr>
          <w:sz w:val="24"/>
          <w:szCs w:val="24"/>
        </w:rPr>
        <w:t>limited according to bioassay experiments (</w:t>
      </w:r>
      <w:r w:rsidR="00D0478A" w:rsidRPr="007F7F88">
        <w:rPr>
          <w:sz w:val="24"/>
          <w:szCs w:val="24"/>
        </w:rPr>
        <w:t>Geertz-Hansen et al.</w:t>
      </w:r>
      <w:r w:rsidR="000B784D" w:rsidRPr="007F7F88">
        <w:rPr>
          <w:sz w:val="24"/>
          <w:szCs w:val="24"/>
        </w:rPr>
        <w:t>,</w:t>
      </w:r>
      <w:r w:rsidR="00D0478A" w:rsidRPr="007F7F88">
        <w:rPr>
          <w:sz w:val="24"/>
          <w:szCs w:val="24"/>
        </w:rPr>
        <w:t xml:space="preserve"> 1993</w:t>
      </w:r>
      <w:r w:rsidR="0081238E" w:rsidRPr="007F7F88">
        <w:rPr>
          <w:sz w:val="24"/>
          <w:szCs w:val="24"/>
        </w:rPr>
        <w:t>;</w:t>
      </w:r>
      <w:r w:rsidR="00D0478A" w:rsidRPr="007F7F88">
        <w:rPr>
          <w:sz w:val="24"/>
          <w:szCs w:val="24"/>
        </w:rPr>
        <w:t xml:space="preserve"> Pedersen &amp; Borum</w:t>
      </w:r>
      <w:r w:rsidR="000B784D" w:rsidRPr="007F7F88">
        <w:rPr>
          <w:sz w:val="24"/>
          <w:szCs w:val="24"/>
        </w:rPr>
        <w:t>,</w:t>
      </w:r>
      <w:r w:rsidR="00D0478A" w:rsidRPr="007F7F88">
        <w:rPr>
          <w:sz w:val="24"/>
          <w:szCs w:val="24"/>
        </w:rPr>
        <w:t xml:space="preserve"> 1996</w:t>
      </w:r>
      <w:r w:rsidR="0046782E" w:rsidRPr="007F7F88">
        <w:rPr>
          <w:sz w:val="24"/>
          <w:szCs w:val="24"/>
        </w:rPr>
        <w:t>)</w:t>
      </w:r>
      <w:r w:rsidR="00810614" w:rsidRPr="007F7F88">
        <w:rPr>
          <w:sz w:val="24"/>
          <w:szCs w:val="24"/>
        </w:rPr>
        <w:t xml:space="preserve">. While </w:t>
      </w:r>
      <w:r w:rsidR="0081238E" w:rsidRPr="007F7F88">
        <w:rPr>
          <w:sz w:val="24"/>
          <w:szCs w:val="24"/>
        </w:rPr>
        <w:t xml:space="preserve">most studies of Lake </w:t>
      </w:r>
      <w:proofErr w:type="spellStart"/>
      <w:r w:rsidR="0081238E" w:rsidRPr="007F7F88">
        <w:rPr>
          <w:sz w:val="24"/>
          <w:szCs w:val="24"/>
        </w:rPr>
        <w:t>Arresø</w:t>
      </w:r>
      <w:r w:rsidR="003A0B9C" w:rsidRPr="007F7F88">
        <w:rPr>
          <w:sz w:val="24"/>
          <w:szCs w:val="24"/>
        </w:rPr>
        <w:t>’s</w:t>
      </w:r>
      <w:proofErr w:type="spellEnd"/>
      <w:r w:rsidR="003A0B9C" w:rsidRPr="007F7F88">
        <w:rPr>
          <w:sz w:val="24"/>
          <w:szCs w:val="24"/>
        </w:rPr>
        <w:t xml:space="preserve"> ecological quality</w:t>
      </w:r>
      <w:r w:rsidR="0081238E" w:rsidRPr="007F7F88">
        <w:rPr>
          <w:sz w:val="24"/>
          <w:szCs w:val="24"/>
        </w:rPr>
        <w:t xml:space="preserve"> emphasize </w:t>
      </w:r>
      <w:r w:rsidR="00176DCF" w:rsidRPr="007F7F88">
        <w:rPr>
          <w:sz w:val="24"/>
          <w:szCs w:val="24"/>
        </w:rPr>
        <w:t xml:space="preserve">the influence of </w:t>
      </w:r>
      <w:r w:rsidR="009916B5" w:rsidRPr="007F7F88">
        <w:rPr>
          <w:sz w:val="24"/>
          <w:szCs w:val="24"/>
        </w:rPr>
        <w:t>P</w:t>
      </w:r>
      <w:r w:rsidR="00810614" w:rsidRPr="007F7F88">
        <w:rPr>
          <w:sz w:val="24"/>
          <w:szCs w:val="24"/>
        </w:rPr>
        <w:t>, the main catchment effect on Roskilde Fjord is</w:t>
      </w:r>
      <w:r w:rsidR="009916B5" w:rsidRPr="007F7F88">
        <w:rPr>
          <w:sz w:val="24"/>
          <w:szCs w:val="24"/>
        </w:rPr>
        <w:t xml:space="preserve"> </w:t>
      </w:r>
      <w:r w:rsidR="00215C2C" w:rsidRPr="007F7F88">
        <w:rPr>
          <w:sz w:val="24"/>
          <w:szCs w:val="24"/>
        </w:rPr>
        <w:t xml:space="preserve">the </w:t>
      </w:r>
      <w:r w:rsidR="009916B5" w:rsidRPr="007F7F88">
        <w:rPr>
          <w:sz w:val="24"/>
          <w:szCs w:val="24"/>
        </w:rPr>
        <w:t>N</w:t>
      </w:r>
      <w:r w:rsidR="0081238E" w:rsidRPr="007F7F88">
        <w:rPr>
          <w:sz w:val="24"/>
          <w:szCs w:val="24"/>
        </w:rPr>
        <w:t xml:space="preserve"> emerging </w:t>
      </w:r>
      <w:r w:rsidR="009916B5" w:rsidRPr="007F7F88">
        <w:rPr>
          <w:sz w:val="24"/>
          <w:szCs w:val="24"/>
        </w:rPr>
        <w:t xml:space="preserve">from </w:t>
      </w:r>
      <w:r w:rsidR="003A0B9C" w:rsidRPr="007F7F88">
        <w:rPr>
          <w:sz w:val="24"/>
          <w:szCs w:val="24"/>
        </w:rPr>
        <w:t>the l</w:t>
      </w:r>
      <w:r w:rsidR="009916B5" w:rsidRPr="007F7F88">
        <w:rPr>
          <w:sz w:val="24"/>
          <w:szCs w:val="24"/>
        </w:rPr>
        <w:t>ake</w:t>
      </w:r>
      <w:r w:rsidR="00176DCF" w:rsidRPr="007F7F88">
        <w:rPr>
          <w:sz w:val="24"/>
          <w:szCs w:val="24"/>
        </w:rPr>
        <w:t xml:space="preserve">. Nitrogen </w:t>
      </w:r>
      <w:r w:rsidR="0081238E" w:rsidRPr="007F7F88">
        <w:rPr>
          <w:sz w:val="24"/>
          <w:szCs w:val="24"/>
        </w:rPr>
        <w:t xml:space="preserve">in </w:t>
      </w:r>
      <w:r w:rsidR="00176DCF" w:rsidRPr="007F7F88">
        <w:rPr>
          <w:sz w:val="24"/>
          <w:szCs w:val="24"/>
        </w:rPr>
        <w:t xml:space="preserve">Lake Arresø </w:t>
      </w:r>
      <w:r w:rsidR="00810614" w:rsidRPr="007F7F88">
        <w:rPr>
          <w:sz w:val="24"/>
          <w:szCs w:val="24"/>
        </w:rPr>
        <w:t>has been reduced thanks to better sewage treatment</w:t>
      </w:r>
      <w:r w:rsidR="00BF40FE" w:rsidRPr="007F7F88">
        <w:rPr>
          <w:sz w:val="24"/>
          <w:szCs w:val="24"/>
        </w:rPr>
        <w:t xml:space="preserve"> </w:t>
      </w:r>
      <w:r w:rsidR="00810614" w:rsidRPr="007F7F88">
        <w:rPr>
          <w:sz w:val="24"/>
          <w:szCs w:val="24"/>
        </w:rPr>
        <w:t xml:space="preserve">and denitrification in </w:t>
      </w:r>
      <w:r w:rsidR="0081238E" w:rsidRPr="007F7F88">
        <w:rPr>
          <w:sz w:val="24"/>
          <w:szCs w:val="24"/>
        </w:rPr>
        <w:t xml:space="preserve">the </w:t>
      </w:r>
      <w:r w:rsidR="009916B5" w:rsidRPr="007F7F88">
        <w:rPr>
          <w:sz w:val="24"/>
          <w:szCs w:val="24"/>
        </w:rPr>
        <w:t xml:space="preserve">sediments of </w:t>
      </w:r>
      <w:r w:rsidR="003D380F" w:rsidRPr="007F7F88">
        <w:rPr>
          <w:sz w:val="24"/>
          <w:szCs w:val="24"/>
        </w:rPr>
        <w:t xml:space="preserve">Lake Arresø and </w:t>
      </w:r>
      <w:r w:rsidR="0081238E" w:rsidRPr="007F7F88">
        <w:rPr>
          <w:sz w:val="24"/>
          <w:szCs w:val="24"/>
        </w:rPr>
        <w:t xml:space="preserve">the </w:t>
      </w:r>
      <w:r w:rsidR="00810614" w:rsidRPr="007F7F88">
        <w:rPr>
          <w:sz w:val="24"/>
          <w:szCs w:val="24"/>
        </w:rPr>
        <w:t>newly constructed lakes. The</w:t>
      </w:r>
      <w:r w:rsidR="00D0478A" w:rsidRPr="007F7F88">
        <w:rPr>
          <w:sz w:val="24"/>
          <w:szCs w:val="24"/>
        </w:rPr>
        <w:t xml:space="preserve"> </w:t>
      </w:r>
      <w:r w:rsidR="00810614" w:rsidRPr="007F7F88">
        <w:rPr>
          <w:sz w:val="24"/>
          <w:szCs w:val="24"/>
        </w:rPr>
        <w:t xml:space="preserve">combined effect </w:t>
      </w:r>
      <w:r w:rsidR="00D0478A" w:rsidRPr="007F7F88">
        <w:rPr>
          <w:sz w:val="24"/>
          <w:szCs w:val="24"/>
        </w:rPr>
        <w:t>of the</w:t>
      </w:r>
      <w:r w:rsidR="001012CC" w:rsidRPr="007F7F88">
        <w:rPr>
          <w:sz w:val="24"/>
          <w:szCs w:val="24"/>
        </w:rPr>
        <w:t xml:space="preserve">se efforts </w:t>
      </w:r>
      <w:r w:rsidR="0081238E" w:rsidRPr="007F7F88">
        <w:rPr>
          <w:sz w:val="24"/>
          <w:szCs w:val="24"/>
        </w:rPr>
        <w:t xml:space="preserve">is </w:t>
      </w:r>
      <w:proofErr w:type="gramStart"/>
      <w:r w:rsidR="00844831" w:rsidRPr="007F7F88">
        <w:rPr>
          <w:sz w:val="24"/>
          <w:szCs w:val="24"/>
        </w:rPr>
        <w:t>unknown</w:t>
      </w:r>
      <w:r w:rsidR="0081238E" w:rsidRPr="007F7F88">
        <w:rPr>
          <w:sz w:val="24"/>
          <w:szCs w:val="24"/>
        </w:rPr>
        <w:t>,</w:t>
      </w:r>
      <w:r w:rsidR="00844831" w:rsidRPr="007F7F88">
        <w:rPr>
          <w:sz w:val="24"/>
          <w:szCs w:val="24"/>
        </w:rPr>
        <w:t xml:space="preserve"> but</w:t>
      </w:r>
      <w:proofErr w:type="gramEnd"/>
      <w:r w:rsidR="00844831" w:rsidRPr="007F7F88">
        <w:rPr>
          <w:sz w:val="24"/>
          <w:szCs w:val="24"/>
        </w:rPr>
        <w:t xml:space="preserve"> </w:t>
      </w:r>
      <w:r w:rsidR="00810614" w:rsidRPr="007F7F88">
        <w:rPr>
          <w:sz w:val="24"/>
          <w:szCs w:val="24"/>
        </w:rPr>
        <w:t>appear</w:t>
      </w:r>
      <w:r w:rsidR="0081238E" w:rsidRPr="007F7F88">
        <w:rPr>
          <w:sz w:val="24"/>
          <w:szCs w:val="24"/>
        </w:rPr>
        <w:t>s</w:t>
      </w:r>
      <w:r w:rsidR="00810614" w:rsidRPr="007F7F88">
        <w:rPr>
          <w:sz w:val="24"/>
          <w:szCs w:val="24"/>
        </w:rPr>
        <w:t xml:space="preserve"> </w:t>
      </w:r>
      <w:r w:rsidR="00A824C2" w:rsidRPr="007F7F88">
        <w:rPr>
          <w:sz w:val="24"/>
          <w:szCs w:val="24"/>
        </w:rPr>
        <w:t xml:space="preserve">to benefit </w:t>
      </w:r>
      <w:r w:rsidR="0030655F" w:rsidRPr="007F7F88">
        <w:rPr>
          <w:sz w:val="24"/>
          <w:szCs w:val="24"/>
        </w:rPr>
        <w:t>Roskilde Fjord.</w:t>
      </w:r>
      <w:r w:rsidR="00810614" w:rsidRPr="007F7F88">
        <w:rPr>
          <w:sz w:val="24"/>
          <w:szCs w:val="24"/>
        </w:rPr>
        <w:t xml:space="preserve"> </w:t>
      </w:r>
    </w:p>
    <w:p w14:paraId="65909AD0" w14:textId="41E03600" w:rsidR="002223A8" w:rsidRPr="007F7F88" w:rsidRDefault="001012CC" w:rsidP="00BF6C3C">
      <w:pPr>
        <w:spacing w:line="480" w:lineRule="auto"/>
        <w:rPr>
          <w:sz w:val="24"/>
          <w:szCs w:val="24"/>
        </w:rPr>
      </w:pPr>
      <w:r w:rsidRPr="007F7F88">
        <w:rPr>
          <w:sz w:val="24"/>
          <w:szCs w:val="24"/>
        </w:rPr>
        <w:t xml:space="preserve">Our main objectives </w:t>
      </w:r>
      <w:r w:rsidR="003A0B9C" w:rsidRPr="007F7F88">
        <w:rPr>
          <w:sz w:val="24"/>
          <w:szCs w:val="24"/>
        </w:rPr>
        <w:t xml:space="preserve">here are </w:t>
      </w:r>
      <w:r w:rsidR="00844831" w:rsidRPr="007F7F88">
        <w:rPr>
          <w:sz w:val="24"/>
          <w:szCs w:val="24"/>
        </w:rPr>
        <w:t xml:space="preserve">to </w:t>
      </w:r>
      <w:r w:rsidR="00A824C2" w:rsidRPr="007F7F88">
        <w:rPr>
          <w:sz w:val="24"/>
          <w:szCs w:val="24"/>
        </w:rPr>
        <w:t xml:space="preserve">quantify </w:t>
      </w:r>
      <w:r w:rsidR="00F17B18" w:rsidRPr="007F7F88">
        <w:rPr>
          <w:sz w:val="24"/>
          <w:szCs w:val="24"/>
        </w:rPr>
        <w:t>the external nutrient sources</w:t>
      </w:r>
      <w:r w:rsidR="00A824C2" w:rsidRPr="007F7F88">
        <w:rPr>
          <w:sz w:val="24"/>
          <w:szCs w:val="24"/>
        </w:rPr>
        <w:t xml:space="preserve">, the nutrient </w:t>
      </w:r>
      <w:r w:rsidR="00F17B18" w:rsidRPr="007F7F88">
        <w:rPr>
          <w:sz w:val="24"/>
          <w:szCs w:val="24"/>
        </w:rPr>
        <w:t xml:space="preserve">inputs </w:t>
      </w:r>
      <w:r w:rsidR="00844831" w:rsidRPr="007F7F88">
        <w:rPr>
          <w:sz w:val="24"/>
          <w:szCs w:val="24"/>
        </w:rPr>
        <w:t xml:space="preserve">and nutrient outputs from </w:t>
      </w:r>
      <w:r w:rsidR="00F17B18" w:rsidRPr="007F7F88">
        <w:rPr>
          <w:sz w:val="24"/>
          <w:szCs w:val="24"/>
        </w:rPr>
        <w:t>Lake Arresø</w:t>
      </w:r>
      <w:r w:rsidR="0030655F" w:rsidRPr="007F7F88">
        <w:rPr>
          <w:sz w:val="24"/>
          <w:szCs w:val="24"/>
        </w:rPr>
        <w:t xml:space="preserve"> as well as </w:t>
      </w:r>
      <w:r w:rsidR="00A824C2" w:rsidRPr="007F7F88">
        <w:rPr>
          <w:sz w:val="24"/>
          <w:szCs w:val="24"/>
        </w:rPr>
        <w:t xml:space="preserve">the coupled </w:t>
      </w:r>
      <w:r w:rsidR="00F17B18" w:rsidRPr="007F7F88">
        <w:rPr>
          <w:sz w:val="24"/>
          <w:szCs w:val="24"/>
        </w:rPr>
        <w:t>in-lake water</w:t>
      </w:r>
      <w:r w:rsidR="0081238E" w:rsidRPr="007F7F88">
        <w:rPr>
          <w:sz w:val="24"/>
          <w:szCs w:val="24"/>
        </w:rPr>
        <w:t>–</w:t>
      </w:r>
      <w:r w:rsidR="00844831" w:rsidRPr="007F7F88">
        <w:rPr>
          <w:sz w:val="24"/>
          <w:szCs w:val="24"/>
        </w:rPr>
        <w:t xml:space="preserve">sediment </w:t>
      </w:r>
      <w:r w:rsidR="00F17B18" w:rsidRPr="007F7F88">
        <w:rPr>
          <w:sz w:val="24"/>
          <w:szCs w:val="24"/>
        </w:rPr>
        <w:t xml:space="preserve">dynamics </w:t>
      </w:r>
      <w:r w:rsidR="00A824C2" w:rsidRPr="007F7F88">
        <w:rPr>
          <w:sz w:val="24"/>
          <w:szCs w:val="24"/>
        </w:rPr>
        <w:t xml:space="preserve">of nutrients </w:t>
      </w:r>
      <w:r w:rsidR="00F17B18" w:rsidRPr="007F7F88">
        <w:rPr>
          <w:sz w:val="24"/>
          <w:szCs w:val="24"/>
        </w:rPr>
        <w:t xml:space="preserve">during the last 50 years. Specifically, we </w:t>
      </w:r>
      <w:r w:rsidR="002223A8" w:rsidRPr="007F7F88">
        <w:rPr>
          <w:sz w:val="24"/>
          <w:szCs w:val="24"/>
        </w:rPr>
        <w:t>evaluate: (</w:t>
      </w:r>
      <w:proofErr w:type="spellStart"/>
      <w:r w:rsidR="002223A8" w:rsidRPr="007F7F88">
        <w:rPr>
          <w:sz w:val="24"/>
          <w:szCs w:val="24"/>
        </w:rPr>
        <w:t>i</w:t>
      </w:r>
      <w:proofErr w:type="spellEnd"/>
      <w:r w:rsidR="002223A8" w:rsidRPr="007F7F88">
        <w:rPr>
          <w:sz w:val="24"/>
          <w:szCs w:val="24"/>
        </w:rPr>
        <w:t>)</w:t>
      </w:r>
      <w:r w:rsidR="00F17B18" w:rsidRPr="007F7F88">
        <w:rPr>
          <w:sz w:val="24"/>
          <w:szCs w:val="24"/>
        </w:rPr>
        <w:t xml:space="preserve"> </w:t>
      </w:r>
      <w:r w:rsidR="00602CE2" w:rsidRPr="007F7F88">
        <w:rPr>
          <w:sz w:val="24"/>
          <w:szCs w:val="24"/>
        </w:rPr>
        <w:t xml:space="preserve">the </w:t>
      </w:r>
      <w:r w:rsidR="00844831" w:rsidRPr="007F7F88">
        <w:rPr>
          <w:sz w:val="24"/>
          <w:szCs w:val="24"/>
        </w:rPr>
        <w:t xml:space="preserve">coupling between N and P inputs and outputs, (ii) </w:t>
      </w:r>
      <w:r w:rsidR="009916B5" w:rsidRPr="007F7F88">
        <w:rPr>
          <w:sz w:val="24"/>
          <w:szCs w:val="24"/>
        </w:rPr>
        <w:t>N and P</w:t>
      </w:r>
      <w:r w:rsidR="00F17B18" w:rsidRPr="007F7F88">
        <w:rPr>
          <w:sz w:val="24"/>
          <w:szCs w:val="24"/>
        </w:rPr>
        <w:t xml:space="preserve"> removal in Lake Arresø and newly constructed lakes in the catchment</w:t>
      </w:r>
      <w:r w:rsidR="002223A8" w:rsidRPr="007F7F88">
        <w:rPr>
          <w:sz w:val="24"/>
          <w:szCs w:val="24"/>
        </w:rPr>
        <w:t>, (ii</w:t>
      </w:r>
      <w:r w:rsidR="00844831" w:rsidRPr="007F7F88">
        <w:rPr>
          <w:sz w:val="24"/>
          <w:szCs w:val="24"/>
        </w:rPr>
        <w:t>i</w:t>
      </w:r>
      <w:r w:rsidR="002223A8" w:rsidRPr="007F7F88">
        <w:rPr>
          <w:sz w:val="24"/>
          <w:szCs w:val="24"/>
        </w:rPr>
        <w:t xml:space="preserve">) sediment </w:t>
      </w:r>
      <w:r w:rsidR="009916B5" w:rsidRPr="007F7F88">
        <w:rPr>
          <w:sz w:val="24"/>
          <w:szCs w:val="24"/>
        </w:rPr>
        <w:t xml:space="preserve">P release </w:t>
      </w:r>
      <w:r w:rsidR="002223A8" w:rsidRPr="007F7F88">
        <w:rPr>
          <w:sz w:val="24"/>
          <w:szCs w:val="24"/>
        </w:rPr>
        <w:t>during summer (internal loading)</w:t>
      </w:r>
      <w:r w:rsidR="002129BD" w:rsidRPr="007F7F88">
        <w:rPr>
          <w:sz w:val="24"/>
          <w:szCs w:val="24"/>
        </w:rPr>
        <w:t xml:space="preserve"> and the </w:t>
      </w:r>
      <w:r w:rsidR="00602CE2" w:rsidRPr="007F7F88">
        <w:rPr>
          <w:sz w:val="24"/>
          <w:szCs w:val="24"/>
        </w:rPr>
        <w:t xml:space="preserve">potential </w:t>
      </w:r>
      <w:r w:rsidR="00044E19" w:rsidRPr="007F7F88">
        <w:rPr>
          <w:sz w:val="24"/>
          <w:szCs w:val="24"/>
        </w:rPr>
        <w:t>c</w:t>
      </w:r>
      <w:r w:rsidR="002223A8" w:rsidRPr="007F7F88">
        <w:rPr>
          <w:sz w:val="24"/>
          <w:szCs w:val="24"/>
        </w:rPr>
        <w:t xml:space="preserve">ontribution of sediment </w:t>
      </w:r>
      <w:r w:rsidR="009916B5" w:rsidRPr="007F7F88">
        <w:rPr>
          <w:sz w:val="24"/>
          <w:szCs w:val="24"/>
        </w:rPr>
        <w:t>P</w:t>
      </w:r>
      <w:r w:rsidR="002223A8" w:rsidRPr="007F7F88">
        <w:rPr>
          <w:sz w:val="24"/>
          <w:szCs w:val="24"/>
        </w:rPr>
        <w:t xml:space="preserve"> pools to the lasting eutrophication</w:t>
      </w:r>
      <w:r w:rsidR="00EA7A7D" w:rsidRPr="007F7F88">
        <w:rPr>
          <w:sz w:val="24"/>
          <w:szCs w:val="24"/>
        </w:rPr>
        <w:t xml:space="preserve">, </w:t>
      </w:r>
      <w:r w:rsidR="005F71DB" w:rsidRPr="007F7F88">
        <w:rPr>
          <w:sz w:val="24"/>
          <w:szCs w:val="24"/>
        </w:rPr>
        <w:t xml:space="preserve">and </w:t>
      </w:r>
      <w:r w:rsidR="00EA7A7D" w:rsidRPr="007F7F88">
        <w:rPr>
          <w:sz w:val="24"/>
          <w:szCs w:val="24"/>
        </w:rPr>
        <w:t xml:space="preserve">(iv) the </w:t>
      </w:r>
      <w:r w:rsidR="00DC4FE6" w:rsidRPr="007F7F88">
        <w:rPr>
          <w:sz w:val="24"/>
          <w:szCs w:val="24"/>
        </w:rPr>
        <w:t xml:space="preserve">possibility of improving the ecological quality of Lake Arresø and </w:t>
      </w:r>
      <w:r w:rsidR="005F71DB" w:rsidRPr="007F7F88">
        <w:rPr>
          <w:sz w:val="24"/>
          <w:szCs w:val="24"/>
        </w:rPr>
        <w:t xml:space="preserve">reducing </w:t>
      </w:r>
      <w:r w:rsidR="00DC4FE6" w:rsidRPr="007F7F88">
        <w:rPr>
          <w:sz w:val="24"/>
          <w:szCs w:val="24"/>
        </w:rPr>
        <w:t xml:space="preserve">its </w:t>
      </w:r>
      <w:r w:rsidR="009454C8" w:rsidRPr="007F7F88">
        <w:rPr>
          <w:sz w:val="24"/>
          <w:szCs w:val="24"/>
        </w:rPr>
        <w:t xml:space="preserve">N </w:t>
      </w:r>
      <w:r w:rsidR="0030655F" w:rsidRPr="007F7F88">
        <w:rPr>
          <w:sz w:val="24"/>
          <w:szCs w:val="24"/>
        </w:rPr>
        <w:t xml:space="preserve">loss </w:t>
      </w:r>
      <w:r w:rsidR="009454C8" w:rsidRPr="007F7F88">
        <w:rPr>
          <w:sz w:val="24"/>
          <w:szCs w:val="24"/>
        </w:rPr>
        <w:t>to the downstream estuary</w:t>
      </w:r>
      <w:r w:rsidR="002223A8" w:rsidRPr="007F7F88">
        <w:rPr>
          <w:sz w:val="24"/>
          <w:szCs w:val="24"/>
        </w:rPr>
        <w:t xml:space="preserve">. </w:t>
      </w:r>
    </w:p>
    <w:p w14:paraId="778FF97F" w14:textId="3418014F" w:rsidR="00045849" w:rsidRPr="007F7F88" w:rsidRDefault="002223A8" w:rsidP="00BF6C3C">
      <w:pPr>
        <w:keepNext/>
        <w:spacing w:line="480" w:lineRule="auto"/>
        <w:rPr>
          <w:b/>
          <w:sz w:val="24"/>
          <w:szCs w:val="24"/>
        </w:rPr>
      </w:pPr>
      <w:r w:rsidRPr="007F7F88">
        <w:rPr>
          <w:b/>
          <w:sz w:val="24"/>
          <w:szCs w:val="24"/>
        </w:rPr>
        <w:lastRenderedPageBreak/>
        <w:t>Materials and methods</w:t>
      </w:r>
      <w:r w:rsidR="00045849" w:rsidRPr="007F7F88">
        <w:rPr>
          <w:b/>
          <w:sz w:val="24"/>
          <w:szCs w:val="24"/>
        </w:rPr>
        <w:t xml:space="preserve"> </w:t>
      </w:r>
    </w:p>
    <w:p w14:paraId="66AE8F0D" w14:textId="3C7F67BC" w:rsidR="00614009" w:rsidRPr="007F7F88" w:rsidRDefault="00044E19" w:rsidP="00BF6C3C">
      <w:pPr>
        <w:spacing w:line="480" w:lineRule="auto"/>
        <w:rPr>
          <w:sz w:val="24"/>
          <w:szCs w:val="24"/>
        </w:rPr>
      </w:pPr>
      <w:r w:rsidRPr="007F7F88">
        <w:rPr>
          <w:sz w:val="24"/>
          <w:szCs w:val="24"/>
        </w:rPr>
        <w:t xml:space="preserve">Lake </w:t>
      </w:r>
      <w:proofErr w:type="spellStart"/>
      <w:r w:rsidRPr="007F7F88">
        <w:rPr>
          <w:sz w:val="24"/>
          <w:szCs w:val="24"/>
        </w:rPr>
        <w:t>Arresø’s</w:t>
      </w:r>
      <w:proofErr w:type="spellEnd"/>
      <w:r w:rsidRPr="007F7F88">
        <w:rPr>
          <w:sz w:val="24"/>
          <w:szCs w:val="24"/>
        </w:rPr>
        <w:t xml:space="preserve"> </w:t>
      </w:r>
      <w:r w:rsidR="000B4C71" w:rsidRPr="007F7F88">
        <w:rPr>
          <w:sz w:val="24"/>
          <w:szCs w:val="24"/>
        </w:rPr>
        <w:t xml:space="preserve">water transparency, phytoplankton and </w:t>
      </w:r>
      <w:r w:rsidRPr="007F7F88">
        <w:rPr>
          <w:sz w:val="24"/>
          <w:szCs w:val="24"/>
        </w:rPr>
        <w:t>nutrient dynamic</w:t>
      </w:r>
      <w:r w:rsidR="00D0145A" w:rsidRPr="007F7F88">
        <w:rPr>
          <w:sz w:val="24"/>
          <w:szCs w:val="24"/>
        </w:rPr>
        <w:t>s</w:t>
      </w:r>
      <w:r w:rsidR="000B4C71" w:rsidRPr="007F7F88">
        <w:rPr>
          <w:sz w:val="24"/>
          <w:szCs w:val="24"/>
        </w:rPr>
        <w:t xml:space="preserve"> </w:t>
      </w:r>
      <w:r w:rsidRPr="007F7F88">
        <w:rPr>
          <w:sz w:val="24"/>
          <w:szCs w:val="24"/>
        </w:rPr>
        <w:t>were studied by several authors and agencies in the 1970</w:t>
      </w:r>
      <w:r w:rsidR="00587780" w:rsidRPr="007F7F88">
        <w:rPr>
          <w:sz w:val="24"/>
          <w:szCs w:val="24"/>
        </w:rPr>
        <w:t>–</w:t>
      </w:r>
      <w:r w:rsidRPr="007F7F88">
        <w:rPr>
          <w:sz w:val="24"/>
          <w:szCs w:val="24"/>
        </w:rPr>
        <w:t>1980s (Andersen</w:t>
      </w:r>
      <w:r w:rsidR="008A60EA" w:rsidRPr="007F7F88">
        <w:rPr>
          <w:sz w:val="24"/>
          <w:szCs w:val="24"/>
        </w:rPr>
        <w:t>,</w:t>
      </w:r>
      <w:r w:rsidRPr="007F7F88">
        <w:rPr>
          <w:sz w:val="24"/>
          <w:szCs w:val="24"/>
        </w:rPr>
        <w:t xml:space="preserve"> 1976</w:t>
      </w:r>
      <w:r w:rsidR="00B0456B" w:rsidRPr="007F7F88">
        <w:rPr>
          <w:sz w:val="24"/>
          <w:szCs w:val="24"/>
        </w:rPr>
        <w:t>;</w:t>
      </w:r>
      <w:r w:rsidR="009916B5" w:rsidRPr="007F7F88">
        <w:rPr>
          <w:sz w:val="24"/>
          <w:szCs w:val="24"/>
        </w:rPr>
        <w:t xml:space="preserve"> </w:t>
      </w:r>
      <w:r w:rsidRPr="007F7F88">
        <w:rPr>
          <w:sz w:val="24"/>
          <w:szCs w:val="24"/>
        </w:rPr>
        <w:t>Ol</w:t>
      </w:r>
      <w:r w:rsidR="00B0456B" w:rsidRPr="007F7F88">
        <w:rPr>
          <w:sz w:val="24"/>
          <w:szCs w:val="24"/>
        </w:rPr>
        <w:t>e</w:t>
      </w:r>
      <w:r w:rsidRPr="007F7F88">
        <w:rPr>
          <w:sz w:val="24"/>
          <w:szCs w:val="24"/>
        </w:rPr>
        <w:t>sen</w:t>
      </w:r>
      <w:r w:rsidR="000B784D" w:rsidRPr="007F7F88">
        <w:rPr>
          <w:sz w:val="24"/>
          <w:szCs w:val="24"/>
        </w:rPr>
        <w:t>,</w:t>
      </w:r>
      <w:r w:rsidRPr="007F7F88">
        <w:rPr>
          <w:sz w:val="24"/>
          <w:szCs w:val="24"/>
        </w:rPr>
        <w:t xml:space="preserve"> 1976</w:t>
      </w:r>
      <w:r w:rsidR="000B784D" w:rsidRPr="007F7F88">
        <w:rPr>
          <w:sz w:val="24"/>
          <w:szCs w:val="24"/>
        </w:rPr>
        <w:t>;</w:t>
      </w:r>
      <w:r w:rsidR="004E24B2" w:rsidRPr="007F7F88">
        <w:rPr>
          <w:sz w:val="24"/>
          <w:szCs w:val="24"/>
        </w:rPr>
        <w:t xml:space="preserve"> </w:t>
      </w:r>
      <w:proofErr w:type="spellStart"/>
      <w:r w:rsidR="004E24B2" w:rsidRPr="007F7F88">
        <w:rPr>
          <w:sz w:val="24"/>
          <w:szCs w:val="24"/>
        </w:rPr>
        <w:t>Hovedstadsrådet</w:t>
      </w:r>
      <w:proofErr w:type="spellEnd"/>
      <w:r w:rsidR="000B784D" w:rsidRPr="007F7F88">
        <w:rPr>
          <w:sz w:val="24"/>
          <w:szCs w:val="24"/>
        </w:rPr>
        <w:t>,</w:t>
      </w:r>
      <w:r w:rsidR="004E24B2" w:rsidRPr="007F7F88">
        <w:rPr>
          <w:sz w:val="24"/>
          <w:szCs w:val="24"/>
        </w:rPr>
        <w:t xml:space="preserve"> 1982;</w:t>
      </w:r>
      <w:r w:rsidRPr="007F7F88">
        <w:rPr>
          <w:sz w:val="24"/>
          <w:szCs w:val="24"/>
        </w:rPr>
        <w:t xml:space="preserve"> </w:t>
      </w:r>
      <w:proofErr w:type="spellStart"/>
      <w:r w:rsidRPr="007F7F88">
        <w:rPr>
          <w:sz w:val="24"/>
          <w:szCs w:val="24"/>
        </w:rPr>
        <w:t>C</w:t>
      </w:r>
      <w:r w:rsidR="00F03375" w:rsidRPr="007F7F88">
        <w:rPr>
          <w:sz w:val="24"/>
          <w:szCs w:val="24"/>
        </w:rPr>
        <w:t>owi</w:t>
      </w:r>
      <w:r w:rsidR="000B784D" w:rsidRPr="007F7F88">
        <w:rPr>
          <w:sz w:val="24"/>
          <w:szCs w:val="24"/>
        </w:rPr>
        <w:t>C</w:t>
      </w:r>
      <w:r w:rsidRPr="007F7F88">
        <w:rPr>
          <w:sz w:val="24"/>
          <w:szCs w:val="24"/>
        </w:rPr>
        <w:t>onsult</w:t>
      </w:r>
      <w:proofErr w:type="spellEnd"/>
      <w:r w:rsidR="000B784D" w:rsidRPr="007F7F88">
        <w:rPr>
          <w:sz w:val="24"/>
          <w:szCs w:val="24"/>
        </w:rPr>
        <w:t>,</w:t>
      </w:r>
      <w:r w:rsidRPr="007F7F88">
        <w:rPr>
          <w:sz w:val="24"/>
          <w:szCs w:val="24"/>
        </w:rPr>
        <w:t xml:space="preserve"> 198</w:t>
      </w:r>
      <w:r w:rsidR="0030655F" w:rsidRPr="007F7F88">
        <w:rPr>
          <w:sz w:val="24"/>
          <w:szCs w:val="24"/>
        </w:rPr>
        <w:t>9</w:t>
      </w:r>
      <w:r w:rsidRPr="007F7F88">
        <w:rPr>
          <w:sz w:val="24"/>
          <w:szCs w:val="24"/>
        </w:rPr>
        <w:t xml:space="preserve">). From the late 1980s to the early 2000s, detailed measurements </w:t>
      </w:r>
      <w:r w:rsidR="00175F13" w:rsidRPr="007F7F88">
        <w:rPr>
          <w:sz w:val="24"/>
          <w:szCs w:val="24"/>
        </w:rPr>
        <w:t xml:space="preserve">following </w:t>
      </w:r>
      <w:r w:rsidRPr="007F7F88">
        <w:rPr>
          <w:sz w:val="24"/>
          <w:szCs w:val="24"/>
        </w:rPr>
        <w:t xml:space="preserve">a </w:t>
      </w:r>
      <w:r w:rsidR="00F71D18" w:rsidRPr="007F7F88">
        <w:rPr>
          <w:sz w:val="24"/>
          <w:szCs w:val="24"/>
        </w:rPr>
        <w:t xml:space="preserve">common </w:t>
      </w:r>
      <w:r w:rsidR="0081238E" w:rsidRPr="007F7F88">
        <w:rPr>
          <w:sz w:val="24"/>
          <w:szCs w:val="24"/>
        </w:rPr>
        <w:t xml:space="preserve">protocol </w:t>
      </w:r>
      <w:r w:rsidRPr="007F7F88">
        <w:rPr>
          <w:sz w:val="24"/>
          <w:szCs w:val="24"/>
        </w:rPr>
        <w:t xml:space="preserve">were conducted by Frederiksborg County and, thereafter, by </w:t>
      </w:r>
      <w:r w:rsidR="0081238E" w:rsidRPr="007F7F88">
        <w:rPr>
          <w:sz w:val="24"/>
          <w:szCs w:val="24"/>
        </w:rPr>
        <w:t>t</w:t>
      </w:r>
      <w:r w:rsidRPr="007F7F88">
        <w:rPr>
          <w:sz w:val="24"/>
          <w:szCs w:val="24"/>
        </w:rPr>
        <w:t>he Environmental Protection</w:t>
      </w:r>
      <w:r w:rsidR="00175F13" w:rsidRPr="007F7F88">
        <w:rPr>
          <w:sz w:val="24"/>
          <w:szCs w:val="24"/>
        </w:rPr>
        <w:t xml:space="preserve"> </w:t>
      </w:r>
      <w:r w:rsidR="0081238E" w:rsidRPr="007F7F88">
        <w:rPr>
          <w:sz w:val="24"/>
          <w:szCs w:val="24"/>
        </w:rPr>
        <w:t>Agency</w:t>
      </w:r>
      <w:r w:rsidR="00041D22" w:rsidRPr="007F7F88">
        <w:rPr>
          <w:sz w:val="24"/>
          <w:szCs w:val="24"/>
        </w:rPr>
        <w:t xml:space="preserve">, presently the Agency for Green Transition and Aquatic Environment </w:t>
      </w:r>
      <w:r w:rsidR="00175F13" w:rsidRPr="007F7F88">
        <w:rPr>
          <w:sz w:val="24"/>
          <w:szCs w:val="24"/>
        </w:rPr>
        <w:t>(</w:t>
      </w:r>
      <w:hyperlink r:id="rId8" w:history="1">
        <w:r w:rsidR="00EF5468" w:rsidRPr="007F7F88">
          <w:rPr>
            <w:rStyle w:val="Hyperlink"/>
            <w:sz w:val="24"/>
            <w:szCs w:val="24"/>
          </w:rPr>
          <w:t>https://ecos.au.dk/forskningraadgivning/fagdatacentre/ferskvand</w:t>
        </w:r>
      </w:hyperlink>
      <w:r w:rsidR="00EF5468" w:rsidRPr="007F7F88">
        <w:rPr>
          <w:sz w:val="24"/>
          <w:szCs w:val="24"/>
        </w:rPr>
        <w:t>;</w:t>
      </w:r>
      <w:r w:rsidR="00ED2DC6" w:rsidRPr="007F7F88">
        <w:rPr>
          <w:sz w:val="24"/>
          <w:szCs w:val="24"/>
        </w:rPr>
        <w:t xml:space="preserve"> </w:t>
      </w:r>
      <w:hyperlink r:id="rId9" w:history="1">
        <w:r w:rsidR="00947D39" w:rsidRPr="007F7F88">
          <w:rPr>
            <w:rStyle w:val="Hyperlink"/>
            <w:sz w:val="24"/>
            <w:szCs w:val="24"/>
          </w:rPr>
          <w:t>https://miljoegis.mim.dk/</w:t>
        </w:r>
      </w:hyperlink>
      <w:r w:rsidR="00947D39" w:rsidRPr="007F7F88">
        <w:rPr>
          <w:sz w:val="24"/>
          <w:szCs w:val="24"/>
        </w:rPr>
        <w:t xml:space="preserve"> </w:t>
      </w:r>
      <w:r w:rsidR="00175F13" w:rsidRPr="007F7F88">
        <w:rPr>
          <w:sz w:val="24"/>
          <w:szCs w:val="24"/>
        </w:rPr>
        <w:t>)</w:t>
      </w:r>
      <w:r w:rsidRPr="007F7F88">
        <w:rPr>
          <w:sz w:val="24"/>
          <w:szCs w:val="24"/>
        </w:rPr>
        <w:t xml:space="preserve">. The measuring </w:t>
      </w:r>
      <w:r w:rsidR="0081238E" w:rsidRPr="007F7F88">
        <w:rPr>
          <w:sz w:val="24"/>
          <w:szCs w:val="24"/>
        </w:rPr>
        <w:t xml:space="preserve">protocol </w:t>
      </w:r>
      <w:r w:rsidRPr="007F7F88">
        <w:rPr>
          <w:sz w:val="24"/>
          <w:szCs w:val="24"/>
        </w:rPr>
        <w:t xml:space="preserve">includes mid-lake </w:t>
      </w:r>
      <w:r w:rsidR="002129BD" w:rsidRPr="007F7F88">
        <w:rPr>
          <w:sz w:val="24"/>
          <w:szCs w:val="24"/>
        </w:rPr>
        <w:t>integrated water sampling with depth</w:t>
      </w:r>
      <w:r w:rsidR="00FA4127" w:rsidRPr="007F7F88">
        <w:rPr>
          <w:sz w:val="24"/>
          <w:szCs w:val="24"/>
        </w:rPr>
        <w:t xml:space="preserve"> as well as sampling at specific depths </w:t>
      </w:r>
      <w:r w:rsidR="002129BD" w:rsidRPr="007F7F88">
        <w:rPr>
          <w:sz w:val="24"/>
          <w:szCs w:val="24"/>
        </w:rPr>
        <w:t xml:space="preserve">in the </w:t>
      </w:r>
      <w:r w:rsidR="00FA4127" w:rsidRPr="007F7F88">
        <w:rPr>
          <w:sz w:val="24"/>
          <w:szCs w:val="24"/>
        </w:rPr>
        <w:t xml:space="preserve">usually </w:t>
      </w:r>
      <w:r w:rsidR="002129BD" w:rsidRPr="007F7F88">
        <w:rPr>
          <w:sz w:val="24"/>
          <w:szCs w:val="24"/>
        </w:rPr>
        <w:t>well</w:t>
      </w:r>
      <w:r w:rsidR="0081238E" w:rsidRPr="007F7F88">
        <w:rPr>
          <w:sz w:val="24"/>
          <w:szCs w:val="24"/>
        </w:rPr>
        <w:t>-</w:t>
      </w:r>
      <w:r w:rsidR="002129BD" w:rsidRPr="007F7F88">
        <w:rPr>
          <w:sz w:val="24"/>
          <w:szCs w:val="24"/>
        </w:rPr>
        <w:t xml:space="preserve">mixed water column </w:t>
      </w:r>
      <w:r w:rsidRPr="007F7F88">
        <w:rPr>
          <w:sz w:val="24"/>
          <w:szCs w:val="24"/>
        </w:rPr>
        <w:t xml:space="preserve">at monthly intervals during winter and bimonthly </w:t>
      </w:r>
      <w:r w:rsidR="00542729" w:rsidRPr="007F7F88">
        <w:rPr>
          <w:sz w:val="24"/>
          <w:szCs w:val="24"/>
        </w:rPr>
        <w:t xml:space="preserve">from March to October </w:t>
      </w:r>
      <w:r w:rsidRPr="007F7F88">
        <w:rPr>
          <w:sz w:val="24"/>
          <w:szCs w:val="24"/>
        </w:rPr>
        <w:t>for the main physical (i.e. temperature</w:t>
      </w:r>
      <w:r w:rsidR="006E5713" w:rsidRPr="007F7F88">
        <w:rPr>
          <w:sz w:val="24"/>
          <w:szCs w:val="24"/>
        </w:rPr>
        <w:t xml:space="preserve"> </w:t>
      </w:r>
      <w:r w:rsidRPr="007F7F88">
        <w:rPr>
          <w:sz w:val="24"/>
          <w:szCs w:val="24"/>
        </w:rPr>
        <w:t>and Secchi</w:t>
      </w:r>
      <w:r w:rsidR="00FB5429" w:rsidRPr="007F7F88">
        <w:rPr>
          <w:sz w:val="24"/>
          <w:szCs w:val="24"/>
        </w:rPr>
        <w:t xml:space="preserve"> depth</w:t>
      </w:r>
      <w:r w:rsidRPr="007F7F88">
        <w:rPr>
          <w:sz w:val="24"/>
          <w:szCs w:val="24"/>
        </w:rPr>
        <w:t xml:space="preserve">), biological (phytoplankton </w:t>
      </w:r>
      <w:r w:rsidR="00DF3F01" w:rsidRPr="007F7F88">
        <w:rPr>
          <w:sz w:val="24"/>
          <w:szCs w:val="24"/>
        </w:rPr>
        <w:t xml:space="preserve">composition and </w:t>
      </w:r>
      <w:r w:rsidRPr="007F7F88">
        <w:rPr>
          <w:sz w:val="24"/>
          <w:szCs w:val="24"/>
        </w:rPr>
        <w:t>chlorophyll</w:t>
      </w:r>
      <w:r w:rsidR="00710DDA" w:rsidRPr="007F7F88">
        <w:rPr>
          <w:sz w:val="24"/>
          <w:szCs w:val="24"/>
        </w:rPr>
        <w:t xml:space="preserve"> </w:t>
      </w:r>
      <w:r w:rsidR="00710DDA" w:rsidRPr="007F7F88">
        <w:rPr>
          <w:i/>
          <w:sz w:val="24"/>
          <w:szCs w:val="24"/>
        </w:rPr>
        <w:t>a</w:t>
      </w:r>
      <w:r w:rsidR="00710DDA" w:rsidRPr="007F7F88">
        <w:rPr>
          <w:sz w:val="24"/>
          <w:szCs w:val="24"/>
        </w:rPr>
        <w:t xml:space="preserve"> (</w:t>
      </w:r>
      <w:proofErr w:type="spellStart"/>
      <w:r w:rsidR="00710DDA" w:rsidRPr="007F7F88">
        <w:rPr>
          <w:sz w:val="24"/>
          <w:szCs w:val="24"/>
        </w:rPr>
        <w:t>Chl</w:t>
      </w:r>
      <w:proofErr w:type="spellEnd"/>
      <w:r w:rsidR="00710DDA" w:rsidRPr="007F7F88">
        <w:rPr>
          <w:sz w:val="24"/>
          <w:szCs w:val="24"/>
        </w:rPr>
        <w:t xml:space="preserve">), </w:t>
      </w:r>
      <w:r w:rsidRPr="007F7F88">
        <w:rPr>
          <w:sz w:val="24"/>
          <w:szCs w:val="24"/>
        </w:rPr>
        <w:t xml:space="preserve">and chemical </w:t>
      </w:r>
      <w:r w:rsidR="006E5713" w:rsidRPr="007F7F88">
        <w:rPr>
          <w:sz w:val="24"/>
          <w:szCs w:val="24"/>
        </w:rPr>
        <w:t>conditions</w:t>
      </w:r>
      <w:r w:rsidRPr="007F7F88">
        <w:rPr>
          <w:sz w:val="24"/>
          <w:szCs w:val="24"/>
        </w:rPr>
        <w:t>.</w:t>
      </w:r>
      <w:r w:rsidR="00FB5429" w:rsidRPr="007F7F88">
        <w:rPr>
          <w:sz w:val="24"/>
          <w:szCs w:val="24"/>
        </w:rPr>
        <w:t xml:space="preserve"> The vertical light attenuation coefficients (</w:t>
      </w:r>
      <w:proofErr w:type="spellStart"/>
      <w:r w:rsidR="00FB5429" w:rsidRPr="007F7F88">
        <w:rPr>
          <w:sz w:val="24"/>
          <w:szCs w:val="24"/>
        </w:rPr>
        <w:t>K</w:t>
      </w:r>
      <w:r w:rsidR="00FB5429" w:rsidRPr="007F7F88">
        <w:rPr>
          <w:sz w:val="24"/>
          <w:szCs w:val="24"/>
          <w:vertAlign w:val="subscript"/>
        </w:rPr>
        <w:t>d</w:t>
      </w:r>
      <w:proofErr w:type="spellEnd"/>
      <w:r w:rsidR="00FB5429" w:rsidRPr="007F7F88">
        <w:rPr>
          <w:sz w:val="24"/>
          <w:szCs w:val="24"/>
        </w:rPr>
        <w:t>, m</w:t>
      </w:r>
      <w:r w:rsidR="00FB5429" w:rsidRPr="007F7F88">
        <w:rPr>
          <w:sz w:val="24"/>
          <w:szCs w:val="24"/>
          <w:vertAlign w:val="superscript"/>
        </w:rPr>
        <w:t>-1</w:t>
      </w:r>
      <w:r w:rsidR="00FB5429" w:rsidRPr="007F7F88">
        <w:rPr>
          <w:sz w:val="24"/>
          <w:szCs w:val="24"/>
        </w:rPr>
        <w:t>)</w:t>
      </w:r>
      <w:r w:rsidRPr="007F7F88">
        <w:rPr>
          <w:sz w:val="24"/>
          <w:szCs w:val="24"/>
        </w:rPr>
        <w:t xml:space="preserve"> </w:t>
      </w:r>
      <w:r w:rsidR="0081238E" w:rsidRPr="007F7F88">
        <w:rPr>
          <w:sz w:val="24"/>
          <w:szCs w:val="24"/>
        </w:rPr>
        <w:t xml:space="preserve">were </w:t>
      </w:r>
      <w:r w:rsidR="00FB5429" w:rsidRPr="007F7F88">
        <w:rPr>
          <w:sz w:val="24"/>
          <w:szCs w:val="24"/>
        </w:rPr>
        <w:t xml:space="preserve">estimated assuming that 15% of subsurface light remained </w:t>
      </w:r>
      <w:r w:rsidR="000D1F61" w:rsidRPr="007F7F88">
        <w:rPr>
          <w:sz w:val="24"/>
          <w:szCs w:val="24"/>
        </w:rPr>
        <w:t xml:space="preserve">at </w:t>
      </w:r>
      <w:r w:rsidR="00FB5429" w:rsidRPr="007F7F88">
        <w:rPr>
          <w:sz w:val="24"/>
          <w:szCs w:val="24"/>
        </w:rPr>
        <w:t>the Secchi</w:t>
      </w:r>
      <w:r w:rsidR="0081238E" w:rsidRPr="007F7F88">
        <w:rPr>
          <w:sz w:val="24"/>
          <w:szCs w:val="24"/>
        </w:rPr>
        <w:t xml:space="preserve"> </w:t>
      </w:r>
      <w:r w:rsidR="00FB5429" w:rsidRPr="007F7F88">
        <w:rPr>
          <w:sz w:val="24"/>
          <w:szCs w:val="24"/>
        </w:rPr>
        <w:t xml:space="preserve">depth </w:t>
      </w:r>
      <w:r w:rsidR="0030655F" w:rsidRPr="007F7F88">
        <w:rPr>
          <w:sz w:val="24"/>
          <w:szCs w:val="24"/>
        </w:rPr>
        <w:t xml:space="preserve">(SD) </w:t>
      </w:r>
      <w:r w:rsidR="00FB5429" w:rsidRPr="007F7F88">
        <w:rPr>
          <w:sz w:val="24"/>
          <w:szCs w:val="24"/>
        </w:rPr>
        <w:t xml:space="preserve">and </w:t>
      </w:r>
      <w:proofErr w:type="spellStart"/>
      <w:r w:rsidR="00FB5429" w:rsidRPr="007F7F88">
        <w:rPr>
          <w:sz w:val="24"/>
          <w:szCs w:val="24"/>
        </w:rPr>
        <w:t>K</w:t>
      </w:r>
      <w:r w:rsidR="00FB5429" w:rsidRPr="007F7F88">
        <w:rPr>
          <w:sz w:val="24"/>
          <w:szCs w:val="24"/>
          <w:vertAlign w:val="subscript"/>
        </w:rPr>
        <w:t>d</w:t>
      </w:r>
      <w:proofErr w:type="spellEnd"/>
      <w:r w:rsidR="00FB5429" w:rsidRPr="007F7F88">
        <w:rPr>
          <w:sz w:val="24"/>
          <w:szCs w:val="24"/>
        </w:rPr>
        <w:t xml:space="preserve"> = 1</w:t>
      </w:r>
      <w:r w:rsidR="00794B72" w:rsidRPr="007F7F88">
        <w:rPr>
          <w:sz w:val="24"/>
          <w:szCs w:val="24"/>
        </w:rPr>
        <w:t>.</w:t>
      </w:r>
      <w:r w:rsidR="00FB5429" w:rsidRPr="007F7F88">
        <w:rPr>
          <w:sz w:val="24"/>
          <w:szCs w:val="24"/>
        </w:rPr>
        <w:t>897 (SD)</w:t>
      </w:r>
      <w:r w:rsidR="00FB5429" w:rsidRPr="007F7F88">
        <w:rPr>
          <w:sz w:val="24"/>
          <w:szCs w:val="24"/>
          <w:vertAlign w:val="superscript"/>
        </w:rPr>
        <w:t>-1</w:t>
      </w:r>
      <w:r w:rsidR="006E5713" w:rsidRPr="007F7F88">
        <w:rPr>
          <w:sz w:val="24"/>
          <w:szCs w:val="24"/>
        </w:rPr>
        <w:t xml:space="preserve"> measured by Olesen (197</w:t>
      </w:r>
      <w:r w:rsidR="004E24B2" w:rsidRPr="007F7F88">
        <w:rPr>
          <w:sz w:val="24"/>
          <w:szCs w:val="24"/>
        </w:rPr>
        <w:t>6</w:t>
      </w:r>
      <w:r w:rsidR="006E5713" w:rsidRPr="007F7F88">
        <w:rPr>
          <w:sz w:val="24"/>
          <w:szCs w:val="24"/>
        </w:rPr>
        <w:t>)</w:t>
      </w:r>
      <w:r w:rsidR="00FB5429" w:rsidRPr="007F7F88">
        <w:rPr>
          <w:sz w:val="24"/>
          <w:szCs w:val="24"/>
        </w:rPr>
        <w:t xml:space="preserve">. </w:t>
      </w:r>
      <w:r w:rsidR="00542729" w:rsidRPr="007F7F88">
        <w:rPr>
          <w:sz w:val="24"/>
          <w:szCs w:val="24"/>
        </w:rPr>
        <w:t xml:space="preserve">Chlorophyll was initially </w:t>
      </w:r>
      <w:r w:rsidR="00653A62" w:rsidRPr="007F7F88">
        <w:rPr>
          <w:sz w:val="24"/>
          <w:szCs w:val="24"/>
        </w:rPr>
        <w:t xml:space="preserve">measured </w:t>
      </w:r>
      <w:r w:rsidR="00542729" w:rsidRPr="007F7F88">
        <w:rPr>
          <w:sz w:val="24"/>
          <w:szCs w:val="24"/>
        </w:rPr>
        <w:t>by acetone extraction on GF/C filters (</w:t>
      </w:r>
      <w:proofErr w:type="spellStart"/>
      <w:r w:rsidR="00542729" w:rsidRPr="007F7F88">
        <w:rPr>
          <w:sz w:val="24"/>
          <w:szCs w:val="24"/>
        </w:rPr>
        <w:t>Golterman</w:t>
      </w:r>
      <w:proofErr w:type="spellEnd"/>
      <w:r w:rsidR="00450161" w:rsidRPr="007F7F88">
        <w:rPr>
          <w:sz w:val="24"/>
          <w:szCs w:val="24"/>
        </w:rPr>
        <w:t>,</w:t>
      </w:r>
      <w:r w:rsidR="00542729" w:rsidRPr="007F7F88">
        <w:rPr>
          <w:sz w:val="24"/>
          <w:szCs w:val="24"/>
        </w:rPr>
        <w:t xml:space="preserve"> 1969) and later by ethanol extraction (Jespersen and Christoffersen</w:t>
      </w:r>
      <w:r w:rsidR="00450161" w:rsidRPr="007F7F88">
        <w:rPr>
          <w:sz w:val="24"/>
          <w:szCs w:val="24"/>
        </w:rPr>
        <w:t>,</w:t>
      </w:r>
      <w:r w:rsidR="00542729" w:rsidRPr="007F7F88">
        <w:rPr>
          <w:sz w:val="24"/>
          <w:szCs w:val="24"/>
        </w:rPr>
        <w:t xml:space="preserve"> 1987). </w:t>
      </w:r>
      <w:r w:rsidR="003707FC" w:rsidRPr="007F7F88">
        <w:rPr>
          <w:sz w:val="24"/>
          <w:szCs w:val="24"/>
        </w:rPr>
        <w:t xml:space="preserve">The chemical analyses follows Danish and </w:t>
      </w:r>
      <w:del w:id="0" w:author="Jonas Stage Sø" w:date="2025-06-30T17:25:00Z" w16du:dateUtc="2025-06-30T15:25:00Z">
        <w:r w:rsidR="003707FC">
          <w:rPr>
            <w:sz w:val="24"/>
            <w:szCs w:val="24"/>
          </w:rPr>
          <w:delText>internstional</w:delText>
        </w:r>
      </w:del>
      <w:ins w:id="1" w:author="Jonas Stage Sø" w:date="2025-06-30T17:25:00Z" w16du:dateUtc="2025-06-30T15:25:00Z">
        <w:r w:rsidR="003707FC" w:rsidRPr="007F7F88">
          <w:rPr>
            <w:sz w:val="24"/>
            <w:szCs w:val="24"/>
          </w:rPr>
          <w:t>intern</w:t>
        </w:r>
        <w:r w:rsidR="007F7F88">
          <w:rPr>
            <w:sz w:val="24"/>
            <w:szCs w:val="24"/>
          </w:rPr>
          <w:t>a</w:t>
        </w:r>
        <w:r w:rsidR="003707FC" w:rsidRPr="007F7F88">
          <w:rPr>
            <w:sz w:val="24"/>
            <w:szCs w:val="24"/>
          </w:rPr>
          <w:t>tional</w:t>
        </w:r>
      </w:ins>
      <w:r w:rsidR="003707FC" w:rsidRPr="007F7F88">
        <w:rPr>
          <w:sz w:val="24"/>
          <w:szCs w:val="24"/>
        </w:rPr>
        <w:t xml:space="preserve"> standards and are in accordance with the mentioned methods. </w:t>
      </w:r>
      <w:r w:rsidR="00B0456B" w:rsidRPr="007F7F88">
        <w:rPr>
          <w:sz w:val="24"/>
          <w:szCs w:val="24"/>
        </w:rPr>
        <w:t>TP and TN</w:t>
      </w:r>
      <w:r w:rsidRPr="007F7F88">
        <w:rPr>
          <w:sz w:val="24"/>
          <w:szCs w:val="24"/>
        </w:rPr>
        <w:t xml:space="preserve"> </w:t>
      </w:r>
      <w:r w:rsidR="003707FC" w:rsidRPr="007F7F88">
        <w:rPr>
          <w:sz w:val="24"/>
          <w:szCs w:val="24"/>
        </w:rPr>
        <w:t xml:space="preserve">were </w:t>
      </w:r>
      <w:proofErr w:type="spellStart"/>
      <w:r w:rsidRPr="007F7F88">
        <w:rPr>
          <w:sz w:val="24"/>
          <w:szCs w:val="24"/>
        </w:rPr>
        <w:t>analy</w:t>
      </w:r>
      <w:r w:rsidR="00A824C2" w:rsidRPr="007F7F88">
        <w:rPr>
          <w:sz w:val="24"/>
          <w:szCs w:val="24"/>
        </w:rPr>
        <w:t>se</w:t>
      </w:r>
      <w:r w:rsidR="003707FC" w:rsidRPr="007F7F88">
        <w:rPr>
          <w:sz w:val="24"/>
          <w:szCs w:val="24"/>
        </w:rPr>
        <w:t>d</w:t>
      </w:r>
      <w:proofErr w:type="spellEnd"/>
      <w:r w:rsidR="00A824C2" w:rsidRPr="007F7F88">
        <w:rPr>
          <w:sz w:val="24"/>
          <w:szCs w:val="24"/>
        </w:rPr>
        <w:t xml:space="preserve"> </w:t>
      </w:r>
      <w:r w:rsidRPr="007F7F88">
        <w:rPr>
          <w:sz w:val="24"/>
          <w:szCs w:val="24"/>
        </w:rPr>
        <w:t>by spectrophotometry after persulphate digestion (</w:t>
      </w:r>
      <w:proofErr w:type="spellStart"/>
      <w:r w:rsidRPr="007F7F88">
        <w:rPr>
          <w:sz w:val="24"/>
          <w:szCs w:val="24"/>
        </w:rPr>
        <w:t>Koroleff</w:t>
      </w:r>
      <w:proofErr w:type="spellEnd"/>
      <w:r w:rsidR="00F86F1B" w:rsidRPr="007F7F88">
        <w:rPr>
          <w:sz w:val="24"/>
          <w:szCs w:val="24"/>
        </w:rPr>
        <w:t>,</w:t>
      </w:r>
      <w:r w:rsidRPr="007F7F88">
        <w:rPr>
          <w:sz w:val="24"/>
          <w:szCs w:val="24"/>
        </w:rPr>
        <w:t xml:space="preserve"> 196</w:t>
      </w:r>
      <w:r w:rsidR="00F86F1B" w:rsidRPr="007F7F88">
        <w:rPr>
          <w:sz w:val="24"/>
          <w:szCs w:val="24"/>
        </w:rPr>
        <w:t>8;</w:t>
      </w:r>
      <w:r w:rsidRPr="007F7F88">
        <w:rPr>
          <w:sz w:val="24"/>
          <w:szCs w:val="24"/>
        </w:rPr>
        <w:t xml:space="preserve"> Solorzano</w:t>
      </w:r>
      <w:r w:rsidR="00F86F1B" w:rsidRPr="007F7F88">
        <w:rPr>
          <w:sz w:val="24"/>
          <w:szCs w:val="24"/>
        </w:rPr>
        <w:t>,</w:t>
      </w:r>
      <w:r w:rsidRPr="007F7F88">
        <w:rPr>
          <w:sz w:val="24"/>
          <w:szCs w:val="24"/>
        </w:rPr>
        <w:t xml:space="preserve"> 1969). Inorganic phosphate, ammonia and nitrate </w:t>
      </w:r>
      <w:r w:rsidR="002129BD" w:rsidRPr="007F7F88">
        <w:rPr>
          <w:sz w:val="24"/>
          <w:szCs w:val="24"/>
        </w:rPr>
        <w:t xml:space="preserve">were </w:t>
      </w:r>
      <w:r w:rsidRPr="007F7F88">
        <w:rPr>
          <w:sz w:val="24"/>
          <w:szCs w:val="24"/>
        </w:rPr>
        <w:t xml:space="preserve">measured </w:t>
      </w:r>
      <w:r w:rsidR="0081238E" w:rsidRPr="007F7F88">
        <w:rPr>
          <w:sz w:val="24"/>
          <w:szCs w:val="24"/>
        </w:rPr>
        <w:t xml:space="preserve">using methods introduced by </w:t>
      </w:r>
      <w:r w:rsidRPr="007F7F88">
        <w:rPr>
          <w:sz w:val="24"/>
          <w:szCs w:val="24"/>
        </w:rPr>
        <w:t>several authors (Murphy and Riley</w:t>
      </w:r>
      <w:r w:rsidR="009B0D78" w:rsidRPr="007F7F88">
        <w:rPr>
          <w:sz w:val="24"/>
          <w:szCs w:val="24"/>
        </w:rPr>
        <w:t>,</w:t>
      </w:r>
      <w:r w:rsidRPr="007F7F88">
        <w:rPr>
          <w:sz w:val="24"/>
          <w:szCs w:val="24"/>
        </w:rPr>
        <w:t xml:space="preserve"> 1962</w:t>
      </w:r>
      <w:r w:rsidR="009B0D78" w:rsidRPr="007F7F88">
        <w:rPr>
          <w:sz w:val="24"/>
          <w:szCs w:val="24"/>
        </w:rPr>
        <w:t>;</w:t>
      </w:r>
      <w:r w:rsidRPr="007F7F88">
        <w:rPr>
          <w:sz w:val="24"/>
          <w:szCs w:val="24"/>
        </w:rPr>
        <w:t xml:space="preserve"> Strickland and Parsons</w:t>
      </w:r>
      <w:r w:rsidR="009B0D78" w:rsidRPr="007F7F88">
        <w:rPr>
          <w:sz w:val="24"/>
          <w:szCs w:val="24"/>
        </w:rPr>
        <w:t>,</w:t>
      </w:r>
      <w:r w:rsidRPr="007F7F88">
        <w:rPr>
          <w:sz w:val="24"/>
          <w:szCs w:val="24"/>
        </w:rPr>
        <w:t xml:space="preserve"> 19</w:t>
      </w:r>
      <w:r w:rsidR="00D37151" w:rsidRPr="007F7F88">
        <w:rPr>
          <w:sz w:val="24"/>
          <w:szCs w:val="24"/>
        </w:rPr>
        <w:t>72</w:t>
      </w:r>
      <w:r w:rsidR="009B0D78" w:rsidRPr="007F7F88">
        <w:rPr>
          <w:sz w:val="24"/>
          <w:szCs w:val="24"/>
        </w:rPr>
        <w:t>;</w:t>
      </w:r>
      <w:r w:rsidRPr="007F7F88">
        <w:rPr>
          <w:sz w:val="24"/>
          <w:szCs w:val="24"/>
        </w:rPr>
        <w:t xml:space="preserve"> Solorzano</w:t>
      </w:r>
      <w:r w:rsidR="009B0D78" w:rsidRPr="007F7F88">
        <w:rPr>
          <w:sz w:val="24"/>
          <w:szCs w:val="24"/>
        </w:rPr>
        <w:t>,</w:t>
      </w:r>
      <w:r w:rsidRPr="007F7F88">
        <w:rPr>
          <w:sz w:val="24"/>
          <w:szCs w:val="24"/>
        </w:rPr>
        <w:t xml:space="preserve"> 1969).</w:t>
      </w:r>
      <w:r w:rsidR="00682807" w:rsidRPr="007F7F88">
        <w:rPr>
          <w:sz w:val="24"/>
          <w:szCs w:val="24"/>
        </w:rPr>
        <w:t xml:space="preserve"> Organic P and organic N w</w:t>
      </w:r>
      <w:r w:rsidR="00D42BED" w:rsidRPr="007F7F88">
        <w:rPr>
          <w:sz w:val="24"/>
          <w:szCs w:val="24"/>
        </w:rPr>
        <w:t>ere</w:t>
      </w:r>
      <w:r w:rsidR="00682807" w:rsidRPr="007F7F88">
        <w:rPr>
          <w:sz w:val="24"/>
          <w:szCs w:val="24"/>
        </w:rPr>
        <w:t xml:space="preserve"> calculated by subtracting inorganic ions from total P and N.</w:t>
      </w:r>
      <w:r w:rsidRPr="007F7F88">
        <w:rPr>
          <w:sz w:val="24"/>
          <w:szCs w:val="24"/>
        </w:rPr>
        <w:t xml:space="preserve"> Total alkalinity was measured by acidimetric titration (Rebsdorf</w:t>
      </w:r>
      <w:r w:rsidR="009B0D78" w:rsidRPr="007F7F88">
        <w:rPr>
          <w:sz w:val="24"/>
          <w:szCs w:val="24"/>
        </w:rPr>
        <w:t>,</w:t>
      </w:r>
      <w:r w:rsidRPr="007F7F88">
        <w:rPr>
          <w:sz w:val="24"/>
          <w:szCs w:val="24"/>
        </w:rPr>
        <w:t xml:space="preserve"> 197</w:t>
      </w:r>
      <w:r w:rsidR="00A824C2" w:rsidRPr="007F7F88">
        <w:rPr>
          <w:sz w:val="24"/>
          <w:szCs w:val="24"/>
        </w:rPr>
        <w:t>2</w:t>
      </w:r>
      <w:r w:rsidRPr="007F7F88">
        <w:rPr>
          <w:sz w:val="24"/>
          <w:szCs w:val="24"/>
        </w:rPr>
        <w:t>)</w:t>
      </w:r>
      <w:r w:rsidR="00542729" w:rsidRPr="007F7F88">
        <w:rPr>
          <w:sz w:val="24"/>
          <w:szCs w:val="24"/>
        </w:rPr>
        <w:t>.</w:t>
      </w:r>
    </w:p>
    <w:p w14:paraId="3435D364" w14:textId="43A71633" w:rsidR="005B7CDD" w:rsidRPr="007F7F88" w:rsidRDefault="00614009" w:rsidP="00BF6C3C">
      <w:pPr>
        <w:spacing w:line="480" w:lineRule="auto"/>
        <w:rPr>
          <w:sz w:val="24"/>
          <w:szCs w:val="24"/>
        </w:rPr>
      </w:pPr>
      <w:r w:rsidRPr="007F7F88">
        <w:rPr>
          <w:sz w:val="24"/>
          <w:szCs w:val="24"/>
        </w:rPr>
        <w:lastRenderedPageBreak/>
        <w:t xml:space="preserve">Sediment cores were sampled from the three main sediment areas outlined by </w:t>
      </w:r>
      <w:proofErr w:type="spellStart"/>
      <w:r w:rsidRPr="007F7F88">
        <w:rPr>
          <w:sz w:val="24"/>
          <w:szCs w:val="24"/>
        </w:rPr>
        <w:t>C</w:t>
      </w:r>
      <w:r w:rsidR="00FA4127" w:rsidRPr="007F7F88">
        <w:rPr>
          <w:sz w:val="24"/>
          <w:szCs w:val="24"/>
        </w:rPr>
        <w:t>owi</w:t>
      </w:r>
      <w:r w:rsidR="009B0D78" w:rsidRPr="007F7F88">
        <w:rPr>
          <w:sz w:val="24"/>
          <w:szCs w:val="24"/>
        </w:rPr>
        <w:t>C</w:t>
      </w:r>
      <w:r w:rsidRPr="007F7F88">
        <w:rPr>
          <w:sz w:val="24"/>
          <w:szCs w:val="24"/>
        </w:rPr>
        <w:t>onsult</w:t>
      </w:r>
      <w:proofErr w:type="spellEnd"/>
      <w:r w:rsidRPr="007F7F88">
        <w:rPr>
          <w:sz w:val="24"/>
          <w:szCs w:val="24"/>
        </w:rPr>
        <w:t xml:space="preserve"> (198</w:t>
      </w:r>
      <w:r w:rsidR="0030655F" w:rsidRPr="007F7F88">
        <w:rPr>
          <w:sz w:val="24"/>
          <w:szCs w:val="24"/>
        </w:rPr>
        <w:t>9</w:t>
      </w:r>
      <w:r w:rsidRPr="007F7F88">
        <w:rPr>
          <w:sz w:val="24"/>
          <w:szCs w:val="24"/>
        </w:rPr>
        <w:t>) in transparent Perspex tubes (inner diameter 56 mm) using a Kajak sampler (Kajak et al.</w:t>
      </w:r>
      <w:r w:rsidR="009B0D78" w:rsidRPr="007F7F88">
        <w:rPr>
          <w:sz w:val="24"/>
          <w:szCs w:val="24"/>
        </w:rPr>
        <w:t>,</w:t>
      </w:r>
      <w:r w:rsidRPr="007F7F88">
        <w:rPr>
          <w:sz w:val="24"/>
          <w:szCs w:val="24"/>
        </w:rPr>
        <w:t xml:space="preserve"> 1965). </w:t>
      </w:r>
      <w:r w:rsidR="0098416D" w:rsidRPr="007F7F88">
        <w:rPr>
          <w:sz w:val="24"/>
          <w:szCs w:val="24"/>
        </w:rPr>
        <w:t>In 1988, four separate sediment cores were analy</w:t>
      </w:r>
      <w:r w:rsidR="0030655F" w:rsidRPr="007F7F88">
        <w:rPr>
          <w:sz w:val="24"/>
          <w:szCs w:val="24"/>
        </w:rPr>
        <w:t>z</w:t>
      </w:r>
      <w:r w:rsidR="0098416D" w:rsidRPr="007F7F88">
        <w:rPr>
          <w:sz w:val="24"/>
          <w:szCs w:val="24"/>
        </w:rPr>
        <w:t xml:space="preserve">ed from </w:t>
      </w:r>
      <w:r w:rsidR="003A0B9C" w:rsidRPr="007F7F88">
        <w:rPr>
          <w:sz w:val="24"/>
          <w:szCs w:val="24"/>
        </w:rPr>
        <w:t xml:space="preserve">each of </w:t>
      </w:r>
      <w:r w:rsidR="0098416D" w:rsidRPr="007F7F88">
        <w:rPr>
          <w:sz w:val="24"/>
          <w:szCs w:val="24"/>
        </w:rPr>
        <w:t xml:space="preserve">the </w:t>
      </w:r>
      <w:r w:rsidR="0030655F" w:rsidRPr="007F7F88">
        <w:rPr>
          <w:sz w:val="24"/>
          <w:szCs w:val="24"/>
        </w:rPr>
        <w:t xml:space="preserve">three </w:t>
      </w:r>
      <w:r w:rsidR="0098416D" w:rsidRPr="007F7F88">
        <w:rPr>
          <w:sz w:val="24"/>
          <w:szCs w:val="24"/>
        </w:rPr>
        <w:t xml:space="preserve">main sediment </w:t>
      </w:r>
      <w:proofErr w:type="gramStart"/>
      <w:r w:rsidR="0098416D" w:rsidRPr="007F7F88">
        <w:rPr>
          <w:sz w:val="24"/>
          <w:szCs w:val="24"/>
        </w:rPr>
        <w:t>areas, but</w:t>
      </w:r>
      <w:proofErr w:type="gramEnd"/>
      <w:r w:rsidR="0098416D" w:rsidRPr="007F7F88">
        <w:rPr>
          <w:sz w:val="24"/>
          <w:szCs w:val="24"/>
        </w:rPr>
        <w:t xml:space="preserve"> later </w:t>
      </w:r>
      <w:r w:rsidR="0081238E" w:rsidRPr="007F7F88">
        <w:rPr>
          <w:sz w:val="24"/>
          <w:szCs w:val="24"/>
        </w:rPr>
        <w:t xml:space="preserve">analyses </w:t>
      </w:r>
      <w:r w:rsidR="003707FC" w:rsidRPr="007F7F88">
        <w:rPr>
          <w:sz w:val="24"/>
          <w:szCs w:val="24"/>
        </w:rPr>
        <w:t xml:space="preserve">available in </w:t>
      </w:r>
      <w:proofErr w:type="spellStart"/>
      <w:r w:rsidR="003707FC" w:rsidRPr="007F7F88">
        <w:rPr>
          <w:sz w:val="24"/>
          <w:szCs w:val="24"/>
        </w:rPr>
        <w:t>Miljøportalen</w:t>
      </w:r>
      <w:proofErr w:type="spellEnd"/>
      <w:r w:rsidR="003707FC" w:rsidRPr="007F7F88">
        <w:rPr>
          <w:sz w:val="24"/>
          <w:szCs w:val="24"/>
        </w:rPr>
        <w:t xml:space="preserve"> </w:t>
      </w:r>
      <w:r w:rsidR="0081238E" w:rsidRPr="007F7F88">
        <w:rPr>
          <w:sz w:val="24"/>
          <w:szCs w:val="24"/>
        </w:rPr>
        <w:t xml:space="preserve">used </w:t>
      </w:r>
      <w:r w:rsidR="0098416D" w:rsidRPr="007F7F88">
        <w:rPr>
          <w:sz w:val="24"/>
          <w:szCs w:val="24"/>
        </w:rPr>
        <w:t xml:space="preserve">only single cores from the main sediment areas. </w:t>
      </w:r>
      <w:r w:rsidRPr="007F7F88">
        <w:rPr>
          <w:sz w:val="24"/>
          <w:szCs w:val="24"/>
        </w:rPr>
        <w:t>Sediments were sliced into six cm-depth strata (0</w:t>
      </w:r>
      <w:r w:rsidR="003B2BA2" w:rsidRPr="007F7F88">
        <w:rPr>
          <w:sz w:val="24"/>
          <w:szCs w:val="24"/>
        </w:rPr>
        <w:t>–</w:t>
      </w:r>
      <w:r w:rsidRPr="007F7F88">
        <w:rPr>
          <w:sz w:val="24"/>
          <w:szCs w:val="24"/>
        </w:rPr>
        <w:t>2, 2</w:t>
      </w:r>
      <w:r w:rsidR="003B2BA2" w:rsidRPr="007F7F88">
        <w:rPr>
          <w:sz w:val="24"/>
          <w:szCs w:val="24"/>
        </w:rPr>
        <w:t>–</w:t>
      </w:r>
      <w:r w:rsidRPr="007F7F88">
        <w:rPr>
          <w:sz w:val="24"/>
          <w:szCs w:val="24"/>
        </w:rPr>
        <w:t>5, 5</w:t>
      </w:r>
      <w:r w:rsidR="003B2BA2" w:rsidRPr="007F7F88">
        <w:rPr>
          <w:sz w:val="24"/>
          <w:szCs w:val="24"/>
        </w:rPr>
        <w:t>–</w:t>
      </w:r>
      <w:r w:rsidRPr="007F7F88">
        <w:rPr>
          <w:sz w:val="24"/>
          <w:szCs w:val="24"/>
        </w:rPr>
        <w:t>10, 10</w:t>
      </w:r>
      <w:r w:rsidR="003B2BA2" w:rsidRPr="007F7F88">
        <w:rPr>
          <w:sz w:val="24"/>
          <w:szCs w:val="24"/>
        </w:rPr>
        <w:t>–</w:t>
      </w:r>
      <w:r w:rsidRPr="007F7F88">
        <w:rPr>
          <w:sz w:val="24"/>
          <w:szCs w:val="24"/>
        </w:rPr>
        <w:t>20, 20</w:t>
      </w:r>
      <w:r w:rsidR="003B2BA2" w:rsidRPr="007F7F88">
        <w:rPr>
          <w:sz w:val="24"/>
          <w:szCs w:val="24"/>
        </w:rPr>
        <w:t>–</w:t>
      </w:r>
      <w:r w:rsidRPr="007F7F88">
        <w:rPr>
          <w:sz w:val="24"/>
          <w:szCs w:val="24"/>
        </w:rPr>
        <w:t>30 and 30</w:t>
      </w:r>
      <w:r w:rsidR="003B2BA2" w:rsidRPr="007F7F88">
        <w:rPr>
          <w:sz w:val="24"/>
          <w:szCs w:val="24"/>
        </w:rPr>
        <w:t>–</w:t>
      </w:r>
      <w:r w:rsidRPr="007F7F88">
        <w:rPr>
          <w:sz w:val="24"/>
          <w:szCs w:val="24"/>
        </w:rPr>
        <w:t>40 cm)</w:t>
      </w:r>
      <w:r w:rsidR="0098416D" w:rsidRPr="007F7F88">
        <w:rPr>
          <w:sz w:val="24"/>
          <w:szCs w:val="24"/>
        </w:rPr>
        <w:t>, carefully mixed</w:t>
      </w:r>
      <w:r w:rsidRPr="007F7F88">
        <w:rPr>
          <w:sz w:val="24"/>
          <w:szCs w:val="24"/>
        </w:rPr>
        <w:t xml:space="preserve"> and </w:t>
      </w:r>
      <w:r w:rsidR="003B2BA2" w:rsidRPr="007F7F88">
        <w:rPr>
          <w:sz w:val="24"/>
          <w:szCs w:val="24"/>
        </w:rPr>
        <w:t>analyzed</w:t>
      </w:r>
      <w:r w:rsidRPr="007F7F88">
        <w:rPr>
          <w:sz w:val="24"/>
          <w:szCs w:val="24"/>
        </w:rPr>
        <w:t xml:space="preserve"> for</w:t>
      </w:r>
      <w:r w:rsidR="0098416D" w:rsidRPr="007F7F88">
        <w:rPr>
          <w:sz w:val="24"/>
          <w:szCs w:val="24"/>
        </w:rPr>
        <w:t xml:space="preserve"> wet weight, dry weight (DW at 105 </w:t>
      </w:r>
      <w:r w:rsidR="0030655F" w:rsidRPr="007F7F88">
        <w:rPr>
          <w:rFonts w:cstheme="minorHAnsi"/>
          <w:sz w:val="24"/>
          <w:szCs w:val="24"/>
        </w:rPr>
        <w:t>°</w:t>
      </w:r>
      <w:r w:rsidR="00A824C2" w:rsidRPr="007F7F88">
        <w:rPr>
          <w:sz w:val="24"/>
          <w:szCs w:val="24"/>
        </w:rPr>
        <w:t>C), organic dry weight (o</w:t>
      </w:r>
      <w:r w:rsidR="0098416D" w:rsidRPr="007F7F88">
        <w:rPr>
          <w:sz w:val="24"/>
          <w:szCs w:val="24"/>
        </w:rPr>
        <w:t>rg DW</w:t>
      </w:r>
      <w:r w:rsidR="00B0456B" w:rsidRPr="007F7F88">
        <w:rPr>
          <w:sz w:val="24"/>
          <w:szCs w:val="24"/>
        </w:rPr>
        <w:t xml:space="preserve"> as</w:t>
      </w:r>
      <w:r w:rsidR="0098416D" w:rsidRPr="007F7F88">
        <w:rPr>
          <w:sz w:val="24"/>
          <w:szCs w:val="24"/>
        </w:rPr>
        <w:t xml:space="preserve"> loss on ignition at 550 </w:t>
      </w:r>
      <w:r w:rsidR="0030655F" w:rsidRPr="007F7F88">
        <w:rPr>
          <w:rFonts w:cstheme="minorHAnsi"/>
          <w:sz w:val="24"/>
          <w:szCs w:val="24"/>
        </w:rPr>
        <w:t>°</w:t>
      </w:r>
      <w:r w:rsidR="0030655F" w:rsidRPr="007F7F88">
        <w:rPr>
          <w:sz w:val="24"/>
          <w:szCs w:val="24"/>
        </w:rPr>
        <w:t>C</w:t>
      </w:r>
      <w:r w:rsidR="0098416D" w:rsidRPr="007F7F88">
        <w:rPr>
          <w:sz w:val="24"/>
          <w:szCs w:val="24"/>
        </w:rPr>
        <w:t>). Organic carbon was estimate</w:t>
      </w:r>
      <w:r w:rsidR="00855488" w:rsidRPr="007F7F88">
        <w:rPr>
          <w:sz w:val="24"/>
          <w:szCs w:val="24"/>
        </w:rPr>
        <w:t>d</w:t>
      </w:r>
      <w:r w:rsidR="0098416D" w:rsidRPr="007F7F88">
        <w:rPr>
          <w:sz w:val="24"/>
          <w:szCs w:val="24"/>
        </w:rPr>
        <w:t xml:space="preserve"> a</w:t>
      </w:r>
      <w:r w:rsidR="00855488" w:rsidRPr="007F7F88">
        <w:rPr>
          <w:sz w:val="24"/>
          <w:szCs w:val="24"/>
        </w:rPr>
        <w:t>s</w:t>
      </w:r>
      <w:r w:rsidR="00A824C2" w:rsidRPr="007F7F88">
        <w:rPr>
          <w:sz w:val="24"/>
          <w:szCs w:val="24"/>
        </w:rPr>
        <w:t xml:space="preserve"> o</w:t>
      </w:r>
      <w:r w:rsidR="0098416D" w:rsidRPr="007F7F88">
        <w:rPr>
          <w:sz w:val="24"/>
          <w:szCs w:val="24"/>
        </w:rPr>
        <w:t>rg DW*0.44</w:t>
      </w:r>
      <w:r w:rsidR="001938D2" w:rsidRPr="007F7F88">
        <w:rPr>
          <w:sz w:val="24"/>
          <w:szCs w:val="24"/>
        </w:rPr>
        <w:t xml:space="preserve">, assuming that organic matter contains 49% C and that 5% water </w:t>
      </w:r>
      <w:r w:rsidR="008979FA" w:rsidRPr="007F7F88">
        <w:rPr>
          <w:sz w:val="24"/>
          <w:szCs w:val="24"/>
        </w:rPr>
        <w:t xml:space="preserve">is </w:t>
      </w:r>
      <w:r w:rsidR="001938D2" w:rsidRPr="007F7F88">
        <w:rPr>
          <w:sz w:val="24"/>
          <w:szCs w:val="24"/>
        </w:rPr>
        <w:t>los</w:t>
      </w:r>
      <w:r w:rsidR="008979FA" w:rsidRPr="007F7F88">
        <w:rPr>
          <w:sz w:val="24"/>
          <w:szCs w:val="24"/>
        </w:rPr>
        <w:t>t</w:t>
      </w:r>
      <w:r w:rsidR="001938D2" w:rsidRPr="007F7F88">
        <w:rPr>
          <w:sz w:val="24"/>
          <w:szCs w:val="24"/>
        </w:rPr>
        <w:t xml:space="preserve"> by dehydration of clay and Fe</w:t>
      </w:r>
      <w:r w:rsidR="00D42BED" w:rsidRPr="007F7F88">
        <w:rPr>
          <w:sz w:val="24"/>
          <w:szCs w:val="24"/>
        </w:rPr>
        <w:t>-</w:t>
      </w:r>
      <w:r w:rsidR="001938D2" w:rsidRPr="007F7F88">
        <w:rPr>
          <w:sz w:val="24"/>
          <w:szCs w:val="24"/>
        </w:rPr>
        <w:t xml:space="preserve"> and Al</w:t>
      </w:r>
      <w:r w:rsidR="00D42BED" w:rsidRPr="007F7F88">
        <w:rPr>
          <w:sz w:val="24"/>
          <w:szCs w:val="24"/>
        </w:rPr>
        <w:t>-</w:t>
      </w:r>
      <w:r w:rsidR="001938D2" w:rsidRPr="007F7F88">
        <w:rPr>
          <w:sz w:val="24"/>
          <w:szCs w:val="24"/>
        </w:rPr>
        <w:t>oxyhydroxides</w:t>
      </w:r>
      <w:r w:rsidR="008979FA" w:rsidRPr="007F7F88">
        <w:rPr>
          <w:sz w:val="24"/>
          <w:szCs w:val="24"/>
        </w:rPr>
        <w:t xml:space="preserve"> at 550 </w:t>
      </w:r>
      <w:r w:rsidR="008979FA" w:rsidRPr="007F7F88">
        <w:rPr>
          <w:rFonts w:cstheme="minorHAnsi"/>
          <w:sz w:val="24"/>
          <w:szCs w:val="24"/>
        </w:rPr>
        <w:t>°</w:t>
      </w:r>
      <w:r w:rsidR="008979FA" w:rsidRPr="007F7F88">
        <w:rPr>
          <w:sz w:val="24"/>
          <w:szCs w:val="24"/>
        </w:rPr>
        <w:t>C</w:t>
      </w:r>
      <w:r w:rsidR="001938D2" w:rsidRPr="007F7F88">
        <w:rPr>
          <w:sz w:val="24"/>
          <w:szCs w:val="24"/>
        </w:rPr>
        <w:t xml:space="preserve"> (</w:t>
      </w:r>
      <w:r w:rsidR="00682807" w:rsidRPr="007F7F88">
        <w:rPr>
          <w:sz w:val="24"/>
          <w:szCs w:val="24"/>
        </w:rPr>
        <w:t>Santisteban et al.</w:t>
      </w:r>
      <w:r w:rsidR="009B0D78" w:rsidRPr="007F7F88">
        <w:rPr>
          <w:sz w:val="24"/>
          <w:szCs w:val="24"/>
        </w:rPr>
        <w:t>,</w:t>
      </w:r>
      <w:r w:rsidR="00682807" w:rsidRPr="007F7F88">
        <w:rPr>
          <w:sz w:val="24"/>
          <w:szCs w:val="24"/>
        </w:rPr>
        <w:t xml:space="preserve"> 2004</w:t>
      </w:r>
      <w:r w:rsidR="001938D2" w:rsidRPr="007F7F88">
        <w:rPr>
          <w:sz w:val="24"/>
          <w:szCs w:val="24"/>
        </w:rPr>
        <w:t>)</w:t>
      </w:r>
      <w:r w:rsidR="008979FA" w:rsidRPr="007F7F88">
        <w:rPr>
          <w:sz w:val="24"/>
          <w:szCs w:val="24"/>
        </w:rPr>
        <w:t>; t</w:t>
      </w:r>
      <w:r w:rsidR="001938D2" w:rsidRPr="007F7F88">
        <w:rPr>
          <w:sz w:val="24"/>
          <w:szCs w:val="24"/>
        </w:rPr>
        <w:t xml:space="preserve">he exact conversion factor is not important </w:t>
      </w:r>
      <w:r w:rsidR="008979FA" w:rsidRPr="007F7F88">
        <w:rPr>
          <w:sz w:val="24"/>
          <w:szCs w:val="24"/>
        </w:rPr>
        <w:t>to our evaluations</w:t>
      </w:r>
      <w:r w:rsidR="00FA4127" w:rsidRPr="007F7F88">
        <w:rPr>
          <w:sz w:val="24"/>
          <w:szCs w:val="24"/>
        </w:rPr>
        <w:t xml:space="preserve"> and conclusions</w:t>
      </w:r>
      <w:r w:rsidR="008979FA" w:rsidRPr="007F7F88">
        <w:rPr>
          <w:sz w:val="24"/>
          <w:szCs w:val="24"/>
        </w:rPr>
        <w:t xml:space="preserve">. </w:t>
      </w:r>
      <w:r w:rsidR="0098416D" w:rsidRPr="007F7F88">
        <w:rPr>
          <w:sz w:val="24"/>
          <w:szCs w:val="24"/>
        </w:rPr>
        <w:t>T</w:t>
      </w:r>
      <w:r w:rsidR="00B0456B" w:rsidRPr="007F7F88">
        <w:rPr>
          <w:sz w:val="24"/>
          <w:szCs w:val="24"/>
        </w:rPr>
        <w:t>otal nitrogen w</w:t>
      </w:r>
      <w:r w:rsidR="0098416D" w:rsidRPr="007F7F88">
        <w:rPr>
          <w:sz w:val="24"/>
          <w:szCs w:val="24"/>
        </w:rPr>
        <w:t>as analy</w:t>
      </w:r>
      <w:r w:rsidR="0030655F" w:rsidRPr="007F7F88">
        <w:rPr>
          <w:sz w:val="24"/>
          <w:szCs w:val="24"/>
        </w:rPr>
        <w:t>z</w:t>
      </w:r>
      <w:r w:rsidR="0098416D" w:rsidRPr="007F7F88">
        <w:rPr>
          <w:sz w:val="24"/>
          <w:szCs w:val="24"/>
        </w:rPr>
        <w:t>ed</w:t>
      </w:r>
      <w:r w:rsidR="00262E7D" w:rsidRPr="007F7F88">
        <w:rPr>
          <w:sz w:val="24"/>
          <w:szCs w:val="24"/>
        </w:rPr>
        <w:t xml:space="preserve"> on dried material as above</w:t>
      </w:r>
      <w:r w:rsidR="003A0B9C" w:rsidRPr="007F7F88">
        <w:rPr>
          <w:sz w:val="24"/>
          <w:szCs w:val="24"/>
        </w:rPr>
        <w:t>.</w:t>
      </w:r>
      <w:r w:rsidR="00262E7D" w:rsidRPr="007F7F88">
        <w:rPr>
          <w:sz w:val="24"/>
          <w:szCs w:val="24"/>
        </w:rPr>
        <w:t xml:space="preserve"> </w:t>
      </w:r>
      <w:r w:rsidR="0098416D" w:rsidRPr="007F7F88">
        <w:rPr>
          <w:sz w:val="24"/>
          <w:szCs w:val="24"/>
        </w:rPr>
        <w:t>T</w:t>
      </w:r>
      <w:r w:rsidR="00653A62" w:rsidRPr="007F7F88">
        <w:rPr>
          <w:sz w:val="24"/>
          <w:szCs w:val="24"/>
        </w:rPr>
        <w:t xml:space="preserve">otal </w:t>
      </w:r>
      <w:r w:rsidR="0098416D" w:rsidRPr="007F7F88">
        <w:rPr>
          <w:sz w:val="24"/>
          <w:szCs w:val="24"/>
        </w:rPr>
        <w:t xml:space="preserve">P </w:t>
      </w:r>
      <w:r w:rsidR="00262E7D" w:rsidRPr="007F7F88">
        <w:rPr>
          <w:sz w:val="24"/>
          <w:szCs w:val="24"/>
        </w:rPr>
        <w:t xml:space="preserve">and total Fe (Fe) </w:t>
      </w:r>
      <w:r w:rsidR="003A0B9C" w:rsidRPr="007F7F88">
        <w:rPr>
          <w:sz w:val="24"/>
          <w:szCs w:val="24"/>
        </w:rPr>
        <w:t xml:space="preserve">in </w:t>
      </w:r>
      <w:r w:rsidR="00262E7D" w:rsidRPr="007F7F88">
        <w:rPr>
          <w:sz w:val="24"/>
          <w:szCs w:val="24"/>
        </w:rPr>
        <w:t>the a</w:t>
      </w:r>
      <w:r w:rsidR="0098416D" w:rsidRPr="007F7F88">
        <w:rPr>
          <w:sz w:val="24"/>
          <w:szCs w:val="24"/>
        </w:rPr>
        <w:t xml:space="preserve">sh content </w:t>
      </w:r>
      <w:r w:rsidR="003A0B9C" w:rsidRPr="007F7F88">
        <w:rPr>
          <w:sz w:val="24"/>
          <w:szCs w:val="24"/>
        </w:rPr>
        <w:t xml:space="preserve">were </w:t>
      </w:r>
      <w:r w:rsidR="00D0145A" w:rsidRPr="007F7F88">
        <w:rPr>
          <w:sz w:val="24"/>
          <w:szCs w:val="24"/>
        </w:rPr>
        <w:t xml:space="preserve">measured </w:t>
      </w:r>
      <w:r w:rsidR="0098416D" w:rsidRPr="007F7F88">
        <w:rPr>
          <w:sz w:val="24"/>
          <w:szCs w:val="24"/>
        </w:rPr>
        <w:t xml:space="preserve">after </w:t>
      </w:r>
      <w:r w:rsidR="000D75E7" w:rsidRPr="007F7F88">
        <w:rPr>
          <w:sz w:val="24"/>
          <w:szCs w:val="24"/>
        </w:rPr>
        <w:t xml:space="preserve">dissolution </w:t>
      </w:r>
      <w:r w:rsidR="00262E7D" w:rsidRPr="007F7F88">
        <w:rPr>
          <w:sz w:val="24"/>
          <w:szCs w:val="24"/>
        </w:rPr>
        <w:t>and heating i</w:t>
      </w:r>
      <w:r w:rsidR="0098416D" w:rsidRPr="007F7F88">
        <w:rPr>
          <w:sz w:val="24"/>
          <w:szCs w:val="24"/>
        </w:rPr>
        <w:t>n</w:t>
      </w:r>
      <w:r w:rsidR="0081238E" w:rsidRPr="007F7F88">
        <w:rPr>
          <w:sz w:val="24"/>
          <w:rPrChange w:id="2" w:author="Jonas Stage Sø" w:date="2025-06-30T17:25:00Z" w16du:dateUtc="2025-06-30T15:25:00Z">
            <w:rPr/>
          </w:rPrChange>
        </w:rPr>
        <w:t xml:space="preserve"> </w:t>
      </w:r>
      <w:r w:rsidR="0081238E" w:rsidRPr="007F7F88">
        <w:rPr>
          <w:sz w:val="24"/>
          <w:szCs w:val="24"/>
        </w:rPr>
        <w:t>hydrochloric acid</w:t>
      </w:r>
      <w:r w:rsidR="0098416D" w:rsidRPr="007F7F88">
        <w:rPr>
          <w:sz w:val="24"/>
          <w:szCs w:val="24"/>
        </w:rPr>
        <w:t xml:space="preserve"> </w:t>
      </w:r>
      <w:r w:rsidR="0081238E" w:rsidRPr="007F7F88">
        <w:rPr>
          <w:sz w:val="24"/>
          <w:szCs w:val="24"/>
        </w:rPr>
        <w:t>(</w:t>
      </w:r>
      <w:r w:rsidR="0098416D" w:rsidRPr="007F7F88">
        <w:rPr>
          <w:sz w:val="24"/>
          <w:szCs w:val="24"/>
        </w:rPr>
        <w:t>HCl</w:t>
      </w:r>
      <w:r w:rsidR="0081238E" w:rsidRPr="007F7F88">
        <w:rPr>
          <w:sz w:val="24"/>
          <w:szCs w:val="24"/>
        </w:rPr>
        <w:t>)</w:t>
      </w:r>
      <w:r w:rsidR="00262E7D" w:rsidRPr="007F7F88">
        <w:rPr>
          <w:sz w:val="24"/>
          <w:szCs w:val="24"/>
        </w:rPr>
        <w:t xml:space="preserve"> (Andersen</w:t>
      </w:r>
      <w:r w:rsidR="009B0D78" w:rsidRPr="007F7F88">
        <w:rPr>
          <w:sz w:val="24"/>
          <w:szCs w:val="24"/>
        </w:rPr>
        <w:t>,</w:t>
      </w:r>
      <w:r w:rsidR="00262E7D" w:rsidRPr="007F7F88">
        <w:rPr>
          <w:sz w:val="24"/>
          <w:szCs w:val="24"/>
        </w:rPr>
        <w:t xml:space="preserve"> 1976)</w:t>
      </w:r>
      <w:r w:rsidR="003A0B9C" w:rsidRPr="007F7F88">
        <w:rPr>
          <w:sz w:val="24"/>
          <w:szCs w:val="24"/>
        </w:rPr>
        <w:t xml:space="preserve">, </w:t>
      </w:r>
      <w:r w:rsidR="00262E7D" w:rsidRPr="007F7F88">
        <w:rPr>
          <w:sz w:val="24"/>
          <w:szCs w:val="24"/>
        </w:rPr>
        <w:t xml:space="preserve">dissolved P </w:t>
      </w:r>
      <w:r w:rsidR="00772FE6" w:rsidRPr="007F7F88">
        <w:rPr>
          <w:sz w:val="24"/>
          <w:szCs w:val="24"/>
        </w:rPr>
        <w:t xml:space="preserve">using </w:t>
      </w:r>
      <w:r w:rsidR="00D0145A" w:rsidRPr="007F7F88">
        <w:rPr>
          <w:sz w:val="24"/>
          <w:szCs w:val="24"/>
        </w:rPr>
        <w:t xml:space="preserve">the </w:t>
      </w:r>
      <w:r w:rsidR="00262E7D" w:rsidRPr="007F7F88">
        <w:rPr>
          <w:sz w:val="24"/>
          <w:szCs w:val="24"/>
        </w:rPr>
        <w:t>molybdate method (Murphy and Riley</w:t>
      </w:r>
      <w:r w:rsidR="009B0D78" w:rsidRPr="007F7F88">
        <w:rPr>
          <w:sz w:val="24"/>
          <w:szCs w:val="24"/>
        </w:rPr>
        <w:t>,</w:t>
      </w:r>
      <w:r w:rsidR="00262E7D" w:rsidRPr="007F7F88">
        <w:rPr>
          <w:sz w:val="24"/>
          <w:szCs w:val="24"/>
        </w:rPr>
        <w:t xml:space="preserve"> 1962) and dissolved Fe </w:t>
      </w:r>
      <w:r w:rsidR="00772FE6" w:rsidRPr="007F7F88">
        <w:rPr>
          <w:sz w:val="24"/>
          <w:szCs w:val="24"/>
        </w:rPr>
        <w:t xml:space="preserve">using </w:t>
      </w:r>
      <w:r w:rsidR="00262E7D" w:rsidRPr="007F7F88">
        <w:rPr>
          <w:sz w:val="24"/>
          <w:szCs w:val="24"/>
        </w:rPr>
        <w:t xml:space="preserve">the </w:t>
      </w:r>
      <w:r w:rsidR="009A42AF" w:rsidRPr="007F7F88">
        <w:rPr>
          <w:sz w:val="24"/>
          <w:szCs w:val="24"/>
        </w:rPr>
        <w:t>bipyridyl</w:t>
      </w:r>
      <w:r w:rsidR="00262E7D" w:rsidRPr="007F7F88">
        <w:rPr>
          <w:sz w:val="24"/>
          <w:szCs w:val="24"/>
        </w:rPr>
        <w:t xml:space="preserve"> method </w:t>
      </w:r>
      <w:r w:rsidR="000D75E7" w:rsidRPr="007F7F88">
        <w:rPr>
          <w:sz w:val="24"/>
          <w:szCs w:val="24"/>
        </w:rPr>
        <w:t>(Hean</w:t>
      </w:r>
      <w:r w:rsidR="00175F13" w:rsidRPr="007F7F88">
        <w:rPr>
          <w:sz w:val="24"/>
          <w:szCs w:val="24"/>
        </w:rPr>
        <w:t>e</w:t>
      </w:r>
      <w:r w:rsidR="000D75E7" w:rsidRPr="007F7F88">
        <w:rPr>
          <w:sz w:val="24"/>
          <w:szCs w:val="24"/>
        </w:rPr>
        <w:t>y and Davidson</w:t>
      </w:r>
      <w:r w:rsidR="009B0D78" w:rsidRPr="007F7F88">
        <w:rPr>
          <w:sz w:val="24"/>
          <w:szCs w:val="24"/>
        </w:rPr>
        <w:t>,</w:t>
      </w:r>
      <w:r w:rsidR="000D75E7" w:rsidRPr="007F7F88">
        <w:rPr>
          <w:sz w:val="24"/>
          <w:szCs w:val="24"/>
        </w:rPr>
        <w:t xml:space="preserve"> 1977). Calcium content was measured on the ash after dissolution in HCl</w:t>
      </w:r>
      <w:r w:rsidR="006E5713" w:rsidRPr="007F7F88">
        <w:rPr>
          <w:sz w:val="24"/>
          <w:szCs w:val="24"/>
        </w:rPr>
        <w:t xml:space="preserve"> and </w:t>
      </w:r>
      <w:r w:rsidR="000D75E7" w:rsidRPr="007F7F88">
        <w:rPr>
          <w:sz w:val="24"/>
          <w:szCs w:val="24"/>
        </w:rPr>
        <w:t>titration with EDTA</w:t>
      </w:r>
      <w:r w:rsidR="00C946CC" w:rsidRPr="007F7F88">
        <w:rPr>
          <w:sz w:val="24"/>
          <w:szCs w:val="24"/>
        </w:rPr>
        <w:t xml:space="preserve"> (</w:t>
      </w:r>
      <w:r w:rsidR="00E34525" w:rsidRPr="007F7F88">
        <w:rPr>
          <w:sz w:val="24"/>
          <w:szCs w:val="24"/>
        </w:rPr>
        <w:t>Freshwater Biological Laboratory</w:t>
      </w:r>
      <w:r w:rsidR="009B0D78" w:rsidRPr="007F7F88">
        <w:rPr>
          <w:sz w:val="24"/>
          <w:szCs w:val="24"/>
        </w:rPr>
        <w:t>,</w:t>
      </w:r>
      <w:r w:rsidR="00C946CC" w:rsidRPr="007F7F88">
        <w:rPr>
          <w:sz w:val="24"/>
          <w:szCs w:val="24"/>
        </w:rPr>
        <w:t xml:space="preserve"> </w:t>
      </w:r>
      <w:r w:rsidR="00AC4D73" w:rsidRPr="007F7F88">
        <w:rPr>
          <w:sz w:val="24"/>
          <w:szCs w:val="24"/>
        </w:rPr>
        <w:t>197</w:t>
      </w:r>
      <w:r w:rsidR="00E34525" w:rsidRPr="007F7F88">
        <w:rPr>
          <w:sz w:val="24"/>
          <w:szCs w:val="24"/>
        </w:rPr>
        <w:t>2</w:t>
      </w:r>
      <w:r w:rsidR="00C946CC" w:rsidRPr="007F7F88">
        <w:rPr>
          <w:sz w:val="24"/>
          <w:szCs w:val="24"/>
        </w:rPr>
        <w:t>)</w:t>
      </w:r>
      <w:r w:rsidR="0081238E" w:rsidRPr="007F7F88">
        <w:rPr>
          <w:sz w:val="24"/>
          <w:szCs w:val="24"/>
        </w:rPr>
        <w:t>.</w:t>
      </w:r>
      <w:r w:rsidR="000D75E7" w:rsidRPr="007F7F88">
        <w:rPr>
          <w:sz w:val="24"/>
          <w:szCs w:val="24"/>
        </w:rPr>
        <w:t xml:space="preserve"> </w:t>
      </w:r>
      <w:r w:rsidR="005B7CDD" w:rsidRPr="007F7F88">
        <w:rPr>
          <w:sz w:val="24"/>
          <w:szCs w:val="24"/>
        </w:rPr>
        <w:t>The calcite content (CaCO</w:t>
      </w:r>
      <w:r w:rsidR="005B7CDD" w:rsidRPr="007F7F88">
        <w:rPr>
          <w:sz w:val="24"/>
          <w:szCs w:val="24"/>
          <w:vertAlign w:val="subscript"/>
        </w:rPr>
        <w:t>3</w:t>
      </w:r>
      <w:r w:rsidR="005B7CDD" w:rsidRPr="007F7F88">
        <w:rPr>
          <w:sz w:val="24"/>
          <w:szCs w:val="24"/>
        </w:rPr>
        <w:t xml:space="preserve">) </w:t>
      </w:r>
      <w:r w:rsidR="00042BA3" w:rsidRPr="007F7F88">
        <w:rPr>
          <w:sz w:val="24"/>
          <w:szCs w:val="24"/>
        </w:rPr>
        <w:t>was</w:t>
      </w:r>
      <w:r w:rsidR="005B7CDD" w:rsidRPr="007F7F88">
        <w:rPr>
          <w:sz w:val="24"/>
          <w:szCs w:val="24"/>
        </w:rPr>
        <w:t xml:space="preserve"> </w:t>
      </w:r>
      <w:r w:rsidR="006E5713" w:rsidRPr="007F7F88">
        <w:rPr>
          <w:sz w:val="24"/>
          <w:szCs w:val="24"/>
        </w:rPr>
        <w:t xml:space="preserve">calculated </w:t>
      </w:r>
      <w:r w:rsidR="005B7CDD" w:rsidRPr="007F7F88">
        <w:rPr>
          <w:sz w:val="24"/>
          <w:szCs w:val="24"/>
        </w:rPr>
        <w:t>assuming</w:t>
      </w:r>
      <w:r w:rsidR="000D75E7" w:rsidRPr="007F7F88">
        <w:rPr>
          <w:sz w:val="24"/>
          <w:szCs w:val="24"/>
        </w:rPr>
        <w:t xml:space="preserve"> </w:t>
      </w:r>
      <w:r w:rsidR="00D0145A" w:rsidRPr="007F7F88">
        <w:rPr>
          <w:sz w:val="24"/>
          <w:szCs w:val="24"/>
        </w:rPr>
        <w:t xml:space="preserve">that it includes all </w:t>
      </w:r>
      <w:r w:rsidR="00175F13" w:rsidRPr="007F7F88">
        <w:rPr>
          <w:sz w:val="24"/>
          <w:szCs w:val="24"/>
        </w:rPr>
        <w:t>Ca</w:t>
      </w:r>
      <w:r w:rsidR="00D0145A" w:rsidRPr="007F7F88">
        <w:rPr>
          <w:sz w:val="24"/>
          <w:szCs w:val="24"/>
        </w:rPr>
        <w:t>.</w:t>
      </w:r>
      <w:r w:rsidR="005B7CDD" w:rsidRPr="007F7F88">
        <w:rPr>
          <w:sz w:val="24"/>
          <w:szCs w:val="24"/>
        </w:rPr>
        <w:t xml:space="preserve"> </w:t>
      </w:r>
      <w:r w:rsidR="001463AC" w:rsidRPr="007F7F88">
        <w:rPr>
          <w:sz w:val="24"/>
          <w:szCs w:val="24"/>
        </w:rPr>
        <w:t>Calculations of pools of TP and organic content with sediment depth require knowledge of sediment density. This data was not available,</w:t>
      </w:r>
      <w:r w:rsidR="003A0B9C" w:rsidRPr="007F7F88">
        <w:rPr>
          <w:sz w:val="24"/>
          <w:szCs w:val="24"/>
        </w:rPr>
        <w:t xml:space="preserve"> so we used an estimate – </w:t>
      </w:r>
      <w:r w:rsidR="001463AC" w:rsidRPr="007F7F88">
        <w:rPr>
          <w:sz w:val="24"/>
          <w:szCs w:val="24"/>
        </w:rPr>
        <w:t>mean density of 1.1 g cm</w:t>
      </w:r>
      <w:r w:rsidR="001463AC" w:rsidRPr="007F7F88">
        <w:rPr>
          <w:sz w:val="24"/>
          <w:szCs w:val="24"/>
          <w:vertAlign w:val="superscript"/>
        </w:rPr>
        <w:t>-3</w:t>
      </w:r>
      <w:r w:rsidR="001463AC" w:rsidRPr="007F7F88">
        <w:rPr>
          <w:sz w:val="24"/>
          <w:szCs w:val="24"/>
        </w:rPr>
        <w:t xml:space="preserve"> </w:t>
      </w:r>
      <w:r w:rsidR="003A0B9C" w:rsidRPr="007F7F88">
        <w:rPr>
          <w:sz w:val="24"/>
          <w:szCs w:val="24"/>
        </w:rPr>
        <w:t xml:space="preserve">– </w:t>
      </w:r>
      <w:r w:rsidR="001463AC" w:rsidRPr="007F7F88">
        <w:rPr>
          <w:sz w:val="24"/>
          <w:szCs w:val="24"/>
        </w:rPr>
        <w:t xml:space="preserve">in all calculations. This </w:t>
      </w:r>
      <w:r w:rsidR="003A0B9C" w:rsidRPr="007F7F88">
        <w:rPr>
          <w:sz w:val="24"/>
          <w:szCs w:val="24"/>
        </w:rPr>
        <w:t xml:space="preserve">approximates the </w:t>
      </w:r>
      <w:r w:rsidR="001463AC" w:rsidRPr="007F7F88">
        <w:rPr>
          <w:sz w:val="24"/>
          <w:szCs w:val="24"/>
        </w:rPr>
        <w:t>values (1.07</w:t>
      </w:r>
      <w:r w:rsidR="0093635C" w:rsidRPr="007F7F88">
        <w:rPr>
          <w:sz w:val="24"/>
          <w:szCs w:val="24"/>
        </w:rPr>
        <w:t>–</w:t>
      </w:r>
      <w:r w:rsidR="001463AC" w:rsidRPr="007F7F88">
        <w:rPr>
          <w:sz w:val="24"/>
          <w:szCs w:val="24"/>
        </w:rPr>
        <w:t>1.11 g cm</w:t>
      </w:r>
      <w:r w:rsidR="001463AC" w:rsidRPr="007F7F88">
        <w:rPr>
          <w:sz w:val="24"/>
          <w:szCs w:val="24"/>
          <w:vertAlign w:val="superscript"/>
        </w:rPr>
        <w:t>-3</w:t>
      </w:r>
      <w:r w:rsidR="001463AC" w:rsidRPr="007F7F88">
        <w:rPr>
          <w:sz w:val="24"/>
          <w:szCs w:val="24"/>
        </w:rPr>
        <w:t xml:space="preserve">) calculated for the 1988 data </w:t>
      </w:r>
      <w:r w:rsidR="0030655F" w:rsidRPr="007F7F88">
        <w:rPr>
          <w:sz w:val="24"/>
          <w:szCs w:val="24"/>
        </w:rPr>
        <w:t xml:space="preserve">set </w:t>
      </w:r>
      <w:r w:rsidR="001463AC" w:rsidRPr="007F7F88">
        <w:rPr>
          <w:sz w:val="24"/>
          <w:szCs w:val="24"/>
        </w:rPr>
        <w:t>setting density of inorganic matter at 2.6 g cm</w:t>
      </w:r>
      <w:r w:rsidR="001463AC" w:rsidRPr="007F7F88">
        <w:rPr>
          <w:sz w:val="24"/>
          <w:szCs w:val="24"/>
          <w:vertAlign w:val="superscript"/>
        </w:rPr>
        <w:t>-3</w:t>
      </w:r>
      <w:r w:rsidR="001463AC" w:rsidRPr="007F7F88">
        <w:rPr>
          <w:sz w:val="24"/>
          <w:szCs w:val="24"/>
        </w:rPr>
        <w:t xml:space="preserve"> and organic matter at 1.05 g cm</w:t>
      </w:r>
      <w:r w:rsidR="001463AC" w:rsidRPr="007F7F88">
        <w:rPr>
          <w:sz w:val="24"/>
          <w:szCs w:val="24"/>
          <w:vertAlign w:val="superscript"/>
        </w:rPr>
        <w:t>-3</w:t>
      </w:r>
      <w:r w:rsidR="003A0B9C" w:rsidRPr="007F7F88">
        <w:rPr>
          <w:sz w:val="24"/>
          <w:szCs w:val="24"/>
        </w:rPr>
        <w:t xml:space="preserve">, </w:t>
      </w:r>
      <w:r w:rsidR="001463AC" w:rsidRPr="007F7F88">
        <w:rPr>
          <w:sz w:val="24"/>
          <w:szCs w:val="24"/>
        </w:rPr>
        <w:t>following Søndergaard et al. (1993).</w:t>
      </w:r>
    </w:p>
    <w:p w14:paraId="3347A826" w14:textId="388B1E71" w:rsidR="008C04AF" w:rsidRPr="007F7F88" w:rsidRDefault="00347380" w:rsidP="00BF6C3C">
      <w:pPr>
        <w:spacing w:line="480" w:lineRule="auto"/>
        <w:rPr>
          <w:sz w:val="24"/>
          <w:szCs w:val="24"/>
        </w:rPr>
      </w:pPr>
      <w:r w:rsidRPr="007F7F88">
        <w:rPr>
          <w:sz w:val="24"/>
          <w:szCs w:val="24"/>
        </w:rPr>
        <w:lastRenderedPageBreak/>
        <w:t>Mass balance calculations were based on 18</w:t>
      </w:r>
      <w:r w:rsidR="005E4EF2" w:rsidRPr="007F7F88">
        <w:rPr>
          <w:sz w:val="24"/>
          <w:szCs w:val="24"/>
        </w:rPr>
        <w:t>–</w:t>
      </w:r>
      <w:r w:rsidRPr="007F7F88">
        <w:rPr>
          <w:sz w:val="24"/>
          <w:szCs w:val="24"/>
        </w:rPr>
        <w:t xml:space="preserve">24 </w:t>
      </w:r>
      <w:r w:rsidR="00D623D9" w:rsidRPr="007F7F88">
        <w:rPr>
          <w:sz w:val="24"/>
          <w:szCs w:val="24"/>
        </w:rPr>
        <w:t xml:space="preserve">measurements of TP and TN concentrations </w:t>
      </w:r>
      <w:r w:rsidR="0081238E" w:rsidRPr="007F7F88">
        <w:rPr>
          <w:sz w:val="24"/>
          <w:szCs w:val="24"/>
        </w:rPr>
        <w:t xml:space="preserve">annually </w:t>
      </w:r>
      <w:r w:rsidRPr="007F7F88">
        <w:rPr>
          <w:sz w:val="24"/>
          <w:szCs w:val="24"/>
        </w:rPr>
        <w:t xml:space="preserve">in the four main inlets and the single outlet from Lake Arresø. </w:t>
      </w:r>
      <w:r w:rsidR="00D623D9" w:rsidRPr="007F7F88">
        <w:rPr>
          <w:sz w:val="24"/>
          <w:szCs w:val="24"/>
        </w:rPr>
        <w:t>Daily n</w:t>
      </w:r>
      <w:r w:rsidRPr="007F7F88">
        <w:rPr>
          <w:sz w:val="24"/>
          <w:szCs w:val="24"/>
        </w:rPr>
        <w:t xml:space="preserve">utrient </w:t>
      </w:r>
      <w:r w:rsidR="00D623D9" w:rsidRPr="007F7F88">
        <w:rPr>
          <w:sz w:val="24"/>
          <w:szCs w:val="24"/>
        </w:rPr>
        <w:t xml:space="preserve">concentrations between measurements were calculated by linear interpolation. Nutrient </w:t>
      </w:r>
      <w:r w:rsidRPr="007F7F88">
        <w:rPr>
          <w:sz w:val="24"/>
          <w:szCs w:val="24"/>
        </w:rPr>
        <w:t xml:space="preserve">transport was calculated by multiplying </w:t>
      </w:r>
      <w:r w:rsidR="00D623D9" w:rsidRPr="007F7F88">
        <w:rPr>
          <w:sz w:val="24"/>
          <w:szCs w:val="24"/>
        </w:rPr>
        <w:t xml:space="preserve">daily nutrient </w:t>
      </w:r>
      <w:r w:rsidRPr="007F7F88">
        <w:rPr>
          <w:sz w:val="24"/>
          <w:szCs w:val="24"/>
        </w:rPr>
        <w:t>concentrations with water discharge</w:t>
      </w:r>
      <w:r w:rsidR="006326C5" w:rsidRPr="007F7F88">
        <w:rPr>
          <w:sz w:val="24"/>
          <w:szCs w:val="24"/>
        </w:rPr>
        <w:t xml:space="preserve"> (Q)</w:t>
      </w:r>
      <w:r w:rsidRPr="007F7F88">
        <w:rPr>
          <w:sz w:val="24"/>
          <w:szCs w:val="24"/>
        </w:rPr>
        <w:t xml:space="preserve">. Discharge was </w:t>
      </w:r>
      <w:r w:rsidR="002F4739" w:rsidRPr="007F7F88">
        <w:rPr>
          <w:sz w:val="24"/>
          <w:szCs w:val="24"/>
        </w:rPr>
        <w:t xml:space="preserve">calculated </w:t>
      </w:r>
      <w:r w:rsidRPr="007F7F88">
        <w:rPr>
          <w:sz w:val="24"/>
          <w:szCs w:val="24"/>
        </w:rPr>
        <w:t>daily</w:t>
      </w:r>
      <w:r w:rsidR="00D0145A" w:rsidRPr="007F7F88">
        <w:rPr>
          <w:sz w:val="24"/>
          <w:szCs w:val="24"/>
        </w:rPr>
        <w:t xml:space="preserve"> </w:t>
      </w:r>
      <w:r w:rsidRPr="007F7F88">
        <w:rPr>
          <w:sz w:val="24"/>
          <w:szCs w:val="24"/>
        </w:rPr>
        <w:t>at permanent hydrometric stations</w:t>
      </w:r>
      <w:r w:rsidR="0081238E" w:rsidRPr="007F7F88">
        <w:rPr>
          <w:sz w:val="24"/>
          <w:szCs w:val="24"/>
        </w:rPr>
        <w:t xml:space="preserve"> that</w:t>
      </w:r>
      <w:r w:rsidRPr="007F7F88">
        <w:rPr>
          <w:sz w:val="24"/>
          <w:szCs w:val="24"/>
        </w:rPr>
        <w:t xml:space="preserve"> con</w:t>
      </w:r>
      <w:r w:rsidR="002F4739" w:rsidRPr="007F7F88">
        <w:rPr>
          <w:sz w:val="24"/>
          <w:szCs w:val="24"/>
        </w:rPr>
        <w:t xml:space="preserve">stantly </w:t>
      </w:r>
      <w:r w:rsidRPr="007F7F88">
        <w:rPr>
          <w:sz w:val="24"/>
          <w:szCs w:val="24"/>
        </w:rPr>
        <w:t>record water level</w:t>
      </w:r>
      <w:r w:rsidR="006326C5" w:rsidRPr="007F7F88">
        <w:rPr>
          <w:sz w:val="24"/>
          <w:szCs w:val="24"/>
        </w:rPr>
        <w:t xml:space="preserve"> (H) in the streams and </w:t>
      </w:r>
      <w:r w:rsidR="00D623D9" w:rsidRPr="007F7F88">
        <w:rPr>
          <w:sz w:val="24"/>
          <w:szCs w:val="24"/>
        </w:rPr>
        <w:t>appl</w:t>
      </w:r>
      <w:r w:rsidR="00D42BED" w:rsidRPr="007F7F88">
        <w:rPr>
          <w:sz w:val="24"/>
          <w:szCs w:val="24"/>
        </w:rPr>
        <w:t xml:space="preserve">y </w:t>
      </w:r>
      <w:proofErr w:type="spellStart"/>
      <w:r w:rsidR="006326C5" w:rsidRPr="007F7F88">
        <w:rPr>
          <w:sz w:val="24"/>
          <w:szCs w:val="24"/>
        </w:rPr>
        <w:t>calibrat</w:t>
      </w:r>
      <w:r w:rsidR="00D623D9" w:rsidRPr="007F7F88">
        <w:rPr>
          <w:sz w:val="24"/>
          <w:szCs w:val="24"/>
        </w:rPr>
        <w:t>ed</w:t>
      </w:r>
      <w:r w:rsidR="0081238E" w:rsidRPr="007F7F88">
        <w:rPr>
          <w:sz w:val="24"/>
          <w:szCs w:val="24"/>
        </w:rPr>
        <w:t>e</w:t>
      </w:r>
      <w:r w:rsidR="00D0145A" w:rsidRPr="007F7F88">
        <w:rPr>
          <w:sz w:val="24"/>
          <w:szCs w:val="24"/>
        </w:rPr>
        <w:t>d</w:t>
      </w:r>
      <w:proofErr w:type="spellEnd"/>
      <w:r w:rsidR="006326C5" w:rsidRPr="007F7F88">
        <w:rPr>
          <w:sz w:val="24"/>
          <w:szCs w:val="24"/>
        </w:rPr>
        <w:t xml:space="preserve"> </w:t>
      </w:r>
      <w:r w:rsidR="002F4739" w:rsidRPr="007F7F88">
        <w:rPr>
          <w:sz w:val="24"/>
          <w:szCs w:val="24"/>
        </w:rPr>
        <w:t>Q-</w:t>
      </w:r>
      <w:r w:rsidR="006326C5" w:rsidRPr="007F7F88">
        <w:rPr>
          <w:sz w:val="24"/>
          <w:szCs w:val="24"/>
        </w:rPr>
        <w:t>H relationships</w:t>
      </w:r>
      <w:r w:rsidR="00D623D9" w:rsidRPr="007F7F88">
        <w:rPr>
          <w:sz w:val="24"/>
          <w:szCs w:val="24"/>
        </w:rPr>
        <w:t xml:space="preserve">. </w:t>
      </w:r>
      <w:r w:rsidR="006326C5" w:rsidRPr="007F7F88">
        <w:rPr>
          <w:sz w:val="24"/>
          <w:szCs w:val="24"/>
        </w:rPr>
        <w:t xml:space="preserve">A small part of the catchment with </w:t>
      </w:r>
      <w:r w:rsidR="005161A7" w:rsidRPr="007F7F88">
        <w:rPr>
          <w:sz w:val="24"/>
          <w:szCs w:val="24"/>
        </w:rPr>
        <w:t xml:space="preserve">forests on </w:t>
      </w:r>
      <w:r w:rsidR="00A36463" w:rsidRPr="007F7F88">
        <w:rPr>
          <w:sz w:val="24"/>
          <w:szCs w:val="24"/>
        </w:rPr>
        <w:t>sandy</w:t>
      </w:r>
      <w:r w:rsidR="006326C5" w:rsidRPr="007F7F88">
        <w:rPr>
          <w:sz w:val="24"/>
          <w:szCs w:val="24"/>
        </w:rPr>
        <w:t xml:space="preserve"> soils drains </w:t>
      </w:r>
      <w:r w:rsidR="008C04AF" w:rsidRPr="007F7F88">
        <w:rPr>
          <w:sz w:val="24"/>
          <w:szCs w:val="24"/>
        </w:rPr>
        <w:t xml:space="preserve">by subsurface flow </w:t>
      </w:r>
      <w:r w:rsidR="006326C5" w:rsidRPr="007F7F88">
        <w:rPr>
          <w:sz w:val="24"/>
          <w:szCs w:val="24"/>
        </w:rPr>
        <w:t xml:space="preserve">into Lake Arresø. Its nutrient input was added using </w:t>
      </w:r>
      <w:r w:rsidR="005161A7" w:rsidRPr="007F7F88">
        <w:rPr>
          <w:sz w:val="24"/>
          <w:szCs w:val="24"/>
        </w:rPr>
        <w:t>typical nutrient losses from such areas (</w:t>
      </w:r>
      <w:r w:rsidR="00F74BEB" w:rsidRPr="007F7F88">
        <w:rPr>
          <w:sz w:val="24"/>
          <w:szCs w:val="24"/>
        </w:rPr>
        <w:t xml:space="preserve">Frederiksborg </w:t>
      </w:r>
      <w:r w:rsidR="00D42BED" w:rsidRPr="007F7F88">
        <w:rPr>
          <w:sz w:val="24"/>
          <w:szCs w:val="24"/>
        </w:rPr>
        <w:t>Amt</w:t>
      </w:r>
      <w:r w:rsidR="009B0D78" w:rsidRPr="007F7F88">
        <w:rPr>
          <w:sz w:val="24"/>
          <w:szCs w:val="24"/>
        </w:rPr>
        <w:t>,</w:t>
      </w:r>
      <w:r w:rsidR="00F74BEB" w:rsidRPr="007F7F88">
        <w:rPr>
          <w:sz w:val="24"/>
          <w:szCs w:val="24"/>
        </w:rPr>
        <w:t xml:space="preserve"> 2004</w:t>
      </w:r>
      <w:r w:rsidR="005161A7" w:rsidRPr="007F7F88">
        <w:rPr>
          <w:sz w:val="24"/>
          <w:szCs w:val="24"/>
        </w:rPr>
        <w:t>). T</w:t>
      </w:r>
      <w:r w:rsidR="00832EEF" w:rsidRPr="007F7F88">
        <w:rPr>
          <w:sz w:val="24"/>
          <w:szCs w:val="24"/>
        </w:rPr>
        <w:t xml:space="preserve">he </w:t>
      </w:r>
      <w:r w:rsidR="002F4739" w:rsidRPr="007F7F88">
        <w:rPr>
          <w:sz w:val="24"/>
          <w:szCs w:val="24"/>
        </w:rPr>
        <w:t xml:space="preserve">lake’s </w:t>
      </w:r>
      <w:r w:rsidR="006326C5" w:rsidRPr="007F7F88">
        <w:rPr>
          <w:sz w:val="24"/>
          <w:szCs w:val="24"/>
        </w:rPr>
        <w:t>water balance</w:t>
      </w:r>
      <w:r w:rsidR="005161A7" w:rsidRPr="007F7F88">
        <w:rPr>
          <w:sz w:val="24"/>
          <w:szCs w:val="24"/>
        </w:rPr>
        <w:t xml:space="preserve"> was calculated </w:t>
      </w:r>
      <w:r w:rsidR="006326C5" w:rsidRPr="007F7F88">
        <w:rPr>
          <w:sz w:val="24"/>
          <w:szCs w:val="24"/>
        </w:rPr>
        <w:t>account</w:t>
      </w:r>
      <w:r w:rsidR="003A0B9C" w:rsidRPr="007F7F88">
        <w:rPr>
          <w:sz w:val="24"/>
          <w:szCs w:val="24"/>
        </w:rPr>
        <w:t>ing</w:t>
      </w:r>
      <w:r w:rsidR="006326C5" w:rsidRPr="007F7F88">
        <w:rPr>
          <w:sz w:val="24"/>
          <w:szCs w:val="24"/>
        </w:rPr>
        <w:t xml:space="preserve"> for surface inlets and outlets</w:t>
      </w:r>
      <w:r w:rsidR="00AB1041" w:rsidRPr="007F7F88">
        <w:rPr>
          <w:sz w:val="24"/>
          <w:szCs w:val="24"/>
        </w:rPr>
        <w:t xml:space="preserve">, </w:t>
      </w:r>
      <w:r w:rsidR="00A36463" w:rsidRPr="007F7F88">
        <w:rPr>
          <w:sz w:val="24"/>
          <w:szCs w:val="24"/>
        </w:rPr>
        <w:t xml:space="preserve">changes in lake water volume </w:t>
      </w:r>
      <w:r w:rsidR="005161A7" w:rsidRPr="007F7F88">
        <w:rPr>
          <w:sz w:val="24"/>
          <w:szCs w:val="24"/>
        </w:rPr>
        <w:t>(</w:t>
      </w:r>
      <w:r w:rsidR="00A36463" w:rsidRPr="007F7F88">
        <w:rPr>
          <w:sz w:val="24"/>
          <w:szCs w:val="24"/>
        </w:rPr>
        <w:t xml:space="preserve">according to continuous </w:t>
      </w:r>
      <w:r w:rsidR="00D0145A" w:rsidRPr="007F7F88">
        <w:rPr>
          <w:sz w:val="24"/>
          <w:szCs w:val="24"/>
        </w:rPr>
        <w:t xml:space="preserve">measurements of </w:t>
      </w:r>
      <w:r w:rsidR="00A36463" w:rsidRPr="007F7F88">
        <w:rPr>
          <w:sz w:val="24"/>
          <w:szCs w:val="24"/>
        </w:rPr>
        <w:t xml:space="preserve">lake water levels </w:t>
      </w:r>
      <w:r w:rsidR="005161A7" w:rsidRPr="007F7F88">
        <w:rPr>
          <w:sz w:val="24"/>
          <w:szCs w:val="24"/>
        </w:rPr>
        <w:t xml:space="preserve">) </w:t>
      </w:r>
      <w:r w:rsidR="008C04AF" w:rsidRPr="007F7F88">
        <w:rPr>
          <w:sz w:val="24"/>
          <w:szCs w:val="24"/>
        </w:rPr>
        <w:t xml:space="preserve">as well as </w:t>
      </w:r>
      <w:r w:rsidR="00AB1041" w:rsidRPr="007F7F88">
        <w:rPr>
          <w:sz w:val="24"/>
          <w:szCs w:val="24"/>
        </w:rPr>
        <w:t xml:space="preserve">precipitation measured at a meteorological station </w:t>
      </w:r>
      <w:r w:rsidR="00C946CC" w:rsidRPr="007F7F88">
        <w:rPr>
          <w:sz w:val="24"/>
          <w:szCs w:val="24"/>
        </w:rPr>
        <w:t xml:space="preserve">30 km away </w:t>
      </w:r>
      <w:r w:rsidR="00AB1041" w:rsidRPr="007F7F88">
        <w:rPr>
          <w:sz w:val="24"/>
          <w:szCs w:val="24"/>
        </w:rPr>
        <w:t xml:space="preserve">and evaporation </w:t>
      </w:r>
      <w:r w:rsidR="00670BB8" w:rsidRPr="007F7F88">
        <w:rPr>
          <w:sz w:val="24"/>
          <w:szCs w:val="24"/>
        </w:rPr>
        <w:t xml:space="preserve">from the lake surface </w:t>
      </w:r>
      <w:r w:rsidR="00AB1041" w:rsidRPr="007F7F88">
        <w:rPr>
          <w:sz w:val="24"/>
          <w:szCs w:val="24"/>
        </w:rPr>
        <w:t>calculated from lake water temperature and wind velocity (</w:t>
      </w:r>
      <w:proofErr w:type="spellStart"/>
      <w:r w:rsidR="008C04AF" w:rsidRPr="007F7F88">
        <w:rPr>
          <w:sz w:val="24"/>
          <w:szCs w:val="24"/>
        </w:rPr>
        <w:t>Hovedstadsrådet</w:t>
      </w:r>
      <w:proofErr w:type="spellEnd"/>
      <w:r w:rsidR="00D63BFD" w:rsidRPr="007F7F88">
        <w:rPr>
          <w:sz w:val="24"/>
          <w:szCs w:val="24"/>
        </w:rPr>
        <w:t>,</w:t>
      </w:r>
      <w:r w:rsidR="008C04AF" w:rsidRPr="007F7F88">
        <w:rPr>
          <w:sz w:val="24"/>
          <w:szCs w:val="24"/>
        </w:rPr>
        <w:t xml:space="preserve"> 198</w:t>
      </w:r>
      <w:r w:rsidR="00545CB9" w:rsidRPr="007F7F88">
        <w:rPr>
          <w:sz w:val="24"/>
          <w:szCs w:val="24"/>
        </w:rPr>
        <w:t>2</w:t>
      </w:r>
      <w:r w:rsidR="00D63BFD" w:rsidRPr="007F7F88">
        <w:rPr>
          <w:sz w:val="24"/>
          <w:szCs w:val="24"/>
        </w:rPr>
        <w:t>;</w:t>
      </w:r>
      <w:r w:rsidR="008C04AF" w:rsidRPr="007F7F88">
        <w:rPr>
          <w:sz w:val="24"/>
          <w:szCs w:val="24"/>
        </w:rPr>
        <w:t xml:space="preserve"> </w:t>
      </w:r>
      <w:proofErr w:type="spellStart"/>
      <w:r w:rsidR="00E25F85" w:rsidRPr="007F7F88">
        <w:rPr>
          <w:sz w:val="24"/>
          <w:szCs w:val="24"/>
        </w:rPr>
        <w:t>Miljøstyrelsen</w:t>
      </w:r>
      <w:proofErr w:type="spellEnd"/>
      <w:r w:rsidR="0002652D" w:rsidRPr="007F7F88">
        <w:rPr>
          <w:sz w:val="24"/>
          <w:szCs w:val="24"/>
        </w:rPr>
        <w:t>,</w:t>
      </w:r>
      <w:r w:rsidR="00AB1041" w:rsidRPr="007F7F88">
        <w:rPr>
          <w:sz w:val="24"/>
          <w:szCs w:val="24"/>
        </w:rPr>
        <w:t xml:space="preserve"> 200</w:t>
      </w:r>
      <w:r w:rsidR="00E25F85" w:rsidRPr="007F7F88">
        <w:rPr>
          <w:sz w:val="24"/>
          <w:szCs w:val="24"/>
        </w:rPr>
        <w:t>0</w:t>
      </w:r>
      <w:r w:rsidR="00D63BFD" w:rsidRPr="007F7F88">
        <w:rPr>
          <w:sz w:val="24"/>
          <w:szCs w:val="24"/>
        </w:rPr>
        <w:t>;</w:t>
      </w:r>
      <w:r w:rsidR="00D42BED" w:rsidRPr="007F7F88">
        <w:rPr>
          <w:sz w:val="24"/>
          <w:szCs w:val="24"/>
        </w:rPr>
        <w:t xml:space="preserve"> Miljøportalen.dk</w:t>
      </w:r>
      <w:r w:rsidR="00AB1041" w:rsidRPr="007F7F88">
        <w:rPr>
          <w:sz w:val="24"/>
          <w:szCs w:val="24"/>
        </w:rPr>
        <w:t xml:space="preserve">). </w:t>
      </w:r>
      <w:r w:rsidR="008C04AF" w:rsidRPr="007F7F88">
        <w:rPr>
          <w:sz w:val="24"/>
          <w:szCs w:val="24"/>
        </w:rPr>
        <w:t xml:space="preserve">Atmospheric </w:t>
      </w:r>
      <w:r w:rsidR="00832EEF" w:rsidRPr="007F7F88">
        <w:rPr>
          <w:sz w:val="24"/>
          <w:szCs w:val="24"/>
        </w:rPr>
        <w:t xml:space="preserve">nutrient </w:t>
      </w:r>
      <w:r w:rsidR="008C04AF" w:rsidRPr="007F7F88">
        <w:rPr>
          <w:sz w:val="24"/>
          <w:szCs w:val="24"/>
        </w:rPr>
        <w:t>input</w:t>
      </w:r>
      <w:r w:rsidR="00832EEF" w:rsidRPr="007F7F88">
        <w:rPr>
          <w:sz w:val="24"/>
          <w:szCs w:val="24"/>
        </w:rPr>
        <w:t xml:space="preserve">s </w:t>
      </w:r>
      <w:r w:rsidR="00682807" w:rsidRPr="007F7F88">
        <w:rPr>
          <w:sz w:val="24"/>
          <w:szCs w:val="24"/>
        </w:rPr>
        <w:t xml:space="preserve">applied by Frederiksborg County and in subsequent calculations </w:t>
      </w:r>
      <w:r w:rsidR="0081238E" w:rsidRPr="007F7F88">
        <w:rPr>
          <w:sz w:val="24"/>
          <w:szCs w:val="24"/>
        </w:rPr>
        <w:t xml:space="preserve">for the entire period </w:t>
      </w:r>
      <w:r w:rsidR="00832EEF" w:rsidRPr="007F7F88">
        <w:rPr>
          <w:sz w:val="24"/>
          <w:szCs w:val="24"/>
        </w:rPr>
        <w:t xml:space="preserve">were </w:t>
      </w:r>
      <w:r w:rsidR="0081238E" w:rsidRPr="007F7F88">
        <w:rPr>
          <w:sz w:val="24"/>
          <w:szCs w:val="24"/>
        </w:rPr>
        <w:t xml:space="preserve">assumed to be consistent with nationwide measurements, </w:t>
      </w:r>
      <w:r w:rsidR="008C04AF" w:rsidRPr="007F7F88">
        <w:rPr>
          <w:sz w:val="24"/>
          <w:szCs w:val="24"/>
        </w:rPr>
        <w:t>0.1 kg P ha</w:t>
      </w:r>
      <w:r w:rsidR="008C04AF" w:rsidRPr="007F7F88">
        <w:rPr>
          <w:sz w:val="24"/>
          <w:szCs w:val="24"/>
          <w:vertAlign w:val="superscript"/>
        </w:rPr>
        <w:t>-1</w:t>
      </w:r>
      <w:r w:rsidR="008C04AF" w:rsidRPr="007F7F88">
        <w:rPr>
          <w:sz w:val="24"/>
          <w:szCs w:val="24"/>
        </w:rPr>
        <w:t xml:space="preserve"> and 15 kg N ha</w:t>
      </w:r>
      <w:r w:rsidR="008C04AF" w:rsidRPr="007F7F88">
        <w:rPr>
          <w:sz w:val="24"/>
          <w:szCs w:val="24"/>
          <w:vertAlign w:val="superscript"/>
        </w:rPr>
        <w:t>-1</w:t>
      </w:r>
      <w:r w:rsidR="008C04AF" w:rsidRPr="007F7F88">
        <w:rPr>
          <w:sz w:val="24"/>
          <w:szCs w:val="24"/>
        </w:rPr>
        <w:t xml:space="preserve"> </w:t>
      </w:r>
      <w:r w:rsidR="00EA264F" w:rsidRPr="007F7F88">
        <w:rPr>
          <w:sz w:val="24"/>
          <w:szCs w:val="24"/>
        </w:rPr>
        <w:t>(Ellermann et al.</w:t>
      </w:r>
      <w:r w:rsidR="00D63BFD" w:rsidRPr="007F7F88">
        <w:rPr>
          <w:sz w:val="24"/>
          <w:szCs w:val="24"/>
        </w:rPr>
        <w:t>,</w:t>
      </w:r>
      <w:r w:rsidR="00EA264F" w:rsidRPr="007F7F88">
        <w:rPr>
          <w:sz w:val="24"/>
          <w:szCs w:val="24"/>
        </w:rPr>
        <w:t xml:space="preserve"> 201</w:t>
      </w:r>
      <w:r w:rsidR="0002652D" w:rsidRPr="007F7F88">
        <w:rPr>
          <w:sz w:val="24"/>
          <w:szCs w:val="24"/>
        </w:rPr>
        <w:t>1</w:t>
      </w:r>
      <w:r w:rsidR="00EA264F" w:rsidRPr="007F7F88">
        <w:rPr>
          <w:sz w:val="24"/>
          <w:szCs w:val="24"/>
        </w:rPr>
        <w:t>)</w:t>
      </w:r>
      <w:r w:rsidR="00F74BEB" w:rsidRPr="007F7F88">
        <w:rPr>
          <w:sz w:val="24"/>
          <w:szCs w:val="24"/>
        </w:rPr>
        <w:t xml:space="preserve"> and small later changes (</w:t>
      </w:r>
      <w:r w:rsidR="0017794F" w:rsidRPr="007F7F88">
        <w:rPr>
          <w:sz w:val="24"/>
          <w:szCs w:val="24"/>
        </w:rPr>
        <w:t>Ellermann et al.</w:t>
      </w:r>
      <w:r w:rsidR="00D63BFD" w:rsidRPr="007F7F88">
        <w:rPr>
          <w:sz w:val="24"/>
          <w:szCs w:val="24"/>
        </w:rPr>
        <w:t>,</w:t>
      </w:r>
      <w:r w:rsidR="0017794F" w:rsidRPr="007F7F88">
        <w:rPr>
          <w:sz w:val="24"/>
          <w:szCs w:val="24"/>
        </w:rPr>
        <w:t xml:space="preserve"> 2024</w:t>
      </w:r>
      <w:r w:rsidR="00F74BEB" w:rsidRPr="007F7F88">
        <w:rPr>
          <w:sz w:val="24"/>
          <w:szCs w:val="24"/>
        </w:rPr>
        <w:t>)</w:t>
      </w:r>
      <w:r w:rsidR="00EA264F" w:rsidRPr="007F7F88">
        <w:rPr>
          <w:sz w:val="24"/>
          <w:szCs w:val="24"/>
        </w:rPr>
        <w:t>.</w:t>
      </w:r>
      <w:r w:rsidR="0036428D" w:rsidRPr="007F7F88">
        <w:rPr>
          <w:sz w:val="24"/>
          <w:szCs w:val="24"/>
        </w:rPr>
        <w:t xml:space="preserve"> </w:t>
      </w:r>
    </w:p>
    <w:p w14:paraId="60A9B628" w14:textId="5C8458D6" w:rsidR="00832EEF" w:rsidRPr="007F7F88" w:rsidRDefault="00EA5D85" w:rsidP="00BF6C3C">
      <w:pPr>
        <w:spacing w:line="480" w:lineRule="auto"/>
        <w:rPr>
          <w:sz w:val="24"/>
          <w:szCs w:val="24"/>
        </w:rPr>
      </w:pPr>
      <w:r w:rsidRPr="007F7F88">
        <w:rPr>
          <w:sz w:val="24"/>
          <w:szCs w:val="24"/>
        </w:rPr>
        <w:t xml:space="preserve">A linear regression model </w:t>
      </w:r>
      <w:r w:rsidR="00832EEF" w:rsidRPr="007F7F88">
        <w:rPr>
          <w:sz w:val="24"/>
          <w:szCs w:val="24"/>
        </w:rPr>
        <w:t>c</w:t>
      </w:r>
      <w:r w:rsidR="0081238E" w:rsidRPr="007F7F88">
        <w:rPr>
          <w:sz w:val="24"/>
          <w:szCs w:val="24"/>
        </w:rPr>
        <w:t>an</w:t>
      </w:r>
      <w:r w:rsidR="00832EEF" w:rsidRPr="007F7F88">
        <w:rPr>
          <w:sz w:val="24"/>
          <w:szCs w:val="24"/>
        </w:rPr>
        <w:t xml:space="preserve"> </w:t>
      </w:r>
      <w:r w:rsidRPr="007F7F88">
        <w:rPr>
          <w:sz w:val="24"/>
          <w:szCs w:val="24"/>
        </w:rPr>
        <w:t xml:space="preserve">describe the relationships between annual input and mean in-lake summer concentrations </w:t>
      </w:r>
      <w:r w:rsidR="00772FE6" w:rsidRPr="007F7F88">
        <w:rPr>
          <w:sz w:val="24"/>
          <w:szCs w:val="24"/>
        </w:rPr>
        <w:t xml:space="preserve">(May-September) </w:t>
      </w:r>
      <w:r w:rsidRPr="007F7F88">
        <w:rPr>
          <w:sz w:val="24"/>
          <w:szCs w:val="24"/>
        </w:rPr>
        <w:t xml:space="preserve">of N and P. </w:t>
      </w:r>
      <w:r w:rsidR="00710DDA" w:rsidRPr="007F7F88">
        <w:rPr>
          <w:sz w:val="24"/>
          <w:szCs w:val="24"/>
        </w:rPr>
        <w:t xml:space="preserve">A multiple linear mixed-effects model was used </w:t>
      </w:r>
      <w:r w:rsidR="005161A7" w:rsidRPr="007F7F88">
        <w:rPr>
          <w:sz w:val="24"/>
          <w:szCs w:val="24"/>
        </w:rPr>
        <w:t>t</w:t>
      </w:r>
      <w:r w:rsidR="000006BC" w:rsidRPr="007F7F88">
        <w:rPr>
          <w:sz w:val="24"/>
          <w:szCs w:val="24"/>
        </w:rPr>
        <w:t xml:space="preserve">o </w:t>
      </w:r>
      <w:r w:rsidR="00710DDA" w:rsidRPr="007F7F88">
        <w:rPr>
          <w:sz w:val="24"/>
          <w:szCs w:val="24"/>
        </w:rPr>
        <w:t xml:space="preserve">relate </w:t>
      </w:r>
      <w:proofErr w:type="spellStart"/>
      <w:r w:rsidR="00710DDA" w:rsidRPr="007F7F88">
        <w:rPr>
          <w:sz w:val="24"/>
          <w:szCs w:val="24"/>
        </w:rPr>
        <w:t>K</w:t>
      </w:r>
      <w:r w:rsidRPr="007F7F88">
        <w:rPr>
          <w:sz w:val="24"/>
          <w:szCs w:val="24"/>
          <w:vertAlign w:val="subscript"/>
        </w:rPr>
        <w:t>d</w:t>
      </w:r>
      <w:proofErr w:type="spellEnd"/>
      <w:r w:rsidR="00710DDA" w:rsidRPr="007F7F88">
        <w:rPr>
          <w:sz w:val="24"/>
          <w:szCs w:val="24"/>
        </w:rPr>
        <w:t xml:space="preserve"> to the three predictor variables: org P, org N, and </w:t>
      </w:r>
      <w:r w:rsidR="00772FE6" w:rsidRPr="007F7F88">
        <w:rPr>
          <w:sz w:val="24"/>
          <w:szCs w:val="24"/>
        </w:rPr>
        <w:t>Chl</w:t>
      </w:r>
      <w:r w:rsidR="00710DDA" w:rsidRPr="007F7F88">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7F7F88">
        <w:rPr>
          <w:sz w:val="24"/>
          <w:szCs w:val="24"/>
        </w:rPr>
        <w:lastRenderedPageBreak/>
        <w:t xml:space="preserve">different years. </w:t>
      </w:r>
      <w:r w:rsidR="0081238E" w:rsidRPr="007F7F88">
        <w:rPr>
          <w:sz w:val="24"/>
          <w:szCs w:val="24"/>
        </w:rPr>
        <w:t>To facilitate comparisons among the estimates, a</w:t>
      </w:r>
      <w:r w:rsidR="00710DDA" w:rsidRPr="007F7F88">
        <w:rPr>
          <w:sz w:val="24"/>
          <w:szCs w:val="24"/>
        </w:rPr>
        <w:t>ll predictor variables were scaled prior to modeling. R</w:t>
      </w:r>
      <w:r w:rsidR="00710DDA" w:rsidRPr="007F7F88">
        <w:rPr>
          <w:sz w:val="24"/>
          <w:szCs w:val="24"/>
          <w:vertAlign w:val="superscript"/>
        </w:rPr>
        <w:t>²</w:t>
      </w:r>
      <w:r w:rsidR="00710DDA" w:rsidRPr="007F7F88">
        <w:rPr>
          <w:sz w:val="24"/>
          <w:szCs w:val="24"/>
        </w:rPr>
        <w:t xml:space="preserve"> is reported as both marginal and conditional, which refer</w:t>
      </w:r>
      <w:r w:rsidR="0081238E" w:rsidRPr="007F7F88">
        <w:rPr>
          <w:sz w:val="24"/>
          <w:szCs w:val="24"/>
        </w:rPr>
        <w:t>s</w:t>
      </w:r>
      <w:r w:rsidR="00710DDA" w:rsidRPr="007F7F88">
        <w:rPr>
          <w:sz w:val="24"/>
          <w:szCs w:val="24"/>
        </w:rPr>
        <w:t xml:space="preserve"> to cases </w:t>
      </w:r>
      <w:r w:rsidR="0081238E" w:rsidRPr="007F7F88">
        <w:rPr>
          <w:sz w:val="24"/>
          <w:szCs w:val="24"/>
        </w:rPr>
        <w:t xml:space="preserve">where </w:t>
      </w:r>
      <w:r w:rsidR="00710DDA" w:rsidRPr="007F7F88">
        <w:rPr>
          <w:sz w:val="24"/>
          <w:szCs w:val="24"/>
        </w:rPr>
        <w:t xml:space="preserve">the random factor is not considered and </w:t>
      </w:r>
      <w:r w:rsidR="0081238E" w:rsidRPr="007F7F88">
        <w:rPr>
          <w:sz w:val="24"/>
          <w:szCs w:val="24"/>
        </w:rPr>
        <w:t xml:space="preserve">where </w:t>
      </w:r>
      <w:r w:rsidR="00710DDA" w:rsidRPr="007F7F88">
        <w:rPr>
          <w:sz w:val="24"/>
          <w:szCs w:val="24"/>
        </w:rPr>
        <w:t>it is considered, respectively.</w:t>
      </w:r>
      <w:r w:rsidR="00B721A3" w:rsidRPr="007F7F88">
        <w:rPr>
          <w:sz w:val="24"/>
          <w:szCs w:val="24"/>
        </w:rPr>
        <w:t xml:space="preserve"> </w:t>
      </w:r>
      <w:r w:rsidR="00710DDA" w:rsidRPr="007F7F88">
        <w:rPr>
          <w:sz w:val="24"/>
          <w:szCs w:val="24"/>
        </w:rPr>
        <w:t xml:space="preserve">The multiple linear mixed-effects model was made using the </w:t>
      </w:r>
      <w:r w:rsidR="00710DDA" w:rsidRPr="007F7F88">
        <w:rPr>
          <w:i/>
          <w:iCs/>
          <w:sz w:val="24"/>
          <w:szCs w:val="24"/>
        </w:rPr>
        <w:t>lme4</w:t>
      </w:r>
      <w:r w:rsidR="00710DDA" w:rsidRPr="007F7F88">
        <w:rPr>
          <w:sz w:val="24"/>
          <w:szCs w:val="24"/>
        </w:rPr>
        <w:t>-package, while p-values and R</w:t>
      </w:r>
      <w:r w:rsidR="00710DDA" w:rsidRPr="007F7F88">
        <w:rPr>
          <w:sz w:val="24"/>
          <w:szCs w:val="24"/>
          <w:vertAlign w:val="superscript"/>
        </w:rPr>
        <w:t>2</w:t>
      </w:r>
      <w:r w:rsidR="00710DDA" w:rsidRPr="007F7F88">
        <w:rPr>
          <w:sz w:val="24"/>
          <w:szCs w:val="24"/>
        </w:rPr>
        <w:t xml:space="preserve"> values were computed using the </w:t>
      </w:r>
      <w:proofErr w:type="spellStart"/>
      <w:r w:rsidR="00710DDA" w:rsidRPr="007F7F88">
        <w:rPr>
          <w:i/>
          <w:iCs/>
          <w:sz w:val="24"/>
          <w:szCs w:val="24"/>
        </w:rPr>
        <w:t>lmerTest</w:t>
      </w:r>
      <w:proofErr w:type="spellEnd"/>
      <w:r w:rsidR="00710DDA" w:rsidRPr="007F7F88">
        <w:rPr>
          <w:sz w:val="24"/>
          <w:szCs w:val="24"/>
        </w:rPr>
        <w:t xml:space="preserve"> and </w:t>
      </w:r>
      <w:proofErr w:type="spellStart"/>
      <w:r w:rsidR="00710DDA" w:rsidRPr="007F7F88">
        <w:rPr>
          <w:i/>
          <w:iCs/>
          <w:sz w:val="24"/>
          <w:szCs w:val="24"/>
        </w:rPr>
        <w:t>MuMIn</w:t>
      </w:r>
      <w:proofErr w:type="spellEnd"/>
      <w:r w:rsidR="00710DDA" w:rsidRPr="007F7F88">
        <w:rPr>
          <w:i/>
          <w:iCs/>
          <w:sz w:val="24"/>
          <w:szCs w:val="24"/>
        </w:rPr>
        <w:t xml:space="preserve"> </w:t>
      </w:r>
      <w:r w:rsidR="00710DDA" w:rsidRPr="007F7F88">
        <w:rPr>
          <w:sz w:val="24"/>
          <w:szCs w:val="24"/>
        </w:rPr>
        <w:t xml:space="preserve">packages, respectively. </w:t>
      </w:r>
      <w:r w:rsidR="00A448E8" w:rsidRPr="007F7F88">
        <w:rPr>
          <w:sz w:val="24"/>
          <w:szCs w:val="24"/>
        </w:rPr>
        <w:t>All data analysis were perfo</w:t>
      </w:r>
      <w:r w:rsidR="00916557" w:rsidRPr="007F7F88">
        <w:rPr>
          <w:sz w:val="24"/>
          <w:szCs w:val="24"/>
        </w:rPr>
        <w:t>r</w:t>
      </w:r>
      <w:r w:rsidR="00A448E8" w:rsidRPr="007F7F88">
        <w:rPr>
          <w:sz w:val="24"/>
          <w:szCs w:val="24"/>
        </w:rPr>
        <w:t xml:space="preserve">med in </w:t>
      </w:r>
      <w:r w:rsidR="00A448E8" w:rsidRPr="007F7F88">
        <w:rPr>
          <w:i/>
          <w:iCs/>
          <w:sz w:val="24"/>
          <w:szCs w:val="24"/>
        </w:rPr>
        <w:t>R</w:t>
      </w:r>
      <w:r w:rsidR="00550796" w:rsidRPr="007F7F88">
        <w:rPr>
          <w:sz w:val="24"/>
          <w:szCs w:val="24"/>
        </w:rPr>
        <w:t xml:space="preserve"> (R</w:t>
      </w:r>
      <w:r w:rsidR="00916557" w:rsidRPr="007F7F88">
        <w:rPr>
          <w:sz w:val="24"/>
          <w:szCs w:val="24"/>
        </w:rPr>
        <w:t xml:space="preserve"> Core Team, 2025)</w:t>
      </w:r>
    </w:p>
    <w:p w14:paraId="5C3469D7" w14:textId="10B90D05" w:rsidR="00710DDA" w:rsidRPr="007F7F88" w:rsidRDefault="00B721A3" w:rsidP="00BF6C3C">
      <w:pPr>
        <w:spacing w:line="480" w:lineRule="auto"/>
        <w:rPr>
          <w:sz w:val="24"/>
          <w:szCs w:val="24"/>
        </w:rPr>
      </w:pPr>
      <w:r w:rsidRPr="007F7F88">
        <w:rPr>
          <w:sz w:val="24"/>
          <w:szCs w:val="24"/>
        </w:rPr>
        <w:t xml:space="preserve">The simple relationships (either linear, </w:t>
      </w:r>
      <w:r w:rsidR="00772FE6" w:rsidRPr="007F7F88">
        <w:rPr>
          <w:sz w:val="24"/>
          <w:szCs w:val="24"/>
        </w:rPr>
        <w:t xml:space="preserve">logarithmic, </w:t>
      </w:r>
      <w:r w:rsidRPr="007F7F88">
        <w:rPr>
          <w:sz w:val="24"/>
          <w:szCs w:val="24"/>
        </w:rPr>
        <w:t xml:space="preserve">exponential or power) accounting for most of the variability (i.e. highest </w:t>
      </w:r>
      <w:r w:rsidR="00ED2C81" w:rsidRPr="007F7F88">
        <w:rPr>
          <w:sz w:val="24"/>
          <w:szCs w:val="24"/>
        </w:rPr>
        <w:t>R</w:t>
      </w:r>
      <w:r w:rsidRPr="007F7F88">
        <w:rPr>
          <w:sz w:val="24"/>
          <w:szCs w:val="24"/>
          <w:vertAlign w:val="superscript"/>
        </w:rPr>
        <w:t>2</w:t>
      </w:r>
      <w:r w:rsidRPr="007F7F88">
        <w:rPr>
          <w:sz w:val="24"/>
          <w:szCs w:val="24"/>
        </w:rPr>
        <w:t xml:space="preserve"> and lowest p-values</w:t>
      </w:r>
      <w:r w:rsidR="000D52FF" w:rsidRPr="007F7F88">
        <w:rPr>
          <w:sz w:val="24"/>
          <w:szCs w:val="24"/>
        </w:rPr>
        <w:t xml:space="preserve">) of </w:t>
      </w:r>
      <w:proofErr w:type="spellStart"/>
      <w:r w:rsidR="000D52FF" w:rsidRPr="007F7F88">
        <w:rPr>
          <w:sz w:val="24"/>
          <w:szCs w:val="24"/>
        </w:rPr>
        <w:t>K</w:t>
      </w:r>
      <w:r w:rsidR="000D52FF" w:rsidRPr="007F7F88">
        <w:rPr>
          <w:sz w:val="24"/>
          <w:szCs w:val="24"/>
          <w:vertAlign w:val="subscript"/>
        </w:rPr>
        <w:t>d</w:t>
      </w:r>
      <w:proofErr w:type="spellEnd"/>
      <w:r w:rsidR="000D52FF" w:rsidRPr="007F7F88">
        <w:rPr>
          <w:sz w:val="24"/>
          <w:szCs w:val="24"/>
        </w:rPr>
        <w:t xml:space="preserve"> as a function of </w:t>
      </w:r>
      <w:r w:rsidR="00832EEF" w:rsidRPr="007F7F88">
        <w:rPr>
          <w:sz w:val="24"/>
          <w:szCs w:val="24"/>
        </w:rPr>
        <w:t xml:space="preserve">each of </w:t>
      </w:r>
      <w:r w:rsidR="000D52FF" w:rsidRPr="007F7F88">
        <w:rPr>
          <w:sz w:val="24"/>
          <w:szCs w:val="24"/>
        </w:rPr>
        <w:t xml:space="preserve">the three predictor variables (org P, org N and </w:t>
      </w:r>
      <w:proofErr w:type="spellStart"/>
      <w:r w:rsidR="000D52FF" w:rsidRPr="007F7F88">
        <w:rPr>
          <w:sz w:val="24"/>
          <w:szCs w:val="24"/>
        </w:rPr>
        <w:t>Chl</w:t>
      </w:r>
      <w:proofErr w:type="spellEnd"/>
      <w:r w:rsidR="000D52FF" w:rsidRPr="007F7F88">
        <w:rPr>
          <w:sz w:val="24"/>
          <w:szCs w:val="24"/>
        </w:rPr>
        <w:t xml:space="preserve">) were determined using </w:t>
      </w:r>
      <w:r w:rsidRPr="007F7F88">
        <w:rPr>
          <w:sz w:val="24"/>
          <w:szCs w:val="24"/>
        </w:rPr>
        <w:t xml:space="preserve">all individual summer measurements </w:t>
      </w:r>
      <w:r w:rsidR="00670BB8" w:rsidRPr="007F7F88">
        <w:rPr>
          <w:sz w:val="24"/>
          <w:szCs w:val="24"/>
        </w:rPr>
        <w:t xml:space="preserve">over the last 20 years </w:t>
      </w:r>
      <w:r w:rsidRPr="007F7F88">
        <w:rPr>
          <w:sz w:val="24"/>
          <w:szCs w:val="24"/>
        </w:rPr>
        <w:t>(&gt; 300</w:t>
      </w:r>
      <w:r w:rsidR="006F6206" w:rsidRPr="007F7F88">
        <w:rPr>
          <w:sz w:val="24"/>
          <w:szCs w:val="24"/>
        </w:rPr>
        <w:t xml:space="preserve"> observations</w:t>
      </w:r>
      <w:r w:rsidRPr="007F7F88">
        <w:rPr>
          <w:sz w:val="24"/>
          <w:szCs w:val="24"/>
        </w:rPr>
        <w:t>)</w:t>
      </w:r>
      <w:r w:rsidR="000D52FF" w:rsidRPr="007F7F88">
        <w:rPr>
          <w:sz w:val="24"/>
          <w:szCs w:val="24"/>
        </w:rPr>
        <w:t xml:space="preserve">. </w:t>
      </w:r>
      <w:r w:rsidR="00710DDA" w:rsidRPr="007F7F88">
        <w:rPr>
          <w:sz w:val="24"/>
          <w:szCs w:val="24"/>
        </w:rPr>
        <w:t>All analys</w:t>
      </w:r>
      <w:r w:rsidR="0081238E" w:rsidRPr="007F7F88">
        <w:rPr>
          <w:sz w:val="24"/>
          <w:szCs w:val="24"/>
        </w:rPr>
        <w:t>e</w:t>
      </w:r>
      <w:r w:rsidR="00710DDA" w:rsidRPr="007F7F88">
        <w:rPr>
          <w:sz w:val="24"/>
          <w:szCs w:val="24"/>
        </w:rPr>
        <w:t xml:space="preserve">s were made in R. </w:t>
      </w:r>
    </w:p>
    <w:p w14:paraId="67DDB2BB" w14:textId="77777777" w:rsidR="00B721A3" w:rsidRPr="007F7F88" w:rsidRDefault="00B721A3" w:rsidP="00BF6C3C">
      <w:pPr>
        <w:spacing w:line="480" w:lineRule="auto"/>
        <w:rPr>
          <w:sz w:val="24"/>
          <w:szCs w:val="24"/>
        </w:rPr>
      </w:pPr>
    </w:p>
    <w:p w14:paraId="081D9526" w14:textId="17A571DA" w:rsidR="00993A32" w:rsidRPr="007F7F88" w:rsidRDefault="00E069F4" w:rsidP="00BF6C3C">
      <w:pPr>
        <w:keepNext/>
        <w:spacing w:line="480" w:lineRule="auto"/>
        <w:rPr>
          <w:sz w:val="24"/>
          <w:szCs w:val="24"/>
        </w:rPr>
      </w:pPr>
      <w:r w:rsidRPr="007F7F88">
        <w:rPr>
          <w:b/>
          <w:sz w:val="24"/>
          <w:szCs w:val="24"/>
        </w:rPr>
        <w:t>Results</w:t>
      </w:r>
    </w:p>
    <w:p w14:paraId="46B3561E" w14:textId="77777777" w:rsidR="00191606" w:rsidRPr="007F7F88" w:rsidRDefault="00993A32" w:rsidP="00BF6C3C">
      <w:pPr>
        <w:spacing w:line="480" w:lineRule="auto"/>
        <w:rPr>
          <w:sz w:val="24"/>
          <w:szCs w:val="24"/>
        </w:rPr>
      </w:pPr>
      <w:r w:rsidRPr="007F7F88">
        <w:rPr>
          <w:sz w:val="24"/>
          <w:szCs w:val="24"/>
        </w:rPr>
        <w:t>L</w:t>
      </w:r>
      <w:r w:rsidR="003A767C" w:rsidRPr="007F7F88">
        <w:rPr>
          <w:sz w:val="24"/>
          <w:szCs w:val="24"/>
        </w:rPr>
        <w:t>ake characteristics and l</w:t>
      </w:r>
      <w:r w:rsidRPr="007F7F88">
        <w:rPr>
          <w:sz w:val="24"/>
          <w:szCs w:val="24"/>
        </w:rPr>
        <w:t>and use</w:t>
      </w:r>
    </w:p>
    <w:p w14:paraId="2A2BC0DF" w14:textId="2D8C690D" w:rsidR="00E069F4" w:rsidRPr="007F7F88" w:rsidRDefault="00993A32" w:rsidP="00BF6C3C">
      <w:pPr>
        <w:spacing w:line="480" w:lineRule="auto"/>
        <w:rPr>
          <w:sz w:val="24"/>
          <w:szCs w:val="24"/>
        </w:rPr>
      </w:pPr>
      <w:r w:rsidRPr="007F7F88">
        <w:rPr>
          <w:sz w:val="24"/>
          <w:szCs w:val="24"/>
        </w:rPr>
        <w:t>L</w:t>
      </w:r>
      <w:r w:rsidR="003A767C" w:rsidRPr="007F7F88">
        <w:rPr>
          <w:sz w:val="24"/>
          <w:szCs w:val="24"/>
        </w:rPr>
        <w:t xml:space="preserve">ake Arresø is </w:t>
      </w:r>
      <w:r w:rsidR="00653A62" w:rsidRPr="007F7F88">
        <w:rPr>
          <w:sz w:val="24"/>
          <w:szCs w:val="24"/>
        </w:rPr>
        <w:t xml:space="preserve">alkaline, </w:t>
      </w:r>
      <w:r w:rsidR="003A767C" w:rsidRPr="007F7F88">
        <w:rPr>
          <w:sz w:val="24"/>
          <w:szCs w:val="24"/>
        </w:rPr>
        <w:t>40</w:t>
      </w:r>
      <w:r w:rsidR="006F3D6A" w:rsidRPr="007F7F88">
        <w:rPr>
          <w:sz w:val="24"/>
          <w:szCs w:val="24"/>
        </w:rPr>
        <w:t>-</w:t>
      </w:r>
      <w:r w:rsidR="003A767C" w:rsidRPr="007F7F88">
        <w:rPr>
          <w:sz w:val="24"/>
          <w:szCs w:val="24"/>
        </w:rPr>
        <w:t>km</w:t>
      </w:r>
      <w:r w:rsidR="003A767C" w:rsidRPr="007F7F88">
        <w:rPr>
          <w:sz w:val="24"/>
          <w:szCs w:val="24"/>
          <w:vertAlign w:val="superscript"/>
        </w:rPr>
        <w:t>2</w:t>
      </w:r>
      <w:r w:rsidR="003A767C" w:rsidRPr="007F7F88">
        <w:rPr>
          <w:sz w:val="24"/>
          <w:szCs w:val="24"/>
        </w:rPr>
        <w:t xml:space="preserve"> </w:t>
      </w:r>
      <w:r w:rsidR="00653A62" w:rsidRPr="007F7F88">
        <w:rPr>
          <w:sz w:val="24"/>
          <w:szCs w:val="24"/>
        </w:rPr>
        <w:t>large</w:t>
      </w:r>
      <w:r w:rsidR="006F3D6A" w:rsidRPr="007F7F88">
        <w:rPr>
          <w:sz w:val="24"/>
          <w:szCs w:val="24"/>
        </w:rPr>
        <w:t xml:space="preserve">, </w:t>
      </w:r>
      <w:r w:rsidR="003A767C" w:rsidRPr="007F7F88">
        <w:rPr>
          <w:sz w:val="24"/>
          <w:szCs w:val="24"/>
        </w:rPr>
        <w:t xml:space="preserve">mean depth 3 m </w:t>
      </w:r>
      <w:r w:rsidR="006F3D6A" w:rsidRPr="007F7F88">
        <w:rPr>
          <w:sz w:val="24"/>
          <w:szCs w:val="24"/>
        </w:rPr>
        <w:t xml:space="preserve">and mean water retention time 2.4 years </w:t>
      </w:r>
      <w:r w:rsidR="003A767C" w:rsidRPr="007F7F88">
        <w:rPr>
          <w:sz w:val="24"/>
          <w:szCs w:val="24"/>
        </w:rPr>
        <w:t>(Table 1). L</w:t>
      </w:r>
      <w:r w:rsidRPr="007F7F88">
        <w:rPr>
          <w:sz w:val="24"/>
          <w:szCs w:val="24"/>
        </w:rPr>
        <w:t xml:space="preserve">and use in the catchment </w:t>
      </w:r>
      <w:r w:rsidR="0036428D" w:rsidRPr="007F7F88">
        <w:rPr>
          <w:sz w:val="24"/>
          <w:szCs w:val="24"/>
        </w:rPr>
        <w:t>in 2003</w:t>
      </w:r>
      <w:r w:rsidRPr="007F7F88">
        <w:rPr>
          <w:sz w:val="24"/>
          <w:szCs w:val="24"/>
        </w:rPr>
        <w:t xml:space="preserve"> was divided between towns and infrastructure (17%), cultivated land (5</w:t>
      </w:r>
      <w:r w:rsidR="003173B7" w:rsidRPr="007F7F88">
        <w:rPr>
          <w:sz w:val="24"/>
          <w:szCs w:val="24"/>
        </w:rPr>
        <w:t>2</w:t>
      </w:r>
      <w:r w:rsidRPr="007F7F88">
        <w:rPr>
          <w:sz w:val="24"/>
          <w:szCs w:val="24"/>
        </w:rPr>
        <w:t>%), forests (23%), wetlands (5%)</w:t>
      </w:r>
      <w:r w:rsidR="003173B7" w:rsidRPr="007F7F88">
        <w:rPr>
          <w:sz w:val="24"/>
          <w:szCs w:val="24"/>
        </w:rPr>
        <w:t xml:space="preserve"> and </w:t>
      </w:r>
      <w:r w:rsidRPr="007F7F88">
        <w:rPr>
          <w:sz w:val="24"/>
          <w:szCs w:val="24"/>
        </w:rPr>
        <w:t>nature areas (3%</w:t>
      </w:r>
      <w:r w:rsidR="003173B7" w:rsidRPr="007F7F88">
        <w:rPr>
          <w:sz w:val="24"/>
          <w:szCs w:val="24"/>
        </w:rPr>
        <w:t>) (</w:t>
      </w:r>
      <w:r w:rsidR="00560CD0" w:rsidRPr="007F7F88">
        <w:rPr>
          <w:sz w:val="24"/>
          <w:szCs w:val="24"/>
        </w:rPr>
        <w:t xml:space="preserve">Frederiksborg </w:t>
      </w:r>
      <w:r w:rsidR="00BF472D" w:rsidRPr="007F7F88">
        <w:rPr>
          <w:sz w:val="24"/>
          <w:szCs w:val="24"/>
        </w:rPr>
        <w:t>Amt</w:t>
      </w:r>
      <w:r w:rsidR="004435AF" w:rsidRPr="007F7F88">
        <w:rPr>
          <w:sz w:val="24"/>
          <w:szCs w:val="24"/>
        </w:rPr>
        <w:t>,</w:t>
      </w:r>
      <w:r w:rsidR="00560CD0" w:rsidRPr="007F7F88">
        <w:rPr>
          <w:sz w:val="24"/>
          <w:szCs w:val="24"/>
        </w:rPr>
        <w:t xml:space="preserve"> </w:t>
      </w:r>
      <w:r w:rsidR="00545CB9" w:rsidRPr="007F7F88">
        <w:rPr>
          <w:sz w:val="24"/>
          <w:szCs w:val="24"/>
        </w:rPr>
        <w:t>2004</w:t>
      </w:r>
      <w:r w:rsidRPr="007F7F88">
        <w:rPr>
          <w:sz w:val="24"/>
          <w:szCs w:val="24"/>
        </w:rPr>
        <w:t>).</w:t>
      </w:r>
      <w:r w:rsidR="003173B7" w:rsidRPr="007F7F88">
        <w:rPr>
          <w:sz w:val="24"/>
          <w:szCs w:val="24"/>
        </w:rPr>
        <w:t xml:space="preserve"> </w:t>
      </w:r>
      <w:r w:rsidR="00506DB6" w:rsidRPr="007F7F88">
        <w:rPr>
          <w:sz w:val="24"/>
          <w:szCs w:val="24"/>
        </w:rPr>
        <w:t xml:space="preserve">Summer measurements of </w:t>
      </w:r>
      <w:r w:rsidR="003173B7" w:rsidRPr="007F7F88">
        <w:rPr>
          <w:sz w:val="24"/>
          <w:szCs w:val="24"/>
        </w:rPr>
        <w:t>Secchi</w:t>
      </w:r>
      <w:r w:rsidR="00FB5429" w:rsidRPr="007F7F88">
        <w:rPr>
          <w:sz w:val="24"/>
          <w:szCs w:val="24"/>
        </w:rPr>
        <w:t xml:space="preserve"> </w:t>
      </w:r>
      <w:r w:rsidR="003173B7" w:rsidRPr="007F7F88">
        <w:rPr>
          <w:sz w:val="24"/>
          <w:szCs w:val="24"/>
        </w:rPr>
        <w:t xml:space="preserve">depth </w:t>
      </w:r>
      <w:r w:rsidR="00E069F4" w:rsidRPr="007F7F88">
        <w:rPr>
          <w:sz w:val="24"/>
          <w:szCs w:val="24"/>
        </w:rPr>
        <w:t>in 1934 and 1957</w:t>
      </w:r>
      <w:r w:rsidR="00A426B0" w:rsidRPr="007F7F88">
        <w:rPr>
          <w:sz w:val="24"/>
          <w:szCs w:val="24"/>
        </w:rPr>
        <w:t>–</w:t>
      </w:r>
      <w:r w:rsidR="00E069F4" w:rsidRPr="007F7F88">
        <w:rPr>
          <w:sz w:val="24"/>
          <w:szCs w:val="24"/>
        </w:rPr>
        <w:t xml:space="preserve">1958 and more frequent measurements in 1973 showed very low values </w:t>
      </w:r>
      <w:r w:rsidR="0036428D" w:rsidRPr="007F7F88">
        <w:rPr>
          <w:sz w:val="24"/>
          <w:szCs w:val="24"/>
        </w:rPr>
        <w:t xml:space="preserve">as a reflection of hypertrophy </w:t>
      </w:r>
      <w:r w:rsidR="00E069F4" w:rsidRPr="007F7F88">
        <w:rPr>
          <w:sz w:val="24"/>
          <w:szCs w:val="24"/>
        </w:rPr>
        <w:t>(</w:t>
      </w:r>
      <w:r w:rsidR="00CB72AE" w:rsidRPr="007F7F88">
        <w:rPr>
          <w:sz w:val="24"/>
          <w:szCs w:val="24"/>
        </w:rPr>
        <w:t>about 0.30</w:t>
      </w:r>
      <w:r w:rsidR="00E069F4" w:rsidRPr="007F7F88">
        <w:rPr>
          <w:sz w:val="24"/>
          <w:szCs w:val="24"/>
        </w:rPr>
        <w:t xml:space="preserve"> m</w:t>
      </w:r>
      <w:r w:rsidR="00AD38F1" w:rsidRPr="007F7F88">
        <w:rPr>
          <w:sz w:val="24"/>
          <w:szCs w:val="24"/>
        </w:rPr>
        <w:t>; Andersen</w:t>
      </w:r>
      <w:r w:rsidR="00F45BDD" w:rsidRPr="007F7F88">
        <w:rPr>
          <w:sz w:val="24"/>
          <w:szCs w:val="24"/>
        </w:rPr>
        <w:t>,</w:t>
      </w:r>
      <w:r w:rsidR="00AD38F1" w:rsidRPr="007F7F88">
        <w:rPr>
          <w:sz w:val="24"/>
          <w:szCs w:val="24"/>
        </w:rPr>
        <w:t xml:space="preserve"> 1976</w:t>
      </w:r>
      <w:r w:rsidR="00F45BDD" w:rsidRPr="007F7F88">
        <w:rPr>
          <w:sz w:val="24"/>
          <w:szCs w:val="24"/>
        </w:rPr>
        <w:t>;</w:t>
      </w:r>
      <w:r w:rsidR="00AD38F1" w:rsidRPr="007F7F88">
        <w:rPr>
          <w:sz w:val="24"/>
          <w:szCs w:val="24"/>
        </w:rPr>
        <w:t xml:space="preserve"> Ol</w:t>
      </w:r>
      <w:r w:rsidR="002F4739" w:rsidRPr="007F7F88">
        <w:rPr>
          <w:sz w:val="24"/>
          <w:szCs w:val="24"/>
        </w:rPr>
        <w:t>e</w:t>
      </w:r>
      <w:r w:rsidR="00AD38F1" w:rsidRPr="007F7F88">
        <w:rPr>
          <w:sz w:val="24"/>
          <w:szCs w:val="24"/>
        </w:rPr>
        <w:t>sen</w:t>
      </w:r>
      <w:r w:rsidR="00F45BDD" w:rsidRPr="007F7F88">
        <w:rPr>
          <w:sz w:val="24"/>
          <w:szCs w:val="24"/>
        </w:rPr>
        <w:t>,</w:t>
      </w:r>
      <w:r w:rsidR="00AD38F1" w:rsidRPr="007F7F88">
        <w:rPr>
          <w:sz w:val="24"/>
          <w:szCs w:val="24"/>
        </w:rPr>
        <w:t xml:space="preserve"> 1976</w:t>
      </w:r>
      <w:r w:rsidR="00E069F4" w:rsidRPr="007F7F88">
        <w:rPr>
          <w:sz w:val="24"/>
          <w:szCs w:val="24"/>
        </w:rPr>
        <w:t xml:space="preserve">) while many measurements in the </w:t>
      </w:r>
      <w:r w:rsidR="00734C97" w:rsidRPr="007F7F88">
        <w:rPr>
          <w:sz w:val="24"/>
          <w:szCs w:val="24"/>
        </w:rPr>
        <w:t>20</w:t>
      </w:r>
      <w:r w:rsidR="00D42BED" w:rsidRPr="007F7F88">
        <w:rPr>
          <w:sz w:val="24"/>
          <w:szCs w:val="24"/>
        </w:rPr>
        <w:t>0</w:t>
      </w:r>
      <w:r w:rsidR="00734C97" w:rsidRPr="007F7F88">
        <w:rPr>
          <w:sz w:val="24"/>
          <w:szCs w:val="24"/>
        </w:rPr>
        <w:t xml:space="preserve">0s </w:t>
      </w:r>
      <w:r w:rsidR="0036428D" w:rsidRPr="007F7F88">
        <w:rPr>
          <w:sz w:val="24"/>
          <w:szCs w:val="24"/>
        </w:rPr>
        <w:t xml:space="preserve">showed </w:t>
      </w:r>
      <w:r w:rsidR="003173B7" w:rsidRPr="007F7F88">
        <w:rPr>
          <w:sz w:val="24"/>
          <w:szCs w:val="24"/>
        </w:rPr>
        <w:t>s</w:t>
      </w:r>
      <w:r w:rsidR="00E069F4" w:rsidRPr="007F7F88">
        <w:rPr>
          <w:sz w:val="24"/>
          <w:szCs w:val="24"/>
        </w:rPr>
        <w:t>lightly higher mean values (about 0.40</w:t>
      </w:r>
      <w:r w:rsidR="00306704" w:rsidRPr="007F7F88">
        <w:rPr>
          <w:sz w:val="24"/>
          <w:szCs w:val="24"/>
        </w:rPr>
        <w:t>–</w:t>
      </w:r>
      <w:r w:rsidR="003173B7" w:rsidRPr="007F7F88">
        <w:rPr>
          <w:sz w:val="24"/>
          <w:szCs w:val="24"/>
        </w:rPr>
        <w:t>0.</w:t>
      </w:r>
      <w:r w:rsidR="00AB4000" w:rsidRPr="007F7F88">
        <w:rPr>
          <w:sz w:val="24"/>
          <w:szCs w:val="24"/>
        </w:rPr>
        <w:t>6</w:t>
      </w:r>
      <w:r w:rsidR="003173B7" w:rsidRPr="007F7F88">
        <w:rPr>
          <w:sz w:val="24"/>
          <w:szCs w:val="24"/>
        </w:rPr>
        <w:t>0</w:t>
      </w:r>
      <w:r w:rsidR="00E069F4" w:rsidRPr="007F7F88">
        <w:rPr>
          <w:sz w:val="24"/>
          <w:szCs w:val="24"/>
        </w:rPr>
        <w:t xml:space="preserve"> m) </w:t>
      </w:r>
      <w:r w:rsidR="00BF48E1" w:rsidRPr="007F7F88">
        <w:rPr>
          <w:sz w:val="24"/>
          <w:szCs w:val="24"/>
        </w:rPr>
        <w:t xml:space="preserve">but persistently </w:t>
      </w:r>
      <w:r w:rsidR="00C946CC" w:rsidRPr="007F7F88">
        <w:rPr>
          <w:sz w:val="24"/>
          <w:szCs w:val="24"/>
        </w:rPr>
        <w:t xml:space="preserve">turbid </w:t>
      </w:r>
      <w:r w:rsidR="00E069F4" w:rsidRPr="007F7F88">
        <w:rPr>
          <w:sz w:val="24"/>
          <w:szCs w:val="24"/>
        </w:rPr>
        <w:t>waters and dense phytoplankton populations</w:t>
      </w:r>
      <w:r w:rsidR="00BF48E1" w:rsidRPr="007F7F88">
        <w:rPr>
          <w:sz w:val="24"/>
          <w:szCs w:val="24"/>
        </w:rPr>
        <w:t xml:space="preserve"> </w:t>
      </w:r>
      <w:r w:rsidR="00E069F4" w:rsidRPr="007F7F88">
        <w:rPr>
          <w:sz w:val="24"/>
          <w:szCs w:val="24"/>
        </w:rPr>
        <w:t xml:space="preserve"> (</w:t>
      </w:r>
      <w:r w:rsidR="00371E81" w:rsidRPr="007F7F88">
        <w:rPr>
          <w:sz w:val="24"/>
          <w:szCs w:val="24"/>
        </w:rPr>
        <w:t>Fig</w:t>
      </w:r>
      <w:r w:rsidR="003173B7" w:rsidRPr="007F7F88">
        <w:rPr>
          <w:sz w:val="24"/>
          <w:szCs w:val="24"/>
        </w:rPr>
        <w:t xml:space="preserve">. </w:t>
      </w:r>
      <w:r w:rsidR="00F469A5" w:rsidRPr="007F7F88">
        <w:rPr>
          <w:sz w:val="24"/>
          <w:szCs w:val="24"/>
        </w:rPr>
        <w:t>S</w:t>
      </w:r>
      <w:r w:rsidR="003173B7" w:rsidRPr="007F7F88">
        <w:rPr>
          <w:sz w:val="24"/>
          <w:szCs w:val="24"/>
        </w:rPr>
        <w:t>1</w:t>
      </w:r>
      <w:r w:rsidR="00E069F4" w:rsidRPr="007F7F88">
        <w:rPr>
          <w:sz w:val="24"/>
          <w:szCs w:val="24"/>
        </w:rPr>
        <w:t xml:space="preserve">).  </w:t>
      </w:r>
    </w:p>
    <w:p w14:paraId="14CBC213" w14:textId="77777777" w:rsidR="00191606" w:rsidRPr="007F7F88" w:rsidRDefault="00E069F4" w:rsidP="00BF6C3C">
      <w:pPr>
        <w:spacing w:line="480" w:lineRule="auto"/>
        <w:rPr>
          <w:sz w:val="24"/>
          <w:szCs w:val="24"/>
        </w:rPr>
      </w:pPr>
      <w:r w:rsidRPr="007F7F88">
        <w:rPr>
          <w:sz w:val="24"/>
          <w:szCs w:val="24"/>
        </w:rPr>
        <w:lastRenderedPageBreak/>
        <w:t>Input and output of P and N</w:t>
      </w:r>
    </w:p>
    <w:p w14:paraId="48254F3B" w14:textId="1EFF91ED" w:rsidR="0037143C" w:rsidRPr="007F7F88" w:rsidRDefault="0081238E" w:rsidP="00BF6C3C">
      <w:pPr>
        <w:spacing w:line="480" w:lineRule="auto"/>
        <w:rPr>
          <w:sz w:val="24"/>
          <w:szCs w:val="24"/>
        </w:rPr>
      </w:pPr>
      <w:r w:rsidRPr="007F7F88">
        <w:rPr>
          <w:sz w:val="24"/>
          <w:szCs w:val="24"/>
        </w:rPr>
        <w:t>Both i</w:t>
      </w:r>
      <w:r w:rsidR="00E069F4" w:rsidRPr="007F7F88">
        <w:rPr>
          <w:sz w:val="24"/>
          <w:szCs w:val="24"/>
        </w:rPr>
        <w:t xml:space="preserve">nput </w:t>
      </w:r>
      <w:r w:rsidRPr="007F7F88">
        <w:rPr>
          <w:sz w:val="24"/>
          <w:szCs w:val="24"/>
        </w:rPr>
        <w:t xml:space="preserve">and output </w:t>
      </w:r>
      <w:r w:rsidR="00E069F4" w:rsidRPr="007F7F88">
        <w:rPr>
          <w:sz w:val="24"/>
          <w:szCs w:val="24"/>
        </w:rPr>
        <w:t xml:space="preserve">of TP and TN declined </w:t>
      </w:r>
      <w:r w:rsidRPr="007F7F88">
        <w:rPr>
          <w:sz w:val="24"/>
          <w:szCs w:val="24"/>
        </w:rPr>
        <w:t xml:space="preserve">considerably </w:t>
      </w:r>
      <w:r w:rsidR="00E069F4" w:rsidRPr="007F7F88">
        <w:rPr>
          <w:sz w:val="24"/>
          <w:szCs w:val="24"/>
        </w:rPr>
        <w:t>from the 1970</w:t>
      </w:r>
      <w:r w:rsidR="003173B7" w:rsidRPr="007F7F88">
        <w:rPr>
          <w:sz w:val="24"/>
          <w:szCs w:val="24"/>
        </w:rPr>
        <w:t xml:space="preserve">s </w:t>
      </w:r>
      <w:r w:rsidR="00E069F4" w:rsidRPr="007F7F88">
        <w:rPr>
          <w:sz w:val="24"/>
          <w:szCs w:val="24"/>
        </w:rPr>
        <w:t>to the early 20</w:t>
      </w:r>
      <w:r w:rsidR="00560CD0" w:rsidRPr="007F7F88">
        <w:rPr>
          <w:sz w:val="24"/>
          <w:szCs w:val="24"/>
        </w:rPr>
        <w:t>0</w:t>
      </w:r>
      <w:r w:rsidR="00E069F4" w:rsidRPr="007F7F88">
        <w:rPr>
          <w:sz w:val="24"/>
          <w:szCs w:val="24"/>
        </w:rPr>
        <w:t>0</w:t>
      </w:r>
      <w:r w:rsidR="0036428D" w:rsidRPr="007F7F88">
        <w:rPr>
          <w:sz w:val="24"/>
          <w:szCs w:val="24"/>
        </w:rPr>
        <w:t>s</w:t>
      </w:r>
      <w:r w:rsidR="00E069F4" w:rsidRPr="007F7F88">
        <w:rPr>
          <w:sz w:val="24"/>
          <w:szCs w:val="24"/>
        </w:rPr>
        <w:t xml:space="preserve"> (Fig. </w:t>
      </w:r>
      <w:r w:rsidR="003173B7" w:rsidRPr="007F7F88">
        <w:rPr>
          <w:sz w:val="24"/>
          <w:szCs w:val="24"/>
        </w:rPr>
        <w:t>2</w:t>
      </w:r>
      <w:r w:rsidR="00E069F4" w:rsidRPr="007F7F88">
        <w:rPr>
          <w:sz w:val="24"/>
          <w:szCs w:val="24"/>
        </w:rPr>
        <w:t>).</w:t>
      </w:r>
      <w:r w:rsidR="00EE7068" w:rsidRPr="007F7F88">
        <w:rPr>
          <w:sz w:val="24"/>
          <w:szCs w:val="24"/>
        </w:rPr>
        <w:t xml:space="preserve"> </w:t>
      </w:r>
      <w:r w:rsidR="00BF6001" w:rsidRPr="007F7F88">
        <w:rPr>
          <w:sz w:val="24"/>
          <w:szCs w:val="24"/>
        </w:rPr>
        <w:t xml:space="preserve">Annual TP input to </w:t>
      </w:r>
      <w:r w:rsidR="00506DB6" w:rsidRPr="007F7F88">
        <w:rPr>
          <w:sz w:val="24"/>
          <w:szCs w:val="24"/>
        </w:rPr>
        <w:t>the lake</w:t>
      </w:r>
      <w:r w:rsidR="00BF6001" w:rsidRPr="007F7F88">
        <w:rPr>
          <w:sz w:val="24"/>
          <w:szCs w:val="24"/>
        </w:rPr>
        <w:t xml:space="preserve"> decreased from about 82 </w:t>
      </w:r>
      <w:r w:rsidR="00FF43BC" w:rsidRPr="007F7F88">
        <w:rPr>
          <w:sz w:val="24"/>
          <w:szCs w:val="24"/>
        </w:rPr>
        <w:t xml:space="preserve">metric </w:t>
      </w:r>
      <w:r w:rsidR="00BF6001" w:rsidRPr="007F7F88">
        <w:rPr>
          <w:sz w:val="24"/>
          <w:szCs w:val="24"/>
        </w:rPr>
        <w:t xml:space="preserve">tons in the 1970s </w:t>
      </w:r>
      <w:r w:rsidR="00AF2B90" w:rsidRPr="007F7F88">
        <w:rPr>
          <w:sz w:val="24"/>
          <w:szCs w:val="24"/>
        </w:rPr>
        <w:t>(Andersen</w:t>
      </w:r>
      <w:r w:rsidR="00F45BDD" w:rsidRPr="007F7F88">
        <w:rPr>
          <w:sz w:val="24"/>
          <w:szCs w:val="24"/>
        </w:rPr>
        <w:t>,</w:t>
      </w:r>
      <w:r w:rsidR="00AF2B90" w:rsidRPr="007F7F88">
        <w:rPr>
          <w:sz w:val="24"/>
          <w:szCs w:val="24"/>
        </w:rPr>
        <w:t xml:space="preserve"> 19</w:t>
      </w:r>
      <w:r w:rsidR="003A767C" w:rsidRPr="007F7F88">
        <w:rPr>
          <w:sz w:val="24"/>
          <w:szCs w:val="24"/>
        </w:rPr>
        <w:t>7</w:t>
      </w:r>
      <w:r w:rsidR="00AF2B90" w:rsidRPr="007F7F88">
        <w:rPr>
          <w:sz w:val="24"/>
          <w:szCs w:val="24"/>
        </w:rPr>
        <w:t xml:space="preserve">6) </w:t>
      </w:r>
      <w:r w:rsidR="00BF6001" w:rsidRPr="007F7F88">
        <w:rPr>
          <w:sz w:val="24"/>
          <w:szCs w:val="24"/>
        </w:rPr>
        <w:t xml:space="preserve">to </w:t>
      </w:r>
      <w:r w:rsidR="006853FC" w:rsidRPr="007F7F88">
        <w:rPr>
          <w:sz w:val="24"/>
          <w:szCs w:val="24"/>
        </w:rPr>
        <w:t xml:space="preserve">about </w:t>
      </w:r>
      <w:r w:rsidR="00BF6001" w:rsidRPr="007F7F88">
        <w:rPr>
          <w:sz w:val="24"/>
          <w:szCs w:val="24"/>
        </w:rPr>
        <w:t>6</w:t>
      </w:r>
      <w:r w:rsidR="00C92D9A" w:rsidRPr="007F7F88">
        <w:rPr>
          <w:sz w:val="24"/>
          <w:szCs w:val="24"/>
        </w:rPr>
        <w:t>–</w:t>
      </w:r>
      <w:r w:rsidR="00832EEF" w:rsidRPr="007F7F88">
        <w:rPr>
          <w:sz w:val="24"/>
          <w:szCs w:val="24"/>
        </w:rPr>
        <w:t>8</w:t>
      </w:r>
      <w:r w:rsidR="00BF6001" w:rsidRPr="007F7F88">
        <w:rPr>
          <w:sz w:val="24"/>
          <w:szCs w:val="24"/>
        </w:rPr>
        <w:t xml:space="preserve"> tons in the 2000</w:t>
      </w:r>
      <w:r w:rsidR="00C92D9A" w:rsidRPr="007F7F88">
        <w:rPr>
          <w:sz w:val="24"/>
          <w:szCs w:val="24"/>
        </w:rPr>
        <w:t>–</w:t>
      </w:r>
      <w:r w:rsidR="00BF6001" w:rsidRPr="007F7F88">
        <w:rPr>
          <w:sz w:val="24"/>
          <w:szCs w:val="24"/>
        </w:rPr>
        <w:t>202</w:t>
      </w:r>
      <w:r w:rsidR="000B6624" w:rsidRPr="007F7F88">
        <w:rPr>
          <w:sz w:val="24"/>
          <w:szCs w:val="24"/>
        </w:rPr>
        <w:t>0</w:t>
      </w:r>
      <w:r w:rsidR="00BF6001" w:rsidRPr="007F7F88">
        <w:rPr>
          <w:sz w:val="24"/>
          <w:szCs w:val="24"/>
        </w:rPr>
        <w:t>s</w:t>
      </w:r>
      <w:r w:rsidR="00FF43BC" w:rsidRPr="007F7F88">
        <w:rPr>
          <w:sz w:val="24"/>
          <w:szCs w:val="24"/>
        </w:rPr>
        <w:t xml:space="preserve"> </w:t>
      </w:r>
      <w:r w:rsidR="00371E81" w:rsidRPr="007F7F88">
        <w:rPr>
          <w:sz w:val="24"/>
          <w:szCs w:val="24"/>
        </w:rPr>
        <w:t>(Table 2)</w:t>
      </w:r>
      <w:r w:rsidR="00BC323E" w:rsidRPr="007F7F88">
        <w:rPr>
          <w:sz w:val="24"/>
          <w:szCs w:val="24"/>
        </w:rPr>
        <w:t xml:space="preserve">. Annual </w:t>
      </w:r>
      <w:r w:rsidRPr="007F7F88">
        <w:rPr>
          <w:sz w:val="24"/>
          <w:szCs w:val="24"/>
        </w:rPr>
        <w:t xml:space="preserve">TP </w:t>
      </w:r>
      <w:r w:rsidR="00BC323E" w:rsidRPr="007F7F88">
        <w:rPr>
          <w:sz w:val="24"/>
          <w:szCs w:val="24"/>
        </w:rPr>
        <w:t>out</w:t>
      </w:r>
      <w:r w:rsidR="003A0B9C" w:rsidRPr="007F7F88">
        <w:rPr>
          <w:sz w:val="24"/>
          <w:szCs w:val="24"/>
        </w:rPr>
        <w:t>put</w:t>
      </w:r>
      <w:r w:rsidR="00BC323E" w:rsidRPr="007F7F88">
        <w:rPr>
          <w:sz w:val="24"/>
          <w:szCs w:val="24"/>
        </w:rPr>
        <w:t xml:space="preserve"> followed the same time course </w:t>
      </w:r>
      <w:r w:rsidR="003173B7" w:rsidRPr="007F7F88">
        <w:rPr>
          <w:sz w:val="24"/>
          <w:szCs w:val="24"/>
        </w:rPr>
        <w:t xml:space="preserve">and magnitude </w:t>
      </w:r>
      <w:r w:rsidR="00BC323E" w:rsidRPr="007F7F88">
        <w:rPr>
          <w:sz w:val="24"/>
          <w:szCs w:val="24"/>
        </w:rPr>
        <w:t xml:space="preserve">as </w:t>
      </w:r>
      <w:r w:rsidRPr="007F7F88">
        <w:rPr>
          <w:sz w:val="24"/>
          <w:szCs w:val="24"/>
        </w:rPr>
        <w:t xml:space="preserve">TP </w:t>
      </w:r>
      <w:r w:rsidR="00BC323E" w:rsidRPr="007F7F88">
        <w:rPr>
          <w:sz w:val="24"/>
          <w:szCs w:val="24"/>
        </w:rPr>
        <w:t>in</w:t>
      </w:r>
      <w:r w:rsidR="003A0B9C" w:rsidRPr="007F7F88">
        <w:rPr>
          <w:sz w:val="24"/>
          <w:szCs w:val="24"/>
        </w:rPr>
        <w:t>put</w:t>
      </w:r>
      <w:r w:rsidR="00BC323E" w:rsidRPr="007F7F88">
        <w:rPr>
          <w:sz w:val="24"/>
          <w:szCs w:val="24"/>
        </w:rPr>
        <w:t>. Out</w:t>
      </w:r>
      <w:r w:rsidR="003A0B9C" w:rsidRPr="007F7F88">
        <w:rPr>
          <w:sz w:val="24"/>
          <w:szCs w:val="24"/>
        </w:rPr>
        <w:t>puts</w:t>
      </w:r>
      <w:r w:rsidR="00BC323E" w:rsidRPr="007F7F88">
        <w:rPr>
          <w:sz w:val="24"/>
          <w:szCs w:val="24"/>
        </w:rPr>
        <w:t xml:space="preserve"> mostly exceeded in</w:t>
      </w:r>
      <w:r w:rsidR="003A0B9C" w:rsidRPr="007F7F88">
        <w:rPr>
          <w:sz w:val="24"/>
          <w:szCs w:val="24"/>
        </w:rPr>
        <w:t>puts</w:t>
      </w:r>
      <w:r w:rsidR="00BC323E" w:rsidRPr="007F7F88">
        <w:rPr>
          <w:sz w:val="24"/>
          <w:szCs w:val="24"/>
        </w:rPr>
        <w:t xml:space="preserve"> in the </w:t>
      </w:r>
      <w:r w:rsidR="00AB4000" w:rsidRPr="007F7F88">
        <w:rPr>
          <w:sz w:val="24"/>
          <w:szCs w:val="24"/>
        </w:rPr>
        <w:t>1980</w:t>
      </w:r>
      <w:r w:rsidR="00714D2F" w:rsidRPr="007F7F88">
        <w:rPr>
          <w:sz w:val="24"/>
          <w:szCs w:val="24"/>
        </w:rPr>
        <w:t>–</w:t>
      </w:r>
      <w:r w:rsidR="00BC323E" w:rsidRPr="007F7F88">
        <w:rPr>
          <w:sz w:val="24"/>
          <w:szCs w:val="24"/>
        </w:rPr>
        <w:t xml:space="preserve">1990s, but </w:t>
      </w:r>
      <w:r w:rsidR="00FF43BC" w:rsidRPr="007F7F88">
        <w:rPr>
          <w:sz w:val="24"/>
          <w:szCs w:val="24"/>
        </w:rPr>
        <w:t>around 2020s</w:t>
      </w:r>
      <w:r w:rsidR="00403CA4" w:rsidRPr="007F7F88">
        <w:rPr>
          <w:sz w:val="24"/>
          <w:szCs w:val="24"/>
        </w:rPr>
        <w:t>,</w:t>
      </w:r>
      <w:r w:rsidR="00037965" w:rsidRPr="007F7F88">
        <w:rPr>
          <w:sz w:val="24"/>
          <w:szCs w:val="24"/>
        </w:rPr>
        <w:t xml:space="preserve"> in</w:t>
      </w:r>
      <w:r w:rsidR="003A0B9C" w:rsidRPr="007F7F88">
        <w:rPr>
          <w:sz w:val="24"/>
          <w:szCs w:val="24"/>
        </w:rPr>
        <w:t>put</w:t>
      </w:r>
      <w:r w:rsidR="00037965" w:rsidRPr="007F7F88">
        <w:rPr>
          <w:sz w:val="24"/>
          <w:szCs w:val="24"/>
        </w:rPr>
        <w:t xml:space="preserve">s </w:t>
      </w:r>
      <w:r w:rsidR="003A0B9C" w:rsidRPr="007F7F88">
        <w:rPr>
          <w:sz w:val="24"/>
          <w:szCs w:val="24"/>
        </w:rPr>
        <w:t xml:space="preserve">have </w:t>
      </w:r>
      <w:r w:rsidR="002A7192" w:rsidRPr="007F7F88">
        <w:rPr>
          <w:sz w:val="24"/>
          <w:szCs w:val="24"/>
        </w:rPr>
        <w:t xml:space="preserve">slightly </w:t>
      </w:r>
      <w:r w:rsidR="00037965" w:rsidRPr="007F7F88">
        <w:rPr>
          <w:sz w:val="24"/>
          <w:szCs w:val="24"/>
        </w:rPr>
        <w:t>exceed</w:t>
      </w:r>
      <w:r w:rsidR="009261E2" w:rsidRPr="007F7F88">
        <w:rPr>
          <w:sz w:val="24"/>
          <w:szCs w:val="24"/>
        </w:rPr>
        <w:t>ed</w:t>
      </w:r>
      <w:r w:rsidR="00037965" w:rsidRPr="007F7F88">
        <w:rPr>
          <w:sz w:val="24"/>
          <w:szCs w:val="24"/>
        </w:rPr>
        <w:t xml:space="preserve"> out</w:t>
      </w:r>
      <w:r w:rsidR="003A0B9C" w:rsidRPr="007F7F88">
        <w:rPr>
          <w:sz w:val="24"/>
          <w:szCs w:val="24"/>
        </w:rPr>
        <w:t>put</w:t>
      </w:r>
      <w:r w:rsidR="00037965" w:rsidRPr="007F7F88">
        <w:rPr>
          <w:sz w:val="24"/>
          <w:szCs w:val="24"/>
        </w:rPr>
        <w:t>s</w:t>
      </w:r>
      <w:r w:rsidR="00B90B6D" w:rsidRPr="007F7F88">
        <w:rPr>
          <w:sz w:val="24"/>
          <w:szCs w:val="24"/>
        </w:rPr>
        <w:t xml:space="preserve">, although </w:t>
      </w:r>
      <w:r w:rsidR="003A0B9C" w:rsidRPr="007F7F88">
        <w:rPr>
          <w:sz w:val="24"/>
          <w:szCs w:val="24"/>
        </w:rPr>
        <w:t xml:space="preserve">the result is </w:t>
      </w:r>
      <w:r w:rsidR="0036428D" w:rsidRPr="007F7F88">
        <w:rPr>
          <w:sz w:val="24"/>
          <w:szCs w:val="24"/>
        </w:rPr>
        <w:t xml:space="preserve">within the </w:t>
      </w:r>
      <w:r w:rsidR="00506DB6" w:rsidRPr="007F7F88">
        <w:rPr>
          <w:sz w:val="24"/>
          <w:szCs w:val="24"/>
        </w:rPr>
        <w:t xml:space="preserve">uncertainty </w:t>
      </w:r>
      <w:r w:rsidR="0036428D" w:rsidRPr="007F7F88">
        <w:rPr>
          <w:sz w:val="24"/>
          <w:szCs w:val="24"/>
        </w:rPr>
        <w:t>of calculations.</w:t>
      </w:r>
      <w:r w:rsidR="0037143C" w:rsidRPr="007F7F88">
        <w:rPr>
          <w:sz w:val="24"/>
          <w:szCs w:val="24"/>
        </w:rPr>
        <w:t xml:space="preserve"> </w:t>
      </w:r>
    </w:p>
    <w:p w14:paraId="3082B30E" w14:textId="5ABFA7F5" w:rsidR="00371E81" w:rsidRPr="007F7F88" w:rsidRDefault="002A7192" w:rsidP="00BF6C3C">
      <w:pPr>
        <w:spacing w:line="480" w:lineRule="auto"/>
        <w:rPr>
          <w:sz w:val="24"/>
          <w:szCs w:val="24"/>
        </w:rPr>
      </w:pPr>
      <w:r w:rsidRPr="007F7F88">
        <w:rPr>
          <w:sz w:val="24"/>
          <w:szCs w:val="24"/>
        </w:rPr>
        <w:t>Markedly r</w:t>
      </w:r>
      <w:r w:rsidR="00037965" w:rsidRPr="007F7F88">
        <w:rPr>
          <w:sz w:val="24"/>
          <w:szCs w:val="24"/>
        </w:rPr>
        <w:t xml:space="preserve">educed TP inputs </w:t>
      </w:r>
      <w:r w:rsidR="00EE7068" w:rsidRPr="007F7F88">
        <w:rPr>
          <w:sz w:val="24"/>
          <w:szCs w:val="24"/>
        </w:rPr>
        <w:t xml:space="preserve">from 1973 and onwards </w:t>
      </w:r>
      <w:r w:rsidR="00037965" w:rsidRPr="007F7F88">
        <w:rPr>
          <w:sz w:val="24"/>
          <w:szCs w:val="24"/>
        </w:rPr>
        <w:t xml:space="preserve">were </w:t>
      </w:r>
      <w:r w:rsidR="00BF6001" w:rsidRPr="007F7F88">
        <w:rPr>
          <w:sz w:val="24"/>
          <w:szCs w:val="24"/>
        </w:rPr>
        <w:t xml:space="preserve">mainly due to reduced input </w:t>
      </w:r>
      <w:r w:rsidRPr="007F7F88">
        <w:rPr>
          <w:sz w:val="24"/>
          <w:szCs w:val="24"/>
        </w:rPr>
        <w:t xml:space="preserve">from domestic </w:t>
      </w:r>
      <w:r w:rsidR="00BF6001" w:rsidRPr="007F7F88">
        <w:rPr>
          <w:sz w:val="24"/>
          <w:szCs w:val="24"/>
        </w:rPr>
        <w:t xml:space="preserve">sewage by </w:t>
      </w:r>
      <w:r w:rsidR="000006BC" w:rsidRPr="007F7F88">
        <w:rPr>
          <w:sz w:val="24"/>
          <w:szCs w:val="24"/>
        </w:rPr>
        <w:t xml:space="preserve">gradually </w:t>
      </w:r>
      <w:r w:rsidR="00BF6001" w:rsidRPr="007F7F88">
        <w:rPr>
          <w:sz w:val="24"/>
          <w:szCs w:val="24"/>
        </w:rPr>
        <w:t xml:space="preserve">transferring treatment from </w:t>
      </w:r>
      <w:r w:rsidR="005D1EDF" w:rsidRPr="007F7F88">
        <w:rPr>
          <w:sz w:val="24"/>
          <w:szCs w:val="24"/>
        </w:rPr>
        <w:t xml:space="preserve">many small </w:t>
      </w:r>
      <w:r w:rsidR="00BF6001" w:rsidRPr="007F7F88">
        <w:rPr>
          <w:sz w:val="24"/>
          <w:szCs w:val="24"/>
        </w:rPr>
        <w:t xml:space="preserve">to two </w:t>
      </w:r>
      <w:r w:rsidR="00403CA4" w:rsidRPr="007F7F88">
        <w:rPr>
          <w:sz w:val="24"/>
          <w:szCs w:val="24"/>
        </w:rPr>
        <w:t xml:space="preserve">modern </w:t>
      </w:r>
      <w:r w:rsidR="00BF6001" w:rsidRPr="007F7F88">
        <w:rPr>
          <w:sz w:val="24"/>
          <w:szCs w:val="24"/>
        </w:rPr>
        <w:t xml:space="preserve">plants </w:t>
      </w:r>
      <w:r w:rsidR="00403CA4" w:rsidRPr="007F7F88">
        <w:rPr>
          <w:sz w:val="24"/>
          <w:szCs w:val="24"/>
        </w:rPr>
        <w:t xml:space="preserve">with high purification </w:t>
      </w:r>
      <w:r w:rsidR="0081238E" w:rsidRPr="007F7F88">
        <w:rPr>
          <w:sz w:val="24"/>
          <w:szCs w:val="24"/>
        </w:rPr>
        <w:t>effectiveness</w:t>
      </w:r>
      <w:r w:rsidRPr="007F7F88">
        <w:rPr>
          <w:sz w:val="24"/>
          <w:szCs w:val="24"/>
        </w:rPr>
        <w:t>. Co</w:t>
      </w:r>
      <w:r w:rsidR="006853FC" w:rsidRPr="007F7F88">
        <w:rPr>
          <w:sz w:val="24"/>
          <w:szCs w:val="24"/>
        </w:rPr>
        <w:t xml:space="preserve">mparative data </w:t>
      </w:r>
      <w:r w:rsidR="0081238E" w:rsidRPr="007F7F88">
        <w:rPr>
          <w:sz w:val="24"/>
          <w:szCs w:val="24"/>
        </w:rPr>
        <w:t xml:space="preserve">from </w:t>
      </w:r>
      <w:r w:rsidR="006853FC" w:rsidRPr="007F7F88">
        <w:rPr>
          <w:sz w:val="24"/>
          <w:szCs w:val="24"/>
        </w:rPr>
        <w:t>1985</w:t>
      </w:r>
      <w:r w:rsidR="00714D2F" w:rsidRPr="007F7F88">
        <w:rPr>
          <w:sz w:val="24"/>
          <w:szCs w:val="24"/>
        </w:rPr>
        <w:t>–</w:t>
      </w:r>
      <w:r w:rsidR="006853FC" w:rsidRPr="007F7F88">
        <w:rPr>
          <w:sz w:val="24"/>
          <w:szCs w:val="24"/>
        </w:rPr>
        <w:t>87 and 2018</w:t>
      </w:r>
      <w:r w:rsidR="00714D2F" w:rsidRPr="007F7F88">
        <w:rPr>
          <w:sz w:val="24"/>
          <w:szCs w:val="24"/>
        </w:rPr>
        <w:t>–</w:t>
      </w:r>
      <w:r w:rsidR="006853FC" w:rsidRPr="007F7F88">
        <w:rPr>
          <w:sz w:val="24"/>
          <w:szCs w:val="24"/>
        </w:rPr>
        <w:t>21 show</w:t>
      </w:r>
      <w:r w:rsidR="0081238E" w:rsidRPr="007F7F88">
        <w:rPr>
          <w:sz w:val="24"/>
          <w:szCs w:val="24"/>
        </w:rPr>
        <w:t>s</w:t>
      </w:r>
      <w:r w:rsidR="006853FC" w:rsidRPr="007F7F88">
        <w:rPr>
          <w:sz w:val="24"/>
          <w:szCs w:val="24"/>
        </w:rPr>
        <w:t xml:space="preserve"> </w:t>
      </w:r>
      <w:r w:rsidR="00F426A3" w:rsidRPr="007F7F88">
        <w:rPr>
          <w:sz w:val="24"/>
          <w:szCs w:val="24"/>
        </w:rPr>
        <w:t xml:space="preserve">a drop </w:t>
      </w:r>
      <w:r w:rsidR="003A0B9C" w:rsidRPr="007F7F88">
        <w:rPr>
          <w:sz w:val="24"/>
          <w:szCs w:val="24"/>
        </w:rPr>
        <w:t xml:space="preserve">in </w:t>
      </w:r>
      <w:r w:rsidRPr="007F7F88">
        <w:rPr>
          <w:sz w:val="24"/>
          <w:szCs w:val="24"/>
        </w:rPr>
        <w:t xml:space="preserve">annual </w:t>
      </w:r>
      <w:r w:rsidR="000006BC" w:rsidRPr="007F7F88">
        <w:rPr>
          <w:sz w:val="24"/>
          <w:szCs w:val="24"/>
        </w:rPr>
        <w:t xml:space="preserve">output </w:t>
      </w:r>
      <w:r w:rsidR="003A0B9C" w:rsidRPr="007F7F88">
        <w:rPr>
          <w:sz w:val="24"/>
          <w:szCs w:val="24"/>
        </w:rPr>
        <w:t xml:space="preserve">in the treated water: </w:t>
      </w:r>
      <w:r w:rsidR="00F426A3" w:rsidRPr="007F7F88">
        <w:rPr>
          <w:sz w:val="24"/>
          <w:szCs w:val="24"/>
        </w:rPr>
        <w:t>from 62.6 tons TP and 199 tons TN to only 2.2 tons TP and 23.3 tons TN</w:t>
      </w:r>
      <w:r w:rsidR="00506DB6" w:rsidRPr="007F7F88">
        <w:rPr>
          <w:sz w:val="24"/>
          <w:szCs w:val="24"/>
        </w:rPr>
        <w:t>. An</w:t>
      </w:r>
      <w:r w:rsidRPr="007F7F88">
        <w:rPr>
          <w:sz w:val="24"/>
          <w:szCs w:val="24"/>
        </w:rPr>
        <w:t xml:space="preserve">nual </w:t>
      </w:r>
      <w:r w:rsidR="00F426A3" w:rsidRPr="007F7F88">
        <w:rPr>
          <w:sz w:val="24"/>
          <w:szCs w:val="24"/>
        </w:rPr>
        <w:t xml:space="preserve">input </w:t>
      </w:r>
      <w:r w:rsidR="0081238E" w:rsidRPr="007F7F88">
        <w:rPr>
          <w:sz w:val="24"/>
          <w:szCs w:val="24"/>
        </w:rPr>
        <w:t>in</w:t>
      </w:r>
      <w:r w:rsidR="00F426A3" w:rsidRPr="007F7F88">
        <w:rPr>
          <w:sz w:val="24"/>
          <w:szCs w:val="24"/>
        </w:rPr>
        <w:t>to Lake Arresø dropped from 72 to 6.8 tons TP and 449 to 247 tons TN over the same period</w:t>
      </w:r>
      <w:r w:rsidR="00371E81" w:rsidRPr="007F7F88">
        <w:rPr>
          <w:sz w:val="24"/>
          <w:szCs w:val="24"/>
        </w:rPr>
        <w:t xml:space="preserve"> (Table 2)</w:t>
      </w:r>
      <w:r w:rsidR="00F426A3" w:rsidRPr="007F7F88">
        <w:rPr>
          <w:sz w:val="24"/>
          <w:szCs w:val="24"/>
        </w:rPr>
        <w:t>. Th</w:t>
      </w:r>
      <w:r w:rsidR="00EE7068" w:rsidRPr="007F7F88">
        <w:rPr>
          <w:sz w:val="24"/>
          <w:szCs w:val="24"/>
        </w:rPr>
        <w:t xml:space="preserve">us, </w:t>
      </w:r>
      <w:r w:rsidR="003A0B9C" w:rsidRPr="007F7F88">
        <w:rPr>
          <w:sz w:val="24"/>
          <w:szCs w:val="24"/>
        </w:rPr>
        <w:t xml:space="preserve">TP content from treated </w:t>
      </w:r>
      <w:r w:rsidR="00F426A3" w:rsidRPr="007F7F88">
        <w:rPr>
          <w:sz w:val="24"/>
          <w:szCs w:val="24"/>
        </w:rPr>
        <w:t>sew</w:t>
      </w:r>
      <w:r w:rsidR="00485D7A" w:rsidRPr="007F7F88">
        <w:rPr>
          <w:sz w:val="24"/>
          <w:szCs w:val="24"/>
        </w:rPr>
        <w:t>a</w:t>
      </w:r>
      <w:r w:rsidR="00F426A3" w:rsidRPr="007F7F88">
        <w:rPr>
          <w:sz w:val="24"/>
          <w:szCs w:val="24"/>
        </w:rPr>
        <w:t>ge</w:t>
      </w:r>
      <w:r w:rsidRPr="007F7F88">
        <w:rPr>
          <w:sz w:val="24"/>
          <w:szCs w:val="24"/>
        </w:rPr>
        <w:t xml:space="preserve">, including overflow from buildings, roads and pavements in the cities, </w:t>
      </w:r>
      <w:r w:rsidR="00F426A3" w:rsidRPr="007F7F88">
        <w:rPr>
          <w:sz w:val="24"/>
          <w:szCs w:val="24"/>
        </w:rPr>
        <w:t>d</w:t>
      </w:r>
      <w:r w:rsidR="00BC323E" w:rsidRPr="007F7F88">
        <w:rPr>
          <w:sz w:val="24"/>
          <w:szCs w:val="24"/>
        </w:rPr>
        <w:t xml:space="preserve">ecreased </w:t>
      </w:r>
      <w:r w:rsidR="00F426A3" w:rsidRPr="007F7F88">
        <w:rPr>
          <w:sz w:val="24"/>
          <w:szCs w:val="24"/>
        </w:rPr>
        <w:t xml:space="preserve">to only 3.5% </w:t>
      </w:r>
      <w:r w:rsidR="0081238E" w:rsidRPr="007F7F88">
        <w:rPr>
          <w:sz w:val="24"/>
          <w:szCs w:val="24"/>
        </w:rPr>
        <w:t>of its former levels</w:t>
      </w:r>
      <w:r w:rsidR="003A0B9C" w:rsidRPr="007F7F88">
        <w:rPr>
          <w:sz w:val="24"/>
          <w:szCs w:val="24"/>
        </w:rPr>
        <w:t>,</w:t>
      </w:r>
      <w:r w:rsidR="0081238E" w:rsidRPr="007F7F88">
        <w:rPr>
          <w:sz w:val="24"/>
          <w:szCs w:val="24"/>
        </w:rPr>
        <w:t xml:space="preserve"> </w:t>
      </w:r>
      <w:r w:rsidR="00F426A3" w:rsidRPr="007F7F88">
        <w:rPr>
          <w:sz w:val="24"/>
          <w:szCs w:val="24"/>
        </w:rPr>
        <w:t xml:space="preserve">and its contribution to total input to Lake Arresø dropped from </w:t>
      </w:r>
      <w:r w:rsidR="009A4AD4" w:rsidRPr="007F7F88">
        <w:rPr>
          <w:sz w:val="24"/>
          <w:szCs w:val="24"/>
        </w:rPr>
        <w:t>about</w:t>
      </w:r>
      <w:r w:rsidR="00B73A13" w:rsidRPr="007F7F88">
        <w:rPr>
          <w:sz w:val="24"/>
          <w:szCs w:val="24"/>
        </w:rPr>
        <w:t xml:space="preserve"> </w:t>
      </w:r>
      <w:r w:rsidR="00F426A3" w:rsidRPr="007F7F88">
        <w:rPr>
          <w:sz w:val="24"/>
          <w:szCs w:val="24"/>
        </w:rPr>
        <w:t>87</w:t>
      </w:r>
      <w:r w:rsidR="0081238E" w:rsidRPr="007F7F88">
        <w:rPr>
          <w:sz w:val="24"/>
          <w:szCs w:val="24"/>
        </w:rPr>
        <w:t>%</w:t>
      </w:r>
      <w:r w:rsidR="00F426A3" w:rsidRPr="007F7F88">
        <w:rPr>
          <w:sz w:val="24"/>
          <w:szCs w:val="24"/>
        </w:rPr>
        <w:t xml:space="preserve"> to 32%</w:t>
      </w:r>
      <w:r w:rsidR="00371E81" w:rsidRPr="007F7F88">
        <w:rPr>
          <w:sz w:val="24"/>
          <w:szCs w:val="24"/>
        </w:rPr>
        <w:t xml:space="preserve"> (Table 2)</w:t>
      </w:r>
      <w:r w:rsidR="00484065" w:rsidRPr="007F7F88">
        <w:rPr>
          <w:sz w:val="24"/>
          <w:szCs w:val="24"/>
        </w:rPr>
        <w:t xml:space="preserve">. </w:t>
      </w:r>
    </w:p>
    <w:p w14:paraId="681CAB9B" w14:textId="593C5568" w:rsidR="00F47DA8" w:rsidRPr="007F7F88" w:rsidRDefault="00371E81" w:rsidP="00BF6C3C">
      <w:pPr>
        <w:pStyle w:val="CommentText"/>
        <w:spacing w:line="480" w:lineRule="auto"/>
        <w:rPr>
          <w:sz w:val="24"/>
          <w:szCs w:val="24"/>
        </w:rPr>
      </w:pPr>
      <w:r w:rsidRPr="007F7F88">
        <w:rPr>
          <w:sz w:val="24"/>
          <w:szCs w:val="24"/>
        </w:rPr>
        <w:t>Mean</w:t>
      </w:r>
      <w:r w:rsidR="00DB393E" w:rsidRPr="007F7F88">
        <w:rPr>
          <w:sz w:val="24"/>
          <w:szCs w:val="24"/>
        </w:rPr>
        <w:t xml:space="preserve"> annual </w:t>
      </w:r>
      <w:r w:rsidR="00037965" w:rsidRPr="007F7F88">
        <w:rPr>
          <w:sz w:val="24"/>
          <w:szCs w:val="24"/>
        </w:rPr>
        <w:t xml:space="preserve">TN input </w:t>
      </w:r>
      <w:r w:rsidR="00DB393E" w:rsidRPr="007F7F88">
        <w:rPr>
          <w:sz w:val="24"/>
          <w:szCs w:val="24"/>
        </w:rPr>
        <w:t xml:space="preserve">to Lake Arresø decreased </w:t>
      </w:r>
      <w:r w:rsidR="0081238E" w:rsidRPr="007F7F88">
        <w:rPr>
          <w:sz w:val="24"/>
          <w:szCs w:val="24"/>
        </w:rPr>
        <w:t xml:space="preserve">by half </w:t>
      </w:r>
      <w:r w:rsidR="00DB393E" w:rsidRPr="007F7F88">
        <w:rPr>
          <w:sz w:val="24"/>
          <w:szCs w:val="24"/>
        </w:rPr>
        <w:t>from the 1970s to 2018</w:t>
      </w:r>
      <w:r w:rsidR="007E4739" w:rsidRPr="007F7F88">
        <w:rPr>
          <w:sz w:val="24"/>
          <w:szCs w:val="24"/>
        </w:rPr>
        <w:t>–</w:t>
      </w:r>
      <w:r w:rsidR="00DB393E" w:rsidRPr="007F7F88">
        <w:rPr>
          <w:sz w:val="24"/>
          <w:szCs w:val="24"/>
        </w:rPr>
        <w:t>21 (</w:t>
      </w:r>
      <w:r w:rsidRPr="007F7F88">
        <w:rPr>
          <w:sz w:val="24"/>
          <w:szCs w:val="24"/>
        </w:rPr>
        <w:t>Table 2</w:t>
      </w:r>
      <w:r w:rsidR="00DB393E" w:rsidRPr="007F7F88">
        <w:rPr>
          <w:sz w:val="24"/>
          <w:szCs w:val="24"/>
        </w:rPr>
        <w:t xml:space="preserve">). </w:t>
      </w:r>
      <w:r w:rsidR="00F47DA8" w:rsidRPr="007F7F88">
        <w:rPr>
          <w:sz w:val="24"/>
          <w:szCs w:val="24"/>
        </w:rPr>
        <w:t>Over the period 1985</w:t>
      </w:r>
      <w:r w:rsidR="00BE0266" w:rsidRPr="007F7F88">
        <w:rPr>
          <w:sz w:val="24"/>
          <w:szCs w:val="24"/>
        </w:rPr>
        <w:t>–</w:t>
      </w:r>
      <w:r w:rsidR="00F47DA8" w:rsidRPr="007F7F88">
        <w:rPr>
          <w:sz w:val="24"/>
          <w:szCs w:val="24"/>
        </w:rPr>
        <w:t>87 to 2018</w:t>
      </w:r>
      <w:r w:rsidR="00BE0266" w:rsidRPr="007F7F88">
        <w:rPr>
          <w:sz w:val="24"/>
          <w:szCs w:val="24"/>
        </w:rPr>
        <w:t>–</w:t>
      </w:r>
      <w:r w:rsidR="00F47DA8" w:rsidRPr="007F7F88">
        <w:rPr>
          <w:sz w:val="24"/>
          <w:szCs w:val="24"/>
        </w:rPr>
        <w:t>21</w:t>
      </w:r>
      <w:r w:rsidR="005502C2" w:rsidRPr="007F7F88">
        <w:rPr>
          <w:sz w:val="24"/>
          <w:szCs w:val="24"/>
        </w:rPr>
        <w:t>,</w:t>
      </w:r>
      <w:r w:rsidR="00F47DA8" w:rsidRPr="007F7F88">
        <w:rPr>
          <w:sz w:val="24"/>
          <w:szCs w:val="24"/>
        </w:rPr>
        <w:t xml:space="preserve"> </w:t>
      </w:r>
      <w:r w:rsidR="00343335" w:rsidRPr="007F7F88">
        <w:rPr>
          <w:sz w:val="24"/>
          <w:szCs w:val="24"/>
        </w:rPr>
        <w:t>the new treatment plants captured 90% more TN than their predecessors, and urban contribution to total TN input</w:t>
      </w:r>
      <w:r w:rsidR="00F47DA8" w:rsidRPr="007F7F88">
        <w:rPr>
          <w:sz w:val="24"/>
          <w:szCs w:val="24"/>
        </w:rPr>
        <w:t xml:space="preserve"> to Lake Arresø d</w:t>
      </w:r>
      <w:r w:rsidR="005502C2" w:rsidRPr="007F7F88">
        <w:rPr>
          <w:sz w:val="24"/>
          <w:szCs w:val="24"/>
        </w:rPr>
        <w:t>eclined f</w:t>
      </w:r>
      <w:r w:rsidR="00F47DA8" w:rsidRPr="007F7F88">
        <w:rPr>
          <w:sz w:val="24"/>
          <w:szCs w:val="24"/>
        </w:rPr>
        <w:t>rom about 44</w:t>
      </w:r>
      <w:r w:rsidR="0081238E" w:rsidRPr="007F7F88">
        <w:rPr>
          <w:sz w:val="24"/>
          <w:szCs w:val="24"/>
        </w:rPr>
        <w:t>%</w:t>
      </w:r>
      <w:r w:rsidR="005D1EDF" w:rsidRPr="007F7F88">
        <w:rPr>
          <w:sz w:val="24"/>
          <w:szCs w:val="24"/>
        </w:rPr>
        <w:t xml:space="preserve"> to just 9%</w:t>
      </w:r>
      <w:r w:rsidR="000C50E4" w:rsidRPr="007F7F88">
        <w:rPr>
          <w:sz w:val="24"/>
          <w:szCs w:val="24"/>
        </w:rPr>
        <w:t xml:space="preserve">, while most comes </w:t>
      </w:r>
      <w:r w:rsidR="00F47DA8" w:rsidRPr="007F7F88">
        <w:rPr>
          <w:sz w:val="24"/>
          <w:szCs w:val="24"/>
        </w:rPr>
        <w:t>from open land</w:t>
      </w:r>
      <w:r w:rsidR="00545CB9" w:rsidRPr="007F7F88">
        <w:rPr>
          <w:sz w:val="24"/>
          <w:szCs w:val="24"/>
        </w:rPr>
        <w:t xml:space="preserve">. </w:t>
      </w:r>
      <w:r w:rsidR="00F47DA8" w:rsidRPr="007F7F88">
        <w:rPr>
          <w:sz w:val="24"/>
          <w:szCs w:val="24"/>
        </w:rPr>
        <w:t xml:space="preserve"> </w:t>
      </w:r>
    </w:p>
    <w:p w14:paraId="2D444BEF" w14:textId="6A0323D7" w:rsidR="0037143C" w:rsidRPr="007F7F88" w:rsidRDefault="0037143C" w:rsidP="00BF6C3C">
      <w:pPr>
        <w:spacing w:line="480" w:lineRule="auto"/>
        <w:rPr>
          <w:sz w:val="24"/>
          <w:szCs w:val="24"/>
        </w:rPr>
      </w:pPr>
      <w:r w:rsidRPr="007F7F88">
        <w:rPr>
          <w:sz w:val="24"/>
          <w:szCs w:val="24"/>
        </w:rPr>
        <w:lastRenderedPageBreak/>
        <w:t xml:space="preserve">Mean summer concentrations of org P and org N </w:t>
      </w:r>
      <w:r w:rsidR="009A4AD4" w:rsidRPr="007F7F88">
        <w:rPr>
          <w:sz w:val="24"/>
          <w:szCs w:val="24"/>
        </w:rPr>
        <w:t>(after 1989</w:t>
      </w:r>
      <w:r w:rsidR="00CC66E6" w:rsidRPr="007F7F88">
        <w:rPr>
          <w:sz w:val="24"/>
          <w:szCs w:val="24"/>
        </w:rPr>
        <w:t>, individual data not shown</w:t>
      </w:r>
      <w:r w:rsidR="009A4AD4" w:rsidRPr="007F7F88">
        <w:rPr>
          <w:sz w:val="24"/>
          <w:szCs w:val="24"/>
        </w:rPr>
        <w:t xml:space="preserve">) </w:t>
      </w:r>
      <w:r w:rsidRPr="007F7F88">
        <w:rPr>
          <w:sz w:val="24"/>
          <w:szCs w:val="24"/>
        </w:rPr>
        <w:t xml:space="preserve">were linearly related to the annual inputs </w:t>
      </w:r>
      <w:r w:rsidR="00795EE3" w:rsidRPr="007F7F88">
        <w:rPr>
          <w:sz w:val="24"/>
          <w:szCs w:val="24"/>
        </w:rPr>
        <w:t xml:space="preserve">measured </w:t>
      </w:r>
      <w:r w:rsidR="009A4AD4" w:rsidRPr="007F7F88">
        <w:rPr>
          <w:sz w:val="24"/>
          <w:szCs w:val="24"/>
        </w:rPr>
        <w:t xml:space="preserve">in the same year </w:t>
      </w:r>
      <w:r w:rsidRPr="007F7F88">
        <w:rPr>
          <w:sz w:val="24"/>
          <w:szCs w:val="24"/>
        </w:rPr>
        <w:t>according to</w:t>
      </w:r>
      <w:r w:rsidR="00795EE3" w:rsidRPr="007F7F88">
        <w:rPr>
          <w:sz w:val="24"/>
          <w:szCs w:val="24"/>
        </w:rPr>
        <w:t xml:space="preserve"> the two </w:t>
      </w:r>
      <w:r w:rsidR="00832EEF" w:rsidRPr="007F7F88">
        <w:rPr>
          <w:sz w:val="24"/>
          <w:szCs w:val="24"/>
        </w:rPr>
        <w:t>regressions</w:t>
      </w:r>
      <w:r w:rsidRPr="007F7F88">
        <w:rPr>
          <w:sz w:val="24"/>
          <w:szCs w:val="24"/>
        </w:rPr>
        <w:t xml:space="preserve">: </w:t>
      </w:r>
      <w:r w:rsidR="00795EE3" w:rsidRPr="007F7F88">
        <w:rPr>
          <w:sz w:val="24"/>
          <w:szCs w:val="24"/>
        </w:rPr>
        <w:t>(1) org P (</w:t>
      </w:r>
      <w:r w:rsidR="00795EE3" w:rsidRPr="007F7F88">
        <w:rPr>
          <w:rFonts w:cstheme="minorHAnsi"/>
          <w:sz w:val="24"/>
          <w:szCs w:val="24"/>
        </w:rPr>
        <w:t>µ</w:t>
      </w:r>
      <w:r w:rsidR="00795EE3" w:rsidRPr="007F7F88">
        <w:rPr>
          <w:sz w:val="24"/>
          <w:szCs w:val="24"/>
        </w:rPr>
        <w:t>g P L</w:t>
      </w:r>
      <w:r w:rsidR="00795EE3" w:rsidRPr="007F7F88">
        <w:rPr>
          <w:sz w:val="24"/>
          <w:szCs w:val="24"/>
          <w:vertAlign w:val="superscript"/>
        </w:rPr>
        <w:t>-1</w:t>
      </w:r>
      <w:r w:rsidR="00795EE3" w:rsidRPr="007F7F88">
        <w:rPr>
          <w:sz w:val="24"/>
          <w:szCs w:val="24"/>
        </w:rPr>
        <w:t xml:space="preserve">) = </w:t>
      </w:r>
      <w:r w:rsidR="00AD1727" w:rsidRPr="007F7F88">
        <w:rPr>
          <w:sz w:val="24"/>
          <w:szCs w:val="24"/>
        </w:rPr>
        <w:t>1</w:t>
      </w:r>
      <w:r w:rsidR="006A44C2" w:rsidRPr="007F7F88">
        <w:rPr>
          <w:sz w:val="24"/>
          <w:szCs w:val="24"/>
        </w:rPr>
        <w:t>6.0</w:t>
      </w:r>
      <w:r w:rsidR="00795EE3" w:rsidRPr="007F7F88">
        <w:rPr>
          <w:sz w:val="24"/>
          <w:szCs w:val="24"/>
        </w:rPr>
        <w:t xml:space="preserve"> TP</w:t>
      </w:r>
      <w:r w:rsidR="00795EE3" w:rsidRPr="007F7F88">
        <w:rPr>
          <w:sz w:val="24"/>
          <w:szCs w:val="24"/>
          <w:vertAlign w:val="subscript"/>
        </w:rPr>
        <w:t>IN</w:t>
      </w:r>
      <w:r w:rsidR="00795EE3" w:rsidRPr="007F7F88">
        <w:rPr>
          <w:sz w:val="24"/>
          <w:szCs w:val="24"/>
        </w:rPr>
        <w:t xml:space="preserve"> (ton P year</w:t>
      </w:r>
      <w:r w:rsidR="00795EE3" w:rsidRPr="007F7F88">
        <w:rPr>
          <w:sz w:val="24"/>
          <w:szCs w:val="24"/>
          <w:vertAlign w:val="superscript"/>
        </w:rPr>
        <w:t>-1</w:t>
      </w:r>
      <w:r w:rsidR="00795EE3" w:rsidRPr="007F7F88">
        <w:rPr>
          <w:sz w:val="24"/>
          <w:szCs w:val="24"/>
        </w:rPr>
        <w:t xml:space="preserve">, </w:t>
      </w:r>
      <w:r w:rsidR="00DA5C6C" w:rsidRPr="007F7F88">
        <w:rPr>
          <w:sz w:val="24"/>
          <w:szCs w:val="24"/>
        </w:rPr>
        <w:t>R</w:t>
      </w:r>
      <w:r w:rsidR="00795EE3" w:rsidRPr="007F7F88">
        <w:rPr>
          <w:sz w:val="24"/>
          <w:szCs w:val="24"/>
          <w:vertAlign w:val="superscript"/>
        </w:rPr>
        <w:t>2</w:t>
      </w:r>
      <w:r w:rsidR="00795EE3" w:rsidRPr="007F7F88">
        <w:rPr>
          <w:sz w:val="24"/>
          <w:szCs w:val="24"/>
        </w:rPr>
        <w:t xml:space="preserve"> = 0.</w:t>
      </w:r>
      <w:r w:rsidR="00AD1727" w:rsidRPr="007F7F88">
        <w:rPr>
          <w:sz w:val="24"/>
          <w:szCs w:val="24"/>
        </w:rPr>
        <w:t>85</w:t>
      </w:r>
      <w:r w:rsidR="00795EE3" w:rsidRPr="007F7F88">
        <w:rPr>
          <w:sz w:val="24"/>
          <w:szCs w:val="24"/>
        </w:rPr>
        <w:t>, p &lt; 0.0</w:t>
      </w:r>
      <w:r w:rsidR="00F469A5" w:rsidRPr="007F7F88">
        <w:rPr>
          <w:sz w:val="24"/>
          <w:szCs w:val="24"/>
        </w:rPr>
        <w:t>1</w:t>
      </w:r>
      <w:r w:rsidR="00795EE3" w:rsidRPr="007F7F88">
        <w:rPr>
          <w:sz w:val="24"/>
          <w:szCs w:val="24"/>
        </w:rPr>
        <w:t>) and (2) org N (</w:t>
      </w:r>
      <w:r w:rsidR="00795EE3" w:rsidRPr="007F7F88">
        <w:rPr>
          <w:rFonts w:cstheme="minorHAnsi"/>
          <w:sz w:val="24"/>
          <w:szCs w:val="24"/>
        </w:rPr>
        <w:t>µ</w:t>
      </w:r>
      <w:r w:rsidR="00795EE3" w:rsidRPr="007F7F88">
        <w:rPr>
          <w:sz w:val="24"/>
          <w:szCs w:val="24"/>
        </w:rPr>
        <w:t>g N L</w:t>
      </w:r>
      <w:r w:rsidR="00795EE3" w:rsidRPr="007F7F88">
        <w:rPr>
          <w:sz w:val="24"/>
          <w:szCs w:val="24"/>
          <w:vertAlign w:val="superscript"/>
        </w:rPr>
        <w:t>-1</w:t>
      </w:r>
      <w:r w:rsidR="00795EE3" w:rsidRPr="007F7F88">
        <w:rPr>
          <w:sz w:val="24"/>
          <w:szCs w:val="24"/>
        </w:rPr>
        <w:t xml:space="preserve">) = </w:t>
      </w:r>
      <w:r w:rsidR="007B7817" w:rsidRPr="007F7F88">
        <w:rPr>
          <w:sz w:val="24"/>
          <w:szCs w:val="24"/>
        </w:rPr>
        <w:t>6.86</w:t>
      </w:r>
      <w:r w:rsidR="00795EE3" w:rsidRPr="007F7F88">
        <w:rPr>
          <w:sz w:val="24"/>
          <w:szCs w:val="24"/>
        </w:rPr>
        <w:t xml:space="preserve"> TN</w:t>
      </w:r>
      <w:r w:rsidR="00795EE3" w:rsidRPr="007F7F88">
        <w:rPr>
          <w:sz w:val="24"/>
          <w:szCs w:val="24"/>
          <w:vertAlign w:val="subscript"/>
        </w:rPr>
        <w:t xml:space="preserve">IN </w:t>
      </w:r>
      <w:r w:rsidR="00795EE3" w:rsidRPr="007F7F88">
        <w:rPr>
          <w:sz w:val="24"/>
          <w:szCs w:val="24"/>
        </w:rPr>
        <w:t>(ton N year</w:t>
      </w:r>
      <w:r w:rsidR="00795EE3" w:rsidRPr="007F7F88">
        <w:rPr>
          <w:sz w:val="24"/>
          <w:szCs w:val="24"/>
          <w:vertAlign w:val="superscript"/>
        </w:rPr>
        <w:t>-1</w:t>
      </w:r>
      <w:r w:rsidR="00795EE3" w:rsidRPr="007F7F88">
        <w:rPr>
          <w:sz w:val="24"/>
          <w:szCs w:val="24"/>
        </w:rPr>
        <w:t>, r</w:t>
      </w:r>
      <w:r w:rsidR="00795EE3" w:rsidRPr="007F7F88">
        <w:rPr>
          <w:sz w:val="24"/>
          <w:szCs w:val="24"/>
          <w:vertAlign w:val="superscript"/>
        </w:rPr>
        <w:t>2</w:t>
      </w:r>
      <w:r w:rsidR="00795EE3" w:rsidRPr="007F7F88">
        <w:rPr>
          <w:sz w:val="24"/>
          <w:szCs w:val="24"/>
        </w:rPr>
        <w:t xml:space="preserve"> = 0.</w:t>
      </w:r>
      <w:r w:rsidR="002330E4" w:rsidRPr="007F7F88">
        <w:rPr>
          <w:sz w:val="24"/>
          <w:szCs w:val="24"/>
        </w:rPr>
        <w:t>89</w:t>
      </w:r>
      <w:r w:rsidR="00F469A5" w:rsidRPr="007F7F88">
        <w:rPr>
          <w:sz w:val="24"/>
          <w:szCs w:val="24"/>
        </w:rPr>
        <w:t>, p &lt; 0.01</w:t>
      </w:r>
      <w:r w:rsidR="00795EE3" w:rsidRPr="007F7F88">
        <w:rPr>
          <w:sz w:val="24"/>
          <w:szCs w:val="24"/>
        </w:rPr>
        <w:t>).</w:t>
      </w:r>
      <w:r w:rsidR="00F469A5" w:rsidRPr="007F7F88">
        <w:rPr>
          <w:sz w:val="24"/>
          <w:szCs w:val="24"/>
        </w:rPr>
        <w:t xml:space="preserve">  </w:t>
      </w:r>
      <w:r w:rsidR="00795EE3" w:rsidRPr="007F7F88">
        <w:rPr>
          <w:sz w:val="24"/>
          <w:szCs w:val="24"/>
        </w:rPr>
        <w:t xml:space="preserve"> </w:t>
      </w:r>
      <w:r w:rsidRPr="007F7F88">
        <w:rPr>
          <w:sz w:val="24"/>
          <w:szCs w:val="24"/>
        </w:rPr>
        <w:t xml:space="preserve"> </w:t>
      </w:r>
    </w:p>
    <w:p w14:paraId="7D742425" w14:textId="77777777" w:rsidR="00191606" w:rsidRPr="007F7F88" w:rsidRDefault="00F47DA8" w:rsidP="00BF6C3C">
      <w:pPr>
        <w:spacing w:line="480" w:lineRule="auto"/>
        <w:rPr>
          <w:i/>
          <w:sz w:val="24"/>
          <w:szCs w:val="24"/>
        </w:rPr>
      </w:pPr>
      <w:r w:rsidRPr="007F7F88">
        <w:rPr>
          <w:sz w:val="24"/>
          <w:szCs w:val="24"/>
        </w:rPr>
        <w:t>Re</w:t>
      </w:r>
      <w:r w:rsidR="005502C2" w:rsidRPr="007F7F88">
        <w:rPr>
          <w:sz w:val="24"/>
          <w:szCs w:val="24"/>
        </w:rPr>
        <w:t xml:space="preserve">tention of P and N </w:t>
      </w:r>
      <w:r w:rsidRPr="007F7F88">
        <w:rPr>
          <w:sz w:val="24"/>
          <w:szCs w:val="24"/>
        </w:rPr>
        <w:t>in Lake Arresø and new lakes</w:t>
      </w:r>
      <w:r w:rsidRPr="007F7F88">
        <w:rPr>
          <w:i/>
          <w:sz w:val="24"/>
          <w:szCs w:val="24"/>
        </w:rPr>
        <w:t xml:space="preserve"> </w:t>
      </w:r>
    </w:p>
    <w:p w14:paraId="4DEB650C" w14:textId="059B41EA" w:rsidR="007D0AD9" w:rsidRPr="007F7F88" w:rsidRDefault="00636C35" w:rsidP="00BF6C3C">
      <w:pPr>
        <w:spacing w:line="480" w:lineRule="auto"/>
        <w:rPr>
          <w:sz w:val="24"/>
          <w:szCs w:val="24"/>
        </w:rPr>
      </w:pPr>
      <w:r w:rsidRPr="007F7F88">
        <w:rPr>
          <w:sz w:val="24"/>
          <w:szCs w:val="24"/>
        </w:rPr>
        <w:t xml:space="preserve">Annual input and output of TP changed almost in concert over the years, though long water retention time retained some TP in the lake, while short water retention time released some TP (Fig. </w:t>
      </w:r>
      <w:r w:rsidR="00175BBC" w:rsidRPr="007F7F88">
        <w:rPr>
          <w:sz w:val="24"/>
          <w:szCs w:val="24"/>
        </w:rPr>
        <w:t>3</w:t>
      </w:r>
      <w:r w:rsidRPr="007F7F88">
        <w:rPr>
          <w:sz w:val="24"/>
          <w:szCs w:val="24"/>
        </w:rPr>
        <w:t>). In contrast, T</w:t>
      </w:r>
      <w:r w:rsidR="005502C2" w:rsidRPr="007F7F88">
        <w:rPr>
          <w:sz w:val="24"/>
          <w:szCs w:val="24"/>
        </w:rPr>
        <w:t>N input to Lake Arresø exceeded TN out</w:t>
      </w:r>
      <w:r w:rsidR="0081238E" w:rsidRPr="007F7F88">
        <w:rPr>
          <w:sz w:val="24"/>
          <w:szCs w:val="24"/>
        </w:rPr>
        <w:t>put</w:t>
      </w:r>
      <w:r w:rsidR="005502C2" w:rsidRPr="007F7F88">
        <w:rPr>
          <w:sz w:val="24"/>
          <w:szCs w:val="24"/>
        </w:rPr>
        <w:t xml:space="preserve"> </w:t>
      </w:r>
      <w:r w:rsidR="00F47DA8" w:rsidRPr="007F7F88">
        <w:rPr>
          <w:sz w:val="24"/>
          <w:szCs w:val="24"/>
        </w:rPr>
        <w:t>every year</w:t>
      </w:r>
      <w:r w:rsidR="005502C2" w:rsidRPr="007F7F88">
        <w:rPr>
          <w:sz w:val="24"/>
          <w:szCs w:val="24"/>
        </w:rPr>
        <w:t xml:space="preserve"> </w:t>
      </w:r>
      <w:r w:rsidR="00F47DA8" w:rsidRPr="007F7F88">
        <w:rPr>
          <w:sz w:val="24"/>
          <w:szCs w:val="24"/>
        </w:rPr>
        <w:t xml:space="preserve">(Fig. </w:t>
      </w:r>
      <w:r w:rsidR="005502C2" w:rsidRPr="007F7F88">
        <w:rPr>
          <w:sz w:val="24"/>
          <w:szCs w:val="24"/>
        </w:rPr>
        <w:t>2</w:t>
      </w:r>
      <w:r w:rsidR="00506DB6" w:rsidRPr="007F7F88">
        <w:rPr>
          <w:sz w:val="24"/>
          <w:szCs w:val="24"/>
        </w:rPr>
        <w:t xml:space="preserve">, </w:t>
      </w:r>
      <w:r w:rsidR="005502C2" w:rsidRPr="007F7F88">
        <w:rPr>
          <w:sz w:val="24"/>
          <w:szCs w:val="24"/>
        </w:rPr>
        <w:t>Fig. S</w:t>
      </w:r>
      <w:r w:rsidR="00506DB6" w:rsidRPr="007F7F88">
        <w:rPr>
          <w:sz w:val="24"/>
          <w:szCs w:val="24"/>
        </w:rPr>
        <w:t>2</w:t>
      </w:r>
      <w:r w:rsidR="00F47DA8" w:rsidRPr="007F7F88">
        <w:rPr>
          <w:sz w:val="24"/>
          <w:szCs w:val="24"/>
        </w:rPr>
        <w:t xml:space="preserve">). </w:t>
      </w:r>
      <w:r w:rsidR="005502C2" w:rsidRPr="007F7F88">
        <w:rPr>
          <w:sz w:val="24"/>
          <w:szCs w:val="24"/>
        </w:rPr>
        <w:t xml:space="preserve">The annual retention of TN in the lake </w:t>
      </w:r>
      <w:r w:rsidRPr="007F7F88">
        <w:rPr>
          <w:sz w:val="24"/>
          <w:szCs w:val="24"/>
        </w:rPr>
        <w:t xml:space="preserve">as a percentage of the </w:t>
      </w:r>
      <w:r w:rsidR="005502C2" w:rsidRPr="007F7F88">
        <w:rPr>
          <w:sz w:val="24"/>
          <w:szCs w:val="24"/>
        </w:rPr>
        <w:t>input was high and increased with water retention time</w:t>
      </w:r>
      <w:r w:rsidR="0081238E" w:rsidRPr="007F7F88">
        <w:rPr>
          <w:sz w:val="24"/>
          <w:szCs w:val="24"/>
        </w:rPr>
        <w:t>,</w:t>
      </w:r>
      <w:r w:rsidR="005502C2" w:rsidRPr="007F7F88">
        <w:rPr>
          <w:sz w:val="24"/>
          <w:szCs w:val="24"/>
        </w:rPr>
        <w:t xml:space="preserve"> leaving more time for TN removal</w:t>
      </w:r>
      <w:r w:rsidRPr="007F7F88">
        <w:rPr>
          <w:sz w:val="24"/>
          <w:szCs w:val="24"/>
        </w:rPr>
        <w:t xml:space="preserve"> </w:t>
      </w:r>
      <w:r w:rsidR="0081238E" w:rsidRPr="007F7F88">
        <w:rPr>
          <w:sz w:val="24"/>
          <w:szCs w:val="24"/>
        </w:rPr>
        <w:t xml:space="preserve">to </w:t>
      </w:r>
      <w:r w:rsidR="00D662E1" w:rsidRPr="007F7F88">
        <w:rPr>
          <w:sz w:val="24"/>
          <w:szCs w:val="24"/>
        </w:rPr>
        <w:t>tak</w:t>
      </w:r>
      <w:r w:rsidR="0081238E" w:rsidRPr="007F7F88">
        <w:rPr>
          <w:sz w:val="24"/>
          <w:szCs w:val="24"/>
        </w:rPr>
        <w:t>e</w:t>
      </w:r>
      <w:r w:rsidR="00D662E1" w:rsidRPr="007F7F88">
        <w:rPr>
          <w:sz w:val="24"/>
          <w:szCs w:val="24"/>
        </w:rPr>
        <w:t xml:space="preserve"> place </w:t>
      </w:r>
      <w:r w:rsidRPr="007F7F88">
        <w:rPr>
          <w:sz w:val="24"/>
          <w:szCs w:val="24"/>
        </w:rPr>
        <w:t>within the lake</w:t>
      </w:r>
      <w:r w:rsidR="005502C2" w:rsidRPr="007F7F88">
        <w:rPr>
          <w:sz w:val="24"/>
          <w:szCs w:val="24"/>
        </w:rPr>
        <w:t xml:space="preserve"> (Fig. 3). </w:t>
      </w:r>
      <w:r w:rsidR="000C50E4" w:rsidRPr="007F7F88">
        <w:rPr>
          <w:sz w:val="24"/>
          <w:szCs w:val="24"/>
        </w:rPr>
        <w:t xml:space="preserve">Over the years, </w:t>
      </w:r>
      <w:r w:rsidR="009A4AD4" w:rsidRPr="007F7F88">
        <w:rPr>
          <w:sz w:val="24"/>
          <w:szCs w:val="24"/>
        </w:rPr>
        <w:t>N</w:t>
      </w:r>
      <w:r w:rsidR="000C50E4" w:rsidRPr="007F7F88">
        <w:rPr>
          <w:sz w:val="24"/>
          <w:szCs w:val="24"/>
        </w:rPr>
        <w:t xml:space="preserve"> removal decreased almost linearly along with the reduced input (from 580 to 160 tons), causing approximately a 60% loss of input (Fig. S2). Relative to the 31.6 km</w:t>
      </w:r>
      <w:r w:rsidR="000C50E4" w:rsidRPr="007F7F88">
        <w:rPr>
          <w:sz w:val="24"/>
          <w:szCs w:val="24"/>
          <w:vertAlign w:val="superscript"/>
        </w:rPr>
        <w:t>2</w:t>
      </w:r>
      <w:r w:rsidR="000C50E4" w:rsidRPr="007F7F88">
        <w:rPr>
          <w:sz w:val="24"/>
          <w:szCs w:val="24"/>
        </w:rPr>
        <w:t xml:space="preserve"> with soft sediments, the annual loss was 8.7–2.4 g N m</w:t>
      </w:r>
      <w:r w:rsidR="000C50E4" w:rsidRPr="007F7F88">
        <w:rPr>
          <w:sz w:val="24"/>
          <w:szCs w:val="24"/>
          <w:vertAlign w:val="superscript"/>
        </w:rPr>
        <w:t>-2</w:t>
      </w:r>
      <w:r w:rsidR="000C50E4" w:rsidRPr="007F7F88">
        <w:rPr>
          <w:sz w:val="24"/>
          <w:szCs w:val="24"/>
        </w:rPr>
        <w:t xml:space="preserve">. </w:t>
      </w:r>
      <w:r w:rsidR="00F47DA8" w:rsidRPr="007F7F88">
        <w:rPr>
          <w:sz w:val="24"/>
          <w:szCs w:val="24"/>
        </w:rPr>
        <w:t xml:space="preserve">Because the </w:t>
      </w:r>
      <w:r w:rsidR="009A4AD4" w:rsidRPr="007F7F88">
        <w:rPr>
          <w:sz w:val="24"/>
          <w:szCs w:val="24"/>
        </w:rPr>
        <w:t>N</w:t>
      </w:r>
      <w:r w:rsidR="00F47DA8" w:rsidRPr="007F7F88">
        <w:rPr>
          <w:sz w:val="24"/>
          <w:szCs w:val="24"/>
        </w:rPr>
        <w:t xml:space="preserve"> pool in the upper sediments decreased from 1988</w:t>
      </w:r>
      <w:r w:rsidRPr="007F7F88">
        <w:rPr>
          <w:sz w:val="24"/>
          <w:szCs w:val="24"/>
        </w:rPr>
        <w:t xml:space="preserve"> to </w:t>
      </w:r>
      <w:r w:rsidR="00F47DA8" w:rsidRPr="007F7F88">
        <w:rPr>
          <w:sz w:val="24"/>
          <w:szCs w:val="24"/>
        </w:rPr>
        <w:t>201</w:t>
      </w:r>
      <w:r w:rsidRPr="007F7F88">
        <w:rPr>
          <w:sz w:val="24"/>
          <w:szCs w:val="24"/>
        </w:rPr>
        <w:t>8</w:t>
      </w:r>
      <w:r w:rsidR="00F76B6C" w:rsidRPr="007F7F88">
        <w:rPr>
          <w:sz w:val="24"/>
          <w:szCs w:val="24"/>
        </w:rPr>
        <w:t xml:space="preserve"> (see later)</w:t>
      </w:r>
      <w:r w:rsidR="00F47DA8" w:rsidRPr="007F7F88">
        <w:rPr>
          <w:sz w:val="24"/>
          <w:szCs w:val="24"/>
        </w:rPr>
        <w:t xml:space="preserve">, this removal represents a </w:t>
      </w:r>
      <w:r w:rsidR="00BF48E1" w:rsidRPr="007F7F88">
        <w:rPr>
          <w:sz w:val="24"/>
          <w:szCs w:val="24"/>
        </w:rPr>
        <w:t xml:space="preserve">minimum </w:t>
      </w:r>
      <w:r w:rsidR="00F47DA8" w:rsidRPr="007F7F88">
        <w:rPr>
          <w:sz w:val="24"/>
          <w:szCs w:val="24"/>
        </w:rPr>
        <w:t>net loss by denitrification</w:t>
      </w:r>
      <w:r w:rsidR="00BF48E1" w:rsidRPr="007F7F88">
        <w:rPr>
          <w:sz w:val="24"/>
          <w:szCs w:val="24"/>
        </w:rPr>
        <w:t xml:space="preserve"> because </w:t>
      </w:r>
      <w:r w:rsidR="007D0AD9" w:rsidRPr="007F7F88">
        <w:rPr>
          <w:sz w:val="24"/>
          <w:szCs w:val="24"/>
        </w:rPr>
        <w:t xml:space="preserve">neither </w:t>
      </w:r>
      <w:r w:rsidR="00BF48E1" w:rsidRPr="007F7F88">
        <w:rPr>
          <w:sz w:val="24"/>
          <w:szCs w:val="24"/>
        </w:rPr>
        <w:t xml:space="preserve">the </w:t>
      </w:r>
      <w:r w:rsidR="00175BBC" w:rsidRPr="007F7F88">
        <w:rPr>
          <w:sz w:val="24"/>
          <w:szCs w:val="24"/>
        </w:rPr>
        <w:t xml:space="preserve">reduction of the </w:t>
      </w:r>
      <w:r w:rsidR="007D0AD9" w:rsidRPr="007F7F88">
        <w:rPr>
          <w:sz w:val="24"/>
          <w:szCs w:val="24"/>
        </w:rPr>
        <w:t>sediment</w:t>
      </w:r>
      <w:r w:rsidR="00175BBC" w:rsidRPr="007F7F88">
        <w:rPr>
          <w:sz w:val="24"/>
          <w:szCs w:val="24"/>
        </w:rPr>
        <w:t xml:space="preserve">’s </w:t>
      </w:r>
      <w:r w:rsidR="009A4AD4" w:rsidRPr="007F7F88">
        <w:rPr>
          <w:sz w:val="24"/>
          <w:szCs w:val="24"/>
        </w:rPr>
        <w:t>N</w:t>
      </w:r>
      <w:r w:rsidR="00B90B6D" w:rsidRPr="007F7F88">
        <w:rPr>
          <w:sz w:val="24"/>
          <w:szCs w:val="24"/>
        </w:rPr>
        <w:t xml:space="preserve"> </w:t>
      </w:r>
      <w:r w:rsidR="00175BBC" w:rsidRPr="007F7F88">
        <w:rPr>
          <w:sz w:val="24"/>
          <w:szCs w:val="24"/>
        </w:rPr>
        <w:t xml:space="preserve">pool </w:t>
      </w:r>
      <w:r w:rsidR="007D0AD9" w:rsidRPr="007F7F88">
        <w:rPr>
          <w:sz w:val="24"/>
          <w:szCs w:val="24"/>
        </w:rPr>
        <w:t xml:space="preserve">nor </w:t>
      </w:r>
      <w:r w:rsidR="009A4AD4" w:rsidRPr="007F7F88">
        <w:rPr>
          <w:sz w:val="24"/>
          <w:szCs w:val="24"/>
        </w:rPr>
        <w:t>N</w:t>
      </w:r>
      <w:r w:rsidR="00BF48E1" w:rsidRPr="007F7F88">
        <w:rPr>
          <w:sz w:val="24"/>
          <w:szCs w:val="24"/>
        </w:rPr>
        <w:t xml:space="preserve"> fixation </w:t>
      </w:r>
      <w:r w:rsidR="007D0AD9" w:rsidRPr="007F7F88">
        <w:rPr>
          <w:sz w:val="24"/>
          <w:szCs w:val="24"/>
        </w:rPr>
        <w:t>by cyanobacteria w</w:t>
      </w:r>
      <w:r w:rsidR="000D5013" w:rsidRPr="007F7F88">
        <w:rPr>
          <w:sz w:val="24"/>
          <w:szCs w:val="24"/>
        </w:rPr>
        <w:t>ere</w:t>
      </w:r>
      <w:r w:rsidR="007D0AD9" w:rsidRPr="007F7F88">
        <w:rPr>
          <w:sz w:val="24"/>
          <w:szCs w:val="24"/>
        </w:rPr>
        <w:t xml:space="preserve"> accounted for</w:t>
      </w:r>
      <w:r w:rsidR="00F47DA8" w:rsidRPr="007F7F88">
        <w:rPr>
          <w:sz w:val="24"/>
          <w:szCs w:val="24"/>
        </w:rPr>
        <w:t xml:space="preserve">. </w:t>
      </w:r>
    </w:p>
    <w:p w14:paraId="16D87866" w14:textId="7CFA227C" w:rsidR="00F47DA8" w:rsidRPr="007F7F88" w:rsidRDefault="00F47DA8" w:rsidP="00BF6C3C">
      <w:pPr>
        <w:spacing w:line="480" w:lineRule="auto"/>
        <w:rPr>
          <w:sz w:val="24"/>
          <w:szCs w:val="24"/>
        </w:rPr>
      </w:pPr>
      <w:r w:rsidRPr="007F7F88">
        <w:rPr>
          <w:sz w:val="24"/>
          <w:szCs w:val="24"/>
        </w:rPr>
        <w:t xml:space="preserve">During the first two years after constructing the </w:t>
      </w:r>
      <w:r w:rsidR="00B90B6D" w:rsidRPr="007F7F88">
        <w:rPr>
          <w:sz w:val="24"/>
          <w:szCs w:val="24"/>
        </w:rPr>
        <w:t xml:space="preserve">nearby </w:t>
      </w:r>
      <w:r w:rsidRPr="007F7F88">
        <w:rPr>
          <w:sz w:val="24"/>
          <w:szCs w:val="24"/>
        </w:rPr>
        <w:t>shallow Lake Strødam and Lake So</w:t>
      </w:r>
      <w:r w:rsidR="0081238E" w:rsidRPr="007F7F88">
        <w:rPr>
          <w:sz w:val="24"/>
          <w:szCs w:val="24"/>
        </w:rPr>
        <w:t>l</w:t>
      </w:r>
      <w:r w:rsidRPr="007F7F88">
        <w:rPr>
          <w:sz w:val="24"/>
          <w:szCs w:val="24"/>
        </w:rPr>
        <w:t xml:space="preserve">bjerg they removed a high proportion of TP and TN input </w:t>
      </w:r>
      <w:r w:rsidR="0009090E" w:rsidRPr="007F7F88">
        <w:rPr>
          <w:sz w:val="24"/>
          <w:szCs w:val="24"/>
        </w:rPr>
        <w:t xml:space="preserve">from </w:t>
      </w:r>
      <w:r w:rsidR="000C50E4" w:rsidRPr="007F7F88">
        <w:rPr>
          <w:sz w:val="24"/>
          <w:szCs w:val="24"/>
        </w:rPr>
        <w:t>the inl</w:t>
      </w:r>
      <w:r w:rsidR="00B90B6D" w:rsidRPr="007F7F88">
        <w:rPr>
          <w:sz w:val="24"/>
          <w:szCs w:val="24"/>
        </w:rPr>
        <w:t>e</w:t>
      </w:r>
      <w:r w:rsidR="000C50E4" w:rsidRPr="007F7F88">
        <w:rPr>
          <w:sz w:val="24"/>
          <w:szCs w:val="24"/>
        </w:rPr>
        <w:t xml:space="preserve">t stream </w:t>
      </w:r>
      <w:r w:rsidRPr="007F7F88">
        <w:rPr>
          <w:sz w:val="24"/>
          <w:szCs w:val="24"/>
        </w:rPr>
        <w:t>(Fig</w:t>
      </w:r>
      <w:r w:rsidR="00F76B6C" w:rsidRPr="007F7F88">
        <w:rPr>
          <w:sz w:val="24"/>
          <w:szCs w:val="24"/>
        </w:rPr>
        <w:t xml:space="preserve">. </w:t>
      </w:r>
      <w:r w:rsidR="00E04FCF" w:rsidRPr="007F7F88">
        <w:rPr>
          <w:sz w:val="24"/>
          <w:szCs w:val="24"/>
        </w:rPr>
        <w:t>4</w:t>
      </w:r>
      <w:r w:rsidRPr="007F7F88">
        <w:rPr>
          <w:sz w:val="24"/>
          <w:szCs w:val="24"/>
        </w:rPr>
        <w:t xml:space="preserve">). The loss of TP during passage </w:t>
      </w:r>
      <w:r w:rsidR="0009090E" w:rsidRPr="007F7F88">
        <w:rPr>
          <w:sz w:val="24"/>
          <w:szCs w:val="24"/>
        </w:rPr>
        <w:t>was</w:t>
      </w:r>
      <w:r w:rsidRPr="007F7F88">
        <w:rPr>
          <w:sz w:val="24"/>
          <w:szCs w:val="24"/>
        </w:rPr>
        <w:t xml:space="preserve"> probably due to </w:t>
      </w:r>
      <w:r w:rsidR="00F76B6C" w:rsidRPr="007F7F88">
        <w:rPr>
          <w:sz w:val="24"/>
          <w:szCs w:val="24"/>
        </w:rPr>
        <w:t xml:space="preserve">net </w:t>
      </w:r>
      <w:r w:rsidRPr="007F7F88">
        <w:rPr>
          <w:sz w:val="24"/>
          <w:szCs w:val="24"/>
        </w:rPr>
        <w:t xml:space="preserve">particle sedimentation and P-adsorption in the submerged terrestrial soils. After the </w:t>
      </w:r>
      <w:r w:rsidR="003A6733" w:rsidRPr="007F7F88">
        <w:rPr>
          <w:sz w:val="24"/>
          <w:szCs w:val="24"/>
        </w:rPr>
        <w:t xml:space="preserve">first </w:t>
      </w:r>
      <w:r w:rsidRPr="007F7F88">
        <w:rPr>
          <w:sz w:val="24"/>
          <w:szCs w:val="24"/>
        </w:rPr>
        <w:t xml:space="preserve">two </w:t>
      </w:r>
      <w:r w:rsidR="000D5013" w:rsidRPr="007F7F88">
        <w:rPr>
          <w:sz w:val="24"/>
          <w:szCs w:val="24"/>
        </w:rPr>
        <w:t>ye</w:t>
      </w:r>
      <w:r w:rsidRPr="007F7F88">
        <w:rPr>
          <w:sz w:val="24"/>
          <w:szCs w:val="24"/>
        </w:rPr>
        <w:t xml:space="preserve">ars, however, TP retention </w:t>
      </w:r>
      <w:r w:rsidR="00875529" w:rsidRPr="007F7F88">
        <w:rPr>
          <w:sz w:val="24"/>
          <w:szCs w:val="24"/>
        </w:rPr>
        <w:t xml:space="preserve">in the new lakes </w:t>
      </w:r>
      <w:r w:rsidRPr="007F7F88">
        <w:rPr>
          <w:sz w:val="24"/>
          <w:szCs w:val="24"/>
        </w:rPr>
        <w:t>became minimal</w:t>
      </w:r>
      <w:r w:rsidR="003A0B9C" w:rsidRPr="007F7F88">
        <w:rPr>
          <w:sz w:val="24"/>
          <w:szCs w:val="24"/>
        </w:rPr>
        <w:t>,</w:t>
      </w:r>
      <w:r w:rsidRPr="007F7F88">
        <w:rPr>
          <w:sz w:val="24"/>
          <w:szCs w:val="24"/>
        </w:rPr>
        <w:t xml:space="preserve"> as a balance between particle sedimentation-resuspension and P-adsorption </w:t>
      </w:r>
      <w:r w:rsidRPr="007F7F88">
        <w:rPr>
          <w:sz w:val="24"/>
          <w:szCs w:val="24"/>
        </w:rPr>
        <w:lastRenderedPageBreak/>
        <w:t xml:space="preserve">and release was </w:t>
      </w:r>
      <w:r w:rsidR="000D5013" w:rsidRPr="007F7F88">
        <w:rPr>
          <w:sz w:val="24"/>
          <w:szCs w:val="24"/>
        </w:rPr>
        <w:t>established</w:t>
      </w:r>
      <w:r w:rsidRPr="007F7F88">
        <w:rPr>
          <w:sz w:val="24"/>
          <w:szCs w:val="24"/>
        </w:rPr>
        <w:t xml:space="preserve">. The </w:t>
      </w:r>
      <w:r w:rsidR="0081238E" w:rsidRPr="007F7F88">
        <w:rPr>
          <w:sz w:val="24"/>
          <w:szCs w:val="24"/>
        </w:rPr>
        <w:t xml:space="preserve">initial </w:t>
      </w:r>
      <w:r w:rsidRPr="007F7F88">
        <w:rPr>
          <w:sz w:val="24"/>
          <w:szCs w:val="24"/>
        </w:rPr>
        <w:t xml:space="preserve">loss of TN may </w:t>
      </w:r>
      <w:r w:rsidR="0081238E" w:rsidRPr="007F7F88">
        <w:rPr>
          <w:sz w:val="24"/>
          <w:szCs w:val="24"/>
        </w:rPr>
        <w:t xml:space="preserve">have </w:t>
      </w:r>
      <w:r w:rsidRPr="007F7F88">
        <w:rPr>
          <w:sz w:val="24"/>
          <w:szCs w:val="24"/>
        </w:rPr>
        <w:t>be</w:t>
      </w:r>
      <w:r w:rsidR="0081238E" w:rsidRPr="007F7F88">
        <w:rPr>
          <w:sz w:val="24"/>
          <w:szCs w:val="24"/>
        </w:rPr>
        <w:t>en</w:t>
      </w:r>
      <w:r w:rsidRPr="007F7F88">
        <w:rPr>
          <w:sz w:val="24"/>
          <w:szCs w:val="24"/>
        </w:rPr>
        <w:t xml:space="preserve"> due to </w:t>
      </w:r>
      <w:r w:rsidR="00F76B6C" w:rsidRPr="007F7F88">
        <w:rPr>
          <w:sz w:val="24"/>
          <w:szCs w:val="24"/>
        </w:rPr>
        <w:t xml:space="preserve">net </w:t>
      </w:r>
      <w:r w:rsidRPr="007F7F88">
        <w:rPr>
          <w:sz w:val="24"/>
          <w:szCs w:val="24"/>
        </w:rPr>
        <w:t>particle sedimentation</w:t>
      </w:r>
      <w:r w:rsidR="00636C35" w:rsidRPr="007F7F88">
        <w:rPr>
          <w:sz w:val="24"/>
          <w:szCs w:val="24"/>
        </w:rPr>
        <w:t xml:space="preserve"> </w:t>
      </w:r>
      <w:r w:rsidRPr="007F7F88">
        <w:rPr>
          <w:sz w:val="24"/>
          <w:szCs w:val="24"/>
        </w:rPr>
        <w:t>and denitrification in the sediments. After the</w:t>
      </w:r>
      <w:r w:rsidR="007D0AD9" w:rsidRPr="007F7F88">
        <w:rPr>
          <w:sz w:val="24"/>
          <w:szCs w:val="24"/>
        </w:rPr>
        <w:t>se</w:t>
      </w:r>
      <w:r w:rsidRPr="007F7F88">
        <w:rPr>
          <w:sz w:val="24"/>
          <w:szCs w:val="24"/>
        </w:rPr>
        <w:t xml:space="preserve"> two in</w:t>
      </w:r>
      <w:r w:rsidR="00F76B6C" w:rsidRPr="007F7F88">
        <w:rPr>
          <w:sz w:val="24"/>
          <w:szCs w:val="24"/>
        </w:rPr>
        <w:t>i</w:t>
      </w:r>
      <w:r w:rsidRPr="007F7F88">
        <w:rPr>
          <w:sz w:val="24"/>
          <w:szCs w:val="24"/>
        </w:rPr>
        <w:t xml:space="preserve">tial years, nitrogen loss continued in Lake Solbjerg </w:t>
      </w:r>
      <w:r w:rsidR="005F23F0" w:rsidRPr="007F7F88">
        <w:rPr>
          <w:sz w:val="24"/>
          <w:szCs w:val="24"/>
        </w:rPr>
        <w:t>in year</w:t>
      </w:r>
      <w:r w:rsidR="0081238E" w:rsidRPr="007F7F88">
        <w:rPr>
          <w:sz w:val="24"/>
          <w:szCs w:val="24"/>
        </w:rPr>
        <w:t>s</w:t>
      </w:r>
      <w:r w:rsidR="005F23F0" w:rsidRPr="007F7F88">
        <w:rPr>
          <w:sz w:val="24"/>
          <w:szCs w:val="24"/>
        </w:rPr>
        <w:t xml:space="preserve"> 3, 4 and 5 at a </w:t>
      </w:r>
      <w:r w:rsidR="000D5013" w:rsidRPr="007F7F88">
        <w:rPr>
          <w:sz w:val="24"/>
          <w:szCs w:val="24"/>
        </w:rPr>
        <w:t xml:space="preserve">mean </w:t>
      </w:r>
      <w:r w:rsidR="005F23F0" w:rsidRPr="007F7F88">
        <w:rPr>
          <w:sz w:val="24"/>
          <w:szCs w:val="24"/>
        </w:rPr>
        <w:t>rate of 14.5 g N m</w:t>
      </w:r>
      <w:r w:rsidR="005F23F0" w:rsidRPr="007F7F88">
        <w:rPr>
          <w:sz w:val="24"/>
          <w:szCs w:val="24"/>
          <w:vertAlign w:val="superscript"/>
        </w:rPr>
        <w:t>-2</w:t>
      </w:r>
      <w:r w:rsidR="005F23F0" w:rsidRPr="007F7F88">
        <w:rPr>
          <w:sz w:val="24"/>
          <w:szCs w:val="24"/>
        </w:rPr>
        <w:t xml:space="preserve"> year</w:t>
      </w:r>
      <w:r w:rsidR="005F23F0" w:rsidRPr="007F7F88">
        <w:rPr>
          <w:sz w:val="24"/>
          <w:szCs w:val="24"/>
          <w:vertAlign w:val="superscript"/>
        </w:rPr>
        <w:t>-1</w:t>
      </w:r>
      <w:r w:rsidR="0081238E" w:rsidRPr="007F7F88">
        <w:rPr>
          <w:sz w:val="24"/>
          <w:szCs w:val="24"/>
        </w:rPr>
        <w:t xml:space="preserve">, </w:t>
      </w:r>
      <w:r w:rsidR="005F23F0" w:rsidRPr="007F7F88">
        <w:rPr>
          <w:sz w:val="24"/>
          <w:szCs w:val="24"/>
        </w:rPr>
        <w:t>l</w:t>
      </w:r>
      <w:r w:rsidRPr="007F7F88">
        <w:rPr>
          <w:sz w:val="24"/>
          <w:szCs w:val="24"/>
        </w:rPr>
        <w:t xml:space="preserve">ikely due to ongoing denitrification. </w:t>
      </w:r>
    </w:p>
    <w:p w14:paraId="39FA7987" w14:textId="6646034C" w:rsidR="00F47DA8" w:rsidRPr="007F7F88" w:rsidRDefault="00F47DA8" w:rsidP="00BF6C3C">
      <w:pPr>
        <w:spacing w:line="480" w:lineRule="auto"/>
        <w:rPr>
          <w:sz w:val="24"/>
          <w:szCs w:val="24"/>
        </w:rPr>
      </w:pPr>
      <w:r w:rsidRPr="007F7F88">
        <w:rPr>
          <w:sz w:val="24"/>
          <w:szCs w:val="24"/>
        </w:rPr>
        <w:t xml:space="preserve">Assuming that the annual loss per </w:t>
      </w:r>
      <w:r w:rsidR="00EE7068" w:rsidRPr="007F7F88">
        <w:rPr>
          <w:sz w:val="24"/>
          <w:szCs w:val="24"/>
        </w:rPr>
        <w:t xml:space="preserve">sediment </w:t>
      </w:r>
      <w:r w:rsidRPr="007F7F88">
        <w:rPr>
          <w:sz w:val="24"/>
          <w:szCs w:val="24"/>
        </w:rPr>
        <w:t>area in the four constructed shallow lakes in the catchment to Lake Arresø was the same as the annual mean loss in Lake Solbjerg in year</w:t>
      </w:r>
      <w:r w:rsidR="0081238E" w:rsidRPr="007F7F88">
        <w:rPr>
          <w:sz w:val="24"/>
          <w:szCs w:val="24"/>
        </w:rPr>
        <w:t>s</w:t>
      </w:r>
      <w:r w:rsidRPr="007F7F88">
        <w:rPr>
          <w:sz w:val="24"/>
          <w:szCs w:val="24"/>
        </w:rPr>
        <w:t xml:space="preserve"> 3, 4 and 5 after its construction, the combined annual loss w</w:t>
      </w:r>
      <w:r w:rsidR="005F23F0" w:rsidRPr="007F7F88">
        <w:rPr>
          <w:sz w:val="24"/>
          <w:szCs w:val="24"/>
        </w:rPr>
        <w:t xml:space="preserve">ould be </w:t>
      </w:r>
      <w:r w:rsidRPr="007F7F88">
        <w:rPr>
          <w:sz w:val="24"/>
          <w:szCs w:val="24"/>
        </w:rPr>
        <w:t>21.5 ton</w:t>
      </w:r>
      <w:r w:rsidR="0081238E" w:rsidRPr="007F7F88">
        <w:rPr>
          <w:sz w:val="24"/>
          <w:szCs w:val="24"/>
        </w:rPr>
        <w:t>s</w:t>
      </w:r>
      <w:r w:rsidRPr="007F7F88">
        <w:rPr>
          <w:sz w:val="24"/>
          <w:szCs w:val="24"/>
        </w:rPr>
        <w:t xml:space="preserve"> N from the four lakes (</w:t>
      </w:r>
      <w:r w:rsidR="00EE7068" w:rsidRPr="007F7F88">
        <w:rPr>
          <w:sz w:val="24"/>
          <w:szCs w:val="24"/>
        </w:rPr>
        <w:t xml:space="preserve">total </w:t>
      </w:r>
      <w:r w:rsidRPr="007F7F88">
        <w:rPr>
          <w:sz w:val="24"/>
          <w:szCs w:val="24"/>
        </w:rPr>
        <w:t xml:space="preserve">surface area 147.8 ha). </w:t>
      </w:r>
      <w:r w:rsidR="005A6645" w:rsidRPr="007F7F88">
        <w:rPr>
          <w:sz w:val="24"/>
          <w:szCs w:val="24"/>
        </w:rPr>
        <w:t xml:space="preserve">This is obviously a coarse calculation, but it is not critical to the total N loss, which is mainly determined by the large Lake Arresø. </w:t>
      </w:r>
      <w:r w:rsidRPr="007F7F88">
        <w:rPr>
          <w:sz w:val="24"/>
          <w:szCs w:val="24"/>
        </w:rPr>
        <w:t>The mean annual N loss by passage of Lake Arresø in the recent 10 years 2012</w:t>
      </w:r>
      <w:r w:rsidR="00775376" w:rsidRPr="007F7F88">
        <w:rPr>
          <w:sz w:val="24"/>
          <w:szCs w:val="24"/>
        </w:rPr>
        <w:t>–</w:t>
      </w:r>
      <w:r w:rsidRPr="007F7F88">
        <w:rPr>
          <w:sz w:val="24"/>
          <w:szCs w:val="24"/>
        </w:rPr>
        <w:t>2021 was 95.4 ton</w:t>
      </w:r>
      <w:r w:rsidR="0081238E" w:rsidRPr="007F7F88">
        <w:rPr>
          <w:sz w:val="24"/>
          <w:szCs w:val="24"/>
        </w:rPr>
        <w:t>s</w:t>
      </w:r>
      <w:r w:rsidRPr="007F7F88">
        <w:rPr>
          <w:sz w:val="24"/>
          <w:szCs w:val="24"/>
        </w:rPr>
        <w:t xml:space="preserve"> N. Thus, </w:t>
      </w:r>
      <w:r w:rsidR="00636C35" w:rsidRPr="007F7F88">
        <w:rPr>
          <w:sz w:val="24"/>
          <w:szCs w:val="24"/>
        </w:rPr>
        <w:t xml:space="preserve">total </w:t>
      </w:r>
      <w:r w:rsidRPr="007F7F88">
        <w:rPr>
          <w:sz w:val="24"/>
          <w:szCs w:val="24"/>
        </w:rPr>
        <w:t>re</w:t>
      </w:r>
      <w:r w:rsidR="00FE2AF9" w:rsidRPr="007F7F88">
        <w:rPr>
          <w:sz w:val="24"/>
          <w:szCs w:val="24"/>
        </w:rPr>
        <w:t xml:space="preserve">duction </w:t>
      </w:r>
      <w:r w:rsidR="00CB72AE" w:rsidRPr="007F7F88">
        <w:rPr>
          <w:sz w:val="24"/>
          <w:szCs w:val="24"/>
        </w:rPr>
        <w:t>o</w:t>
      </w:r>
      <w:r w:rsidR="00FE2AF9" w:rsidRPr="007F7F88">
        <w:rPr>
          <w:sz w:val="24"/>
          <w:szCs w:val="24"/>
        </w:rPr>
        <w:t xml:space="preserve">f annual N transport </w:t>
      </w:r>
      <w:r w:rsidRPr="007F7F88">
        <w:rPr>
          <w:sz w:val="24"/>
          <w:szCs w:val="24"/>
        </w:rPr>
        <w:t>was 117 ton</w:t>
      </w:r>
      <w:r w:rsidR="0081238E" w:rsidRPr="007F7F88">
        <w:rPr>
          <w:sz w:val="24"/>
          <w:szCs w:val="24"/>
        </w:rPr>
        <w:t>s</w:t>
      </w:r>
      <w:r w:rsidRPr="007F7F88">
        <w:rPr>
          <w:sz w:val="24"/>
          <w:szCs w:val="24"/>
        </w:rPr>
        <w:t xml:space="preserve"> N </w:t>
      </w:r>
      <w:r w:rsidR="00636C35" w:rsidRPr="007F7F88">
        <w:rPr>
          <w:sz w:val="24"/>
          <w:szCs w:val="24"/>
        </w:rPr>
        <w:t xml:space="preserve">in </w:t>
      </w:r>
      <w:r w:rsidRPr="007F7F88">
        <w:rPr>
          <w:sz w:val="24"/>
          <w:szCs w:val="24"/>
        </w:rPr>
        <w:t>all five lakes</w:t>
      </w:r>
      <w:r w:rsidR="00F512DF" w:rsidRPr="007F7F88">
        <w:rPr>
          <w:sz w:val="24"/>
          <w:szCs w:val="24"/>
        </w:rPr>
        <w:t xml:space="preserve"> compared </w:t>
      </w:r>
      <w:r w:rsidRPr="007F7F88">
        <w:rPr>
          <w:sz w:val="24"/>
          <w:szCs w:val="24"/>
        </w:rPr>
        <w:t xml:space="preserve">to the </w:t>
      </w:r>
      <w:r w:rsidR="00175BBC" w:rsidRPr="007F7F88">
        <w:rPr>
          <w:sz w:val="24"/>
          <w:szCs w:val="24"/>
        </w:rPr>
        <w:t xml:space="preserve">recent </w:t>
      </w:r>
      <w:r w:rsidRPr="007F7F88">
        <w:rPr>
          <w:sz w:val="24"/>
          <w:szCs w:val="24"/>
        </w:rPr>
        <w:t>mean annual TN output of 84 ton</w:t>
      </w:r>
      <w:r w:rsidR="0081238E" w:rsidRPr="007F7F88">
        <w:rPr>
          <w:sz w:val="24"/>
          <w:szCs w:val="24"/>
        </w:rPr>
        <w:t>s</w:t>
      </w:r>
      <w:r w:rsidR="00175BBC" w:rsidRPr="007F7F88">
        <w:rPr>
          <w:sz w:val="24"/>
          <w:szCs w:val="24"/>
        </w:rPr>
        <w:t xml:space="preserve"> </w:t>
      </w:r>
      <w:r w:rsidRPr="007F7F88">
        <w:rPr>
          <w:sz w:val="24"/>
          <w:szCs w:val="24"/>
        </w:rPr>
        <w:t xml:space="preserve">from Lake Arresø </w:t>
      </w:r>
      <w:r w:rsidR="00FE2AF9" w:rsidRPr="007F7F88">
        <w:rPr>
          <w:sz w:val="24"/>
          <w:szCs w:val="24"/>
        </w:rPr>
        <w:t>to the downstream estuary.</w:t>
      </w:r>
    </w:p>
    <w:p w14:paraId="731C538A" w14:textId="77777777" w:rsidR="00191606" w:rsidRPr="007F7F88" w:rsidRDefault="00E069F4" w:rsidP="00BF6C3C">
      <w:pPr>
        <w:spacing w:line="480" w:lineRule="auto"/>
        <w:rPr>
          <w:sz w:val="24"/>
          <w:szCs w:val="24"/>
        </w:rPr>
      </w:pPr>
      <w:r w:rsidRPr="007F7F88">
        <w:rPr>
          <w:sz w:val="24"/>
          <w:szCs w:val="24"/>
        </w:rPr>
        <w:t>In-lake P</w:t>
      </w:r>
      <w:r w:rsidR="00B33C34" w:rsidRPr="007F7F88">
        <w:rPr>
          <w:sz w:val="24"/>
          <w:szCs w:val="24"/>
        </w:rPr>
        <w:t xml:space="preserve"> and </w:t>
      </w:r>
      <w:r w:rsidRPr="007F7F88">
        <w:rPr>
          <w:sz w:val="24"/>
          <w:szCs w:val="24"/>
        </w:rPr>
        <w:t xml:space="preserve">N </w:t>
      </w:r>
      <w:r w:rsidR="00B33C34" w:rsidRPr="007F7F88">
        <w:rPr>
          <w:sz w:val="24"/>
          <w:szCs w:val="24"/>
        </w:rPr>
        <w:t>concentrations</w:t>
      </w:r>
      <w:r w:rsidRPr="007F7F88">
        <w:rPr>
          <w:sz w:val="24"/>
          <w:szCs w:val="24"/>
        </w:rPr>
        <w:t xml:space="preserve"> </w:t>
      </w:r>
    </w:p>
    <w:p w14:paraId="250C997F" w14:textId="01642CDB" w:rsidR="00CD1D9B" w:rsidRPr="007F7F88" w:rsidRDefault="00B33C34" w:rsidP="00BF6C3C">
      <w:pPr>
        <w:spacing w:line="480" w:lineRule="auto"/>
        <w:rPr>
          <w:sz w:val="24"/>
          <w:szCs w:val="24"/>
        </w:rPr>
      </w:pPr>
      <w:r w:rsidRPr="007F7F88">
        <w:rPr>
          <w:sz w:val="24"/>
          <w:szCs w:val="24"/>
        </w:rPr>
        <w:t>M</w:t>
      </w:r>
      <w:r w:rsidR="001C32CD" w:rsidRPr="007F7F88">
        <w:rPr>
          <w:sz w:val="24"/>
          <w:szCs w:val="24"/>
        </w:rPr>
        <w:t xml:space="preserve">ean </w:t>
      </w:r>
      <w:r w:rsidR="000F2DB8" w:rsidRPr="007F7F88">
        <w:rPr>
          <w:sz w:val="24"/>
          <w:szCs w:val="24"/>
        </w:rPr>
        <w:t xml:space="preserve">summer </w:t>
      </w:r>
      <w:r w:rsidR="00E069F4" w:rsidRPr="007F7F88">
        <w:rPr>
          <w:sz w:val="24"/>
          <w:szCs w:val="24"/>
        </w:rPr>
        <w:t xml:space="preserve">TP </w:t>
      </w:r>
      <w:r w:rsidR="001C32CD" w:rsidRPr="007F7F88">
        <w:rPr>
          <w:sz w:val="24"/>
          <w:szCs w:val="24"/>
        </w:rPr>
        <w:t xml:space="preserve">and TN </w:t>
      </w:r>
      <w:r w:rsidR="009B205B" w:rsidRPr="007F7F88">
        <w:rPr>
          <w:sz w:val="24"/>
          <w:szCs w:val="24"/>
        </w:rPr>
        <w:t>concentrations (</w:t>
      </w:r>
      <w:r w:rsidR="00DF3E9C" w:rsidRPr="007F7F88">
        <w:rPr>
          <w:sz w:val="24"/>
          <w:szCs w:val="24"/>
        </w:rPr>
        <w:t xml:space="preserve">in </w:t>
      </w:r>
      <w:r w:rsidR="00BE69C9" w:rsidRPr="007F7F88">
        <w:rPr>
          <w:sz w:val="24"/>
          <w:szCs w:val="24"/>
        </w:rPr>
        <w:t>m</w:t>
      </w:r>
      <w:r w:rsidR="00DF3E9C" w:rsidRPr="007F7F88">
        <w:rPr>
          <w:sz w:val="24"/>
          <w:szCs w:val="24"/>
        </w:rPr>
        <w:t xml:space="preserve">g </w:t>
      </w:r>
      <w:r w:rsidR="007E1BF3" w:rsidRPr="007F7F88">
        <w:rPr>
          <w:sz w:val="24"/>
          <w:szCs w:val="24"/>
        </w:rPr>
        <w:t>L</w:t>
      </w:r>
      <w:r w:rsidR="007E1BF3" w:rsidRPr="007F7F88">
        <w:rPr>
          <w:sz w:val="24"/>
          <w:szCs w:val="24"/>
          <w:vertAlign w:val="superscript"/>
        </w:rPr>
        <w:t>-1</w:t>
      </w:r>
      <w:r w:rsidR="009B205B" w:rsidRPr="007F7F88">
        <w:rPr>
          <w:sz w:val="24"/>
          <w:szCs w:val="24"/>
        </w:rPr>
        <w:t>)</w:t>
      </w:r>
      <w:r w:rsidR="00DF3E9C" w:rsidRPr="007F7F88">
        <w:rPr>
          <w:sz w:val="24"/>
          <w:szCs w:val="24"/>
        </w:rPr>
        <w:t xml:space="preserve"> </w:t>
      </w:r>
      <w:r w:rsidR="00B90B6D" w:rsidRPr="007F7F88">
        <w:rPr>
          <w:sz w:val="24"/>
          <w:szCs w:val="24"/>
        </w:rPr>
        <w:t xml:space="preserve">was maximal </w:t>
      </w:r>
      <w:r w:rsidR="001C32CD" w:rsidRPr="007F7F88">
        <w:rPr>
          <w:sz w:val="24"/>
          <w:szCs w:val="24"/>
        </w:rPr>
        <w:t>in 1973</w:t>
      </w:r>
      <w:r w:rsidR="009B205B" w:rsidRPr="007F7F88">
        <w:rPr>
          <w:sz w:val="24"/>
          <w:szCs w:val="24"/>
        </w:rPr>
        <w:t xml:space="preserve"> to </w:t>
      </w:r>
      <w:r w:rsidR="001C32CD" w:rsidRPr="007F7F88">
        <w:rPr>
          <w:sz w:val="24"/>
          <w:szCs w:val="24"/>
        </w:rPr>
        <w:t>mid-1980s (</w:t>
      </w:r>
      <w:r w:rsidR="009B205B" w:rsidRPr="007F7F88">
        <w:rPr>
          <w:sz w:val="24"/>
          <w:szCs w:val="24"/>
        </w:rPr>
        <w:t xml:space="preserve">app. </w:t>
      </w:r>
      <w:r w:rsidR="00BE69C9" w:rsidRPr="007F7F88">
        <w:rPr>
          <w:sz w:val="24"/>
          <w:szCs w:val="24"/>
        </w:rPr>
        <w:t>0.</w:t>
      </w:r>
      <w:r w:rsidR="007E1BF3" w:rsidRPr="007F7F88">
        <w:rPr>
          <w:sz w:val="24"/>
          <w:szCs w:val="24"/>
        </w:rPr>
        <w:t>75</w:t>
      </w:r>
      <w:r w:rsidR="001C32CD" w:rsidRPr="007F7F88">
        <w:rPr>
          <w:sz w:val="24"/>
          <w:szCs w:val="24"/>
        </w:rPr>
        <w:t xml:space="preserve"> </w:t>
      </w:r>
      <w:r w:rsidR="000F2DB8" w:rsidRPr="007F7F88">
        <w:rPr>
          <w:sz w:val="24"/>
          <w:szCs w:val="24"/>
        </w:rPr>
        <w:t xml:space="preserve">TP </w:t>
      </w:r>
      <w:r w:rsidR="001C32CD" w:rsidRPr="007F7F88">
        <w:rPr>
          <w:sz w:val="24"/>
          <w:szCs w:val="24"/>
        </w:rPr>
        <w:t>and 3</w:t>
      </w:r>
      <w:r w:rsidR="00BE69C9" w:rsidRPr="007F7F88">
        <w:rPr>
          <w:sz w:val="24"/>
          <w:szCs w:val="24"/>
        </w:rPr>
        <w:t>.</w:t>
      </w:r>
      <w:r w:rsidR="001C32CD" w:rsidRPr="007F7F88">
        <w:rPr>
          <w:sz w:val="24"/>
          <w:szCs w:val="24"/>
        </w:rPr>
        <w:t>5</w:t>
      </w:r>
      <w:r w:rsidR="00BE69C9" w:rsidRPr="007F7F88">
        <w:rPr>
          <w:sz w:val="24"/>
          <w:szCs w:val="24"/>
        </w:rPr>
        <w:t>0</w:t>
      </w:r>
      <w:r w:rsidR="001C32CD" w:rsidRPr="007F7F88">
        <w:rPr>
          <w:sz w:val="24"/>
          <w:szCs w:val="24"/>
        </w:rPr>
        <w:t xml:space="preserve"> </w:t>
      </w:r>
      <w:r w:rsidR="000F2DB8" w:rsidRPr="007F7F88">
        <w:rPr>
          <w:sz w:val="24"/>
          <w:szCs w:val="24"/>
        </w:rPr>
        <w:t>TN</w:t>
      </w:r>
      <w:r w:rsidR="001C32CD" w:rsidRPr="007F7F88">
        <w:rPr>
          <w:sz w:val="24"/>
          <w:szCs w:val="24"/>
        </w:rPr>
        <w:t>)</w:t>
      </w:r>
      <w:r w:rsidR="007D2A9A" w:rsidRPr="007F7F88">
        <w:rPr>
          <w:sz w:val="24"/>
          <w:szCs w:val="24"/>
        </w:rPr>
        <w:t xml:space="preserve">. TP decreased </w:t>
      </w:r>
      <w:r w:rsidR="006046CD" w:rsidRPr="007F7F88">
        <w:rPr>
          <w:sz w:val="24"/>
          <w:szCs w:val="24"/>
        </w:rPr>
        <w:t xml:space="preserve">5-fold </w:t>
      </w:r>
      <w:r w:rsidR="007D2A9A" w:rsidRPr="007F7F88">
        <w:rPr>
          <w:sz w:val="24"/>
          <w:szCs w:val="24"/>
        </w:rPr>
        <w:t xml:space="preserve">to a mean concentration of </w:t>
      </w:r>
      <w:r w:rsidR="00BE69C9" w:rsidRPr="007F7F88">
        <w:rPr>
          <w:sz w:val="24"/>
          <w:szCs w:val="24"/>
        </w:rPr>
        <w:t>0.</w:t>
      </w:r>
      <w:r w:rsidR="007D2A9A" w:rsidRPr="007F7F88">
        <w:rPr>
          <w:sz w:val="24"/>
          <w:szCs w:val="24"/>
        </w:rPr>
        <w:t>138 between 2000</w:t>
      </w:r>
      <w:r w:rsidR="00A9309E" w:rsidRPr="007F7F88">
        <w:rPr>
          <w:sz w:val="24"/>
          <w:szCs w:val="24"/>
        </w:rPr>
        <w:t>–</w:t>
      </w:r>
      <w:r w:rsidR="007D2A9A" w:rsidRPr="007F7F88">
        <w:rPr>
          <w:sz w:val="24"/>
          <w:szCs w:val="24"/>
        </w:rPr>
        <w:t>2024, while TN dropped to 1</w:t>
      </w:r>
      <w:r w:rsidR="00BE69C9" w:rsidRPr="007F7F88">
        <w:rPr>
          <w:sz w:val="24"/>
          <w:szCs w:val="24"/>
        </w:rPr>
        <w:t>.</w:t>
      </w:r>
      <w:r w:rsidR="007D2A9A" w:rsidRPr="007F7F88">
        <w:rPr>
          <w:sz w:val="24"/>
          <w:szCs w:val="24"/>
        </w:rPr>
        <w:t>7</w:t>
      </w:r>
      <w:r w:rsidR="007E1BF3" w:rsidRPr="007F7F88">
        <w:rPr>
          <w:sz w:val="24"/>
          <w:szCs w:val="24"/>
        </w:rPr>
        <w:t>0</w:t>
      </w:r>
      <w:r w:rsidR="007D2A9A" w:rsidRPr="007F7F88">
        <w:rPr>
          <w:sz w:val="24"/>
          <w:szCs w:val="24"/>
        </w:rPr>
        <w:t xml:space="preserve"> in 2000</w:t>
      </w:r>
      <w:r w:rsidR="00A9309E" w:rsidRPr="007F7F88">
        <w:rPr>
          <w:sz w:val="24"/>
          <w:szCs w:val="24"/>
        </w:rPr>
        <w:t>–</w:t>
      </w:r>
      <w:r w:rsidR="007D2A9A" w:rsidRPr="007F7F88">
        <w:rPr>
          <w:sz w:val="24"/>
          <w:szCs w:val="24"/>
        </w:rPr>
        <w:t>2016 and then increased to 2</w:t>
      </w:r>
      <w:r w:rsidR="00BE69C9" w:rsidRPr="007F7F88">
        <w:rPr>
          <w:sz w:val="24"/>
          <w:szCs w:val="24"/>
        </w:rPr>
        <w:t>.</w:t>
      </w:r>
      <w:r w:rsidR="007D2A9A" w:rsidRPr="007F7F88">
        <w:rPr>
          <w:sz w:val="24"/>
          <w:szCs w:val="24"/>
        </w:rPr>
        <w:t>37 in 20</w:t>
      </w:r>
      <w:r w:rsidR="00A9309E" w:rsidRPr="007F7F88">
        <w:rPr>
          <w:sz w:val="24"/>
          <w:szCs w:val="24"/>
        </w:rPr>
        <w:t>1</w:t>
      </w:r>
      <w:r w:rsidR="007D2A9A" w:rsidRPr="007F7F88">
        <w:rPr>
          <w:sz w:val="24"/>
          <w:szCs w:val="24"/>
        </w:rPr>
        <w:t>8</w:t>
      </w:r>
      <w:r w:rsidR="00A9309E" w:rsidRPr="007F7F88">
        <w:rPr>
          <w:sz w:val="24"/>
          <w:szCs w:val="24"/>
        </w:rPr>
        <w:t>–</w:t>
      </w:r>
      <w:r w:rsidR="007D2A9A" w:rsidRPr="007F7F88">
        <w:rPr>
          <w:sz w:val="24"/>
          <w:szCs w:val="24"/>
        </w:rPr>
        <w:t>2024 (</w:t>
      </w:r>
      <w:r w:rsidR="003140B5" w:rsidRPr="007F7F88">
        <w:rPr>
          <w:sz w:val="24"/>
          <w:szCs w:val="24"/>
        </w:rPr>
        <w:t xml:space="preserve">Fig. </w:t>
      </w:r>
      <w:r w:rsidR="00E04FCF" w:rsidRPr="007F7F88">
        <w:rPr>
          <w:sz w:val="24"/>
          <w:szCs w:val="24"/>
        </w:rPr>
        <w:t>5</w:t>
      </w:r>
      <w:r w:rsidR="000F2DB8" w:rsidRPr="007F7F88">
        <w:rPr>
          <w:sz w:val="24"/>
          <w:szCs w:val="24"/>
        </w:rPr>
        <w:t xml:space="preserve">). </w:t>
      </w:r>
      <w:r w:rsidR="003140B5" w:rsidRPr="007F7F88">
        <w:rPr>
          <w:sz w:val="24"/>
          <w:szCs w:val="24"/>
        </w:rPr>
        <w:t>W</w:t>
      </w:r>
      <w:r w:rsidR="00292F25" w:rsidRPr="007F7F88">
        <w:rPr>
          <w:sz w:val="24"/>
          <w:szCs w:val="24"/>
        </w:rPr>
        <w:t xml:space="preserve">hen </w:t>
      </w:r>
      <w:r w:rsidR="00AB43E3" w:rsidRPr="007F7F88">
        <w:rPr>
          <w:sz w:val="24"/>
          <w:szCs w:val="24"/>
        </w:rPr>
        <w:t xml:space="preserve">dominated by </w:t>
      </w:r>
      <w:r w:rsidR="00292F25" w:rsidRPr="007F7F88">
        <w:rPr>
          <w:sz w:val="24"/>
          <w:szCs w:val="24"/>
        </w:rPr>
        <w:t xml:space="preserve">the </w:t>
      </w:r>
      <w:r w:rsidR="00F469A5" w:rsidRPr="007F7F88">
        <w:rPr>
          <w:sz w:val="24"/>
          <w:szCs w:val="24"/>
        </w:rPr>
        <w:t xml:space="preserve">early </w:t>
      </w:r>
      <w:r w:rsidR="009B205B" w:rsidRPr="007F7F88">
        <w:rPr>
          <w:sz w:val="24"/>
          <w:szCs w:val="24"/>
        </w:rPr>
        <w:t xml:space="preserve">TP-rich </w:t>
      </w:r>
      <w:r w:rsidR="00292F25" w:rsidRPr="007F7F88">
        <w:rPr>
          <w:sz w:val="24"/>
          <w:szCs w:val="24"/>
        </w:rPr>
        <w:t>input (Lønholdt 1973), the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 xml:space="preserve">ratio was about </w:t>
      </w:r>
      <w:r w:rsidR="00556809" w:rsidRPr="007F7F88">
        <w:rPr>
          <w:sz w:val="24"/>
          <w:szCs w:val="24"/>
        </w:rPr>
        <w:t>4</w:t>
      </w:r>
      <w:r w:rsidR="00A005B8" w:rsidRPr="007F7F88">
        <w:rPr>
          <w:sz w:val="24"/>
          <w:szCs w:val="24"/>
        </w:rPr>
        <w:t>–</w:t>
      </w:r>
      <w:r w:rsidR="00292F25" w:rsidRPr="007F7F88">
        <w:rPr>
          <w:sz w:val="24"/>
          <w:szCs w:val="24"/>
        </w:rPr>
        <w:t xml:space="preserve">5, but with </w:t>
      </w:r>
      <w:r w:rsidR="00DF3E9C" w:rsidRPr="007F7F88">
        <w:rPr>
          <w:sz w:val="24"/>
          <w:szCs w:val="24"/>
        </w:rPr>
        <w:t xml:space="preserve">later </w:t>
      </w:r>
      <w:r w:rsidR="00292F25" w:rsidRPr="007F7F88">
        <w:rPr>
          <w:sz w:val="24"/>
          <w:szCs w:val="24"/>
        </w:rPr>
        <w:t xml:space="preserve">smaller </w:t>
      </w:r>
      <w:r w:rsidR="009B205B" w:rsidRPr="007F7F88">
        <w:rPr>
          <w:sz w:val="24"/>
          <w:szCs w:val="24"/>
        </w:rPr>
        <w:t xml:space="preserve">total </w:t>
      </w:r>
      <w:r w:rsidR="00292F25" w:rsidRPr="007F7F88">
        <w:rPr>
          <w:sz w:val="24"/>
          <w:szCs w:val="24"/>
        </w:rPr>
        <w:t>input</w:t>
      </w:r>
      <w:r w:rsidR="009B205B" w:rsidRPr="007F7F88">
        <w:rPr>
          <w:sz w:val="24"/>
          <w:szCs w:val="24"/>
        </w:rPr>
        <w:t>s</w:t>
      </w:r>
      <w:r w:rsidR="00292F25" w:rsidRPr="007F7F88">
        <w:rPr>
          <w:sz w:val="24"/>
          <w:szCs w:val="24"/>
        </w:rPr>
        <w:t xml:space="preserve"> from sewage treatment plants</w:t>
      </w:r>
      <w:r w:rsidR="00DF3E9C" w:rsidRPr="007F7F88">
        <w:rPr>
          <w:sz w:val="24"/>
          <w:szCs w:val="24"/>
        </w:rPr>
        <w:t xml:space="preserve"> </w:t>
      </w:r>
      <w:r w:rsidR="00B06CFF" w:rsidRPr="007F7F88">
        <w:rPr>
          <w:sz w:val="24"/>
          <w:szCs w:val="24"/>
        </w:rPr>
        <w:t xml:space="preserve">of </w:t>
      </w:r>
      <w:r w:rsidR="009B205B" w:rsidRPr="007F7F88">
        <w:rPr>
          <w:sz w:val="24"/>
          <w:szCs w:val="24"/>
        </w:rPr>
        <w:t>eff</w:t>
      </w:r>
      <w:r w:rsidR="00DE5AD9" w:rsidRPr="007F7F88">
        <w:rPr>
          <w:sz w:val="24"/>
          <w:szCs w:val="24"/>
        </w:rPr>
        <w:t xml:space="preserve">ective </w:t>
      </w:r>
      <w:r w:rsidR="00DF3E9C" w:rsidRPr="007F7F88">
        <w:rPr>
          <w:sz w:val="24"/>
          <w:szCs w:val="24"/>
        </w:rPr>
        <w:t>P-purification</w:t>
      </w:r>
      <w:r w:rsidR="00292F25" w:rsidRPr="007F7F88">
        <w:rPr>
          <w:sz w:val="24"/>
          <w:szCs w:val="24"/>
        </w:rPr>
        <w:t>,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ratios increased to 15</w:t>
      </w:r>
      <w:r w:rsidR="00A005B8" w:rsidRPr="007F7F88">
        <w:rPr>
          <w:sz w:val="24"/>
          <w:szCs w:val="24"/>
        </w:rPr>
        <w:t>–</w:t>
      </w:r>
      <w:r w:rsidR="00556809" w:rsidRPr="007F7F88">
        <w:rPr>
          <w:sz w:val="24"/>
          <w:szCs w:val="24"/>
        </w:rPr>
        <w:t>3</w:t>
      </w:r>
      <w:r w:rsidR="00292F25" w:rsidRPr="007F7F88">
        <w:rPr>
          <w:sz w:val="24"/>
          <w:szCs w:val="24"/>
        </w:rPr>
        <w:t>0 in recent years</w:t>
      </w:r>
      <w:r w:rsidR="003140B5" w:rsidRPr="007F7F88">
        <w:rPr>
          <w:sz w:val="24"/>
          <w:szCs w:val="24"/>
        </w:rPr>
        <w:t xml:space="preserve"> (Fig. </w:t>
      </w:r>
      <w:r w:rsidR="00E04FCF" w:rsidRPr="007F7F88">
        <w:rPr>
          <w:sz w:val="24"/>
          <w:szCs w:val="24"/>
        </w:rPr>
        <w:t>5</w:t>
      </w:r>
      <w:r w:rsidR="003140B5" w:rsidRPr="007F7F88">
        <w:rPr>
          <w:sz w:val="24"/>
          <w:szCs w:val="24"/>
        </w:rPr>
        <w:t>)</w:t>
      </w:r>
      <w:r w:rsidR="00292F25" w:rsidRPr="007F7F88">
        <w:rPr>
          <w:sz w:val="24"/>
          <w:szCs w:val="24"/>
        </w:rPr>
        <w:t>.</w:t>
      </w:r>
      <w:r w:rsidR="00CD1D9B" w:rsidRPr="007F7F88">
        <w:rPr>
          <w:sz w:val="24"/>
          <w:szCs w:val="24"/>
        </w:rPr>
        <w:t xml:space="preserve">  </w:t>
      </w:r>
    </w:p>
    <w:p w14:paraId="2DDF661D" w14:textId="370AEEB8" w:rsidR="00776787" w:rsidRPr="007F7F88" w:rsidRDefault="00B33C34" w:rsidP="00BF6C3C">
      <w:pPr>
        <w:spacing w:line="480" w:lineRule="auto"/>
        <w:rPr>
          <w:sz w:val="24"/>
          <w:szCs w:val="24"/>
        </w:rPr>
      </w:pPr>
      <w:r w:rsidRPr="007F7F88">
        <w:rPr>
          <w:sz w:val="24"/>
          <w:szCs w:val="24"/>
        </w:rPr>
        <w:t>During summer</w:t>
      </w:r>
      <w:r w:rsidR="00B203E2" w:rsidRPr="007F7F88">
        <w:rPr>
          <w:sz w:val="24"/>
          <w:szCs w:val="24"/>
        </w:rPr>
        <w:t>,</w:t>
      </w:r>
      <w:r w:rsidRPr="007F7F88">
        <w:rPr>
          <w:sz w:val="24"/>
          <w:szCs w:val="24"/>
        </w:rPr>
        <w:t xml:space="preserve"> </w:t>
      </w:r>
      <w:r w:rsidR="00B06CFF" w:rsidRPr="007F7F88">
        <w:rPr>
          <w:sz w:val="24"/>
          <w:szCs w:val="24"/>
        </w:rPr>
        <w:t xml:space="preserve">when external input of water and TP is lowest, </w:t>
      </w:r>
      <w:r w:rsidR="00AB43E3" w:rsidRPr="007F7F88">
        <w:rPr>
          <w:sz w:val="24"/>
          <w:szCs w:val="24"/>
        </w:rPr>
        <w:t>c</w:t>
      </w:r>
      <w:r w:rsidR="00D835F3" w:rsidRPr="007F7F88">
        <w:rPr>
          <w:sz w:val="24"/>
          <w:szCs w:val="24"/>
        </w:rPr>
        <w:t xml:space="preserve">oncentrations of TP </w:t>
      </w:r>
      <w:r w:rsidRPr="007F7F88">
        <w:rPr>
          <w:sz w:val="24"/>
          <w:szCs w:val="24"/>
        </w:rPr>
        <w:t>markedly increased in the water column</w:t>
      </w:r>
      <w:r w:rsidR="00BE69C9" w:rsidRPr="007F7F88">
        <w:rPr>
          <w:sz w:val="24"/>
          <w:szCs w:val="24"/>
        </w:rPr>
        <w:t xml:space="preserve"> from June to September</w:t>
      </w:r>
      <w:r w:rsidR="003A0B9C" w:rsidRPr="007F7F88">
        <w:rPr>
          <w:sz w:val="24"/>
          <w:szCs w:val="24"/>
        </w:rPr>
        <w:t>,</w:t>
      </w:r>
      <w:r w:rsidRPr="007F7F88">
        <w:rPr>
          <w:sz w:val="24"/>
          <w:szCs w:val="24"/>
        </w:rPr>
        <w:t xml:space="preserve"> </w:t>
      </w:r>
      <w:r w:rsidR="00D029BC" w:rsidRPr="007F7F88">
        <w:rPr>
          <w:sz w:val="24"/>
          <w:szCs w:val="24"/>
        </w:rPr>
        <w:t xml:space="preserve">mainly </w:t>
      </w:r>
      <w:r w:rsidR="003B7C57" w:rsidRPr="007F7F88">
        <w:rPr>
          <w:sz w:val="24"/>
          <w:szCs w:val="24"/>
        </w:rPr>
        <w:t xml:space="preserve">due to mineralization of </w:t>
      </w:r>
      <w:r w:rsidR="00D029BC" w:rsidRPr="007F7F88">
        <w:rPr>
          <w:sz w:val="24"/>
          <w:szCs w:val="24"/>
        </w:rPr>
        <w:lastRenderedPageBreak/>
        <w:t xml:space="preserve">sediment </w:t>
      </w:r>
      <w:r w:rsidR="003B7C57" w:rsidRPr="007F7F88">
        <w:rPr>
          <w:sz w:val="24"/>
          <w:szCs w:val="24"/>
        </w:rPr>
        <w:t>organic matter and</w:t>
      </w:r>
      <w:r w:rsidR="0081238E" w:rsidRPr="007F7F88">
        <w:rPr>
          <w:sz w:val="24"/>
          <w:szCs w:val="24"/>
        </w:rPr>
        <w:t>,</w:t>
      </w:r>
      <w:r w:rsidR="003B7C57" w:rsidRPr="007F7F88">
        <w:rPr>
          <w:sz w:val="24"/>
          <w:szCs w:val="24"/>
        </w:rPr>
        <w:t xml:space="preserve"> </w:t>
      </w:r>
      <w:r w:rsidR="0081238E" w:rsidRPr="007F7F88">
        <w:rPr>
          <w:sz w:val="24"/>
          <w:szCs w:val="24"/>
        </w:rPr>
        <w:t>possibly,</w:t>
      </w:r>
      <w:r w:rsidR="00156ACA" w:rsidRPr="007F7F88">
        <w:rPr>
          <w:sz w:val="24"/>
          <w:szCs w:val="24"/>
        </w:rPr>
        <w:t xml:space="preserve"> </w:t>
      </w:r>
      <w:r w:rsidR="003B7C57" w:rsidRPr="007F7F88">
        <w:rPr>
          <w:sz w:val="24"/>
          <w:szCs w:val="24"/>
        </w:rPr>
        <w:t xml:space="preserve">release </w:t>
      </w:r>
      <w:r w:rsidR="00A01AC0" w:rsidRPr="007F7F88">
        <w:rPr>
          <w:sz w:val="24"/>
          <w:szCs w:val="24"/>
        </w:rPr>
        <w:t xml:space="preserve">of </w:t>
      </w:r>
      <w:r w:rsidR="00AB43E3" w:rsidRPr="007F7F88">
        <w:rPr>
          <w:sz w:val="24"/>
          <w:szCs w:val="24"/>
        </w:rPr>
        <w:t>ad</w:t>
      </w:r>
      <w:r w:rsidR="00156ACA" w:rsidRPr="007F7F88">
        <w:rPr>
          <w:sz w:val="24"/>
          <w:szCs w:val="24"/>
        </w:rPr>
        <w:t xml:space="preserve">sorbed </w:t>
      </w:r>
      <w:r w:rsidR="003B7C57" w:rsidRPr="007F7F88">
        <w:rPr>
          <w:sz w:val="24"/>
          <w:szCs w:val="24"/>
        </w:rPr>
        <w:t xml:space="preserve">P </w:t>
      </w:r>
      <w:r w:rsidR="00156ACA" w:rsidRPr="007F7F88">
        <w:rPr>
          <w:sz w:val="24"/>
          <w:szCs w:val="24"/>
        </w:rPr>
        <w:t xml:space="preserve">from surface sediments </w:t>
      </w:r>
      <w:r w:rsidR="003B7C57" w:rsidRPr="007F7F88">
        <w:rPr>
          <w:sz w:val="24"/>
          <w:szCs w:val="24"/>
        </w:rPr>
        <w:t xml:space="preserve">at high </w:t>
      </w:r>
      <w:r w:rsidR="00156ACA" w:rsidRPr="007F7F88">
        <w:rPr>
          <w:sz w:val="24"/>
          <w:szCs w:val="24"/>
        </w:rPr>
        <w:t xml:space="preserve">water </w:t>
      </w:r>
      <w:r w:rsidR="003B7C57" w:rsidRPr="007F7F88">
        <w:rPr>
          <w:sz w:val="24"/>
          <w:szCs w:val="24"/>
        </w:rPr>
        <w:t>pH (often 9</w:t>
      </w:r>
      <w:r w:rsidR="00E271E7" w:rsidRPr="007F7F88">
        <w:rPr>
          <w:sz w:val="24"/>
          <w:szCs w:val="24"/>
        </w:rPr>
        <w:t>–</w:t>
      </w:r>
      <w:r w:rsidR="003B7C57" w:rsidRPr="007F7F88">
        <w:rPr>
          <w:sz w:val="24"/>
          <w:szCs w:val="24"/>
        </w:rPr>
        <w:t>10) and low oxygen and low redox potential. The i</w:t>
      </w:r>
      <w:r w:rsidR="00F14EFF" w:rsidRPr="007F7F88">
        <w:rPr>
          <w:sz w:val="24"/>
          <w:szCs w:val="24"/>
        </w:rPr>
        <w:t xml:space="preserve">ncrease of TP </w:t>
      </w:r>
      <w:r w:rsidR="005A6587" w:rsidRPr="007F7F88">
        <w:rPr>
          <w:sz w:val="24"/>
          <w:szCs w:val="24"/>
        </w:rPr>
        <w:t xml:space="preserve">concentration </w:t>
      </w:r>
      <w:r w:rsidR="00F14EFF" w:rsidRPr="007F7F88">
        <w:rPr>
          <w:sz w:val="24"/>
          <w:szCs w:val="24"/>
        </w:rPr>
        <w:t xml:space="preserve">in the water (in </w:t>
      </w:r>
      <w:r w:rsidR="00F14EFF" w:rsidRPr="007F7F88">
        <w:rPr>
          <w:rFonts w:cstheme="minorHAnsi"/>
          <w:sz w:val="24"/>
          <w:szCs w:val="24"/>
        </w:rPr>
        <w:t>µ</w:t>
      </w:r>
      <w:r w:rsidR="003B7C57" w:rsidRPr="007F7F88">
        <w:rPr>
          <w:sz w:val="24"/>
          <w:szCs w:val="24"/>
        </w:rPr>
        <w:t xml:space="preserve">g </w:t>
      </w:r>
      <w:r w:rsidR="00F14EFF" w:rsidRPr="007F7F88">
        <w:rPr>
          <w:sz w:val="24"/>
          <w:szCs w:val="24"/>
        </w:rPr>
        <w:t>L</w:t>
      </w:r>
      <w:r w:rsidR="00F14EFF" w:rsidRPr="007F7F88">
        <w:rPr>
          <w:sz w:val="24"/>
          <w:szCs w:val="24"/>
          <w:vertAlign w:val="superscript"/>
        </w:rPr>
        <w:t>-1</w:t>
      </w:r>
      <w:r w:rsidR="003B7C57" w:rsidRPr="007F7F88">
        <w:rPr>
          <w:sz w:val="24"/>
          <w:szCs w:val="24"/>
        </w:rPr>
        <w:t xml:space="preserve">) from </w:t>
      </w:r>
      <w:r w:rsidR="00B06CFF" w:rsidRPr="007F7F88">
        <w:rPr>
          <w:sz w:val="24"/>
          <w:szCs w:val="24"/>
        </w:rPr>
        <w:t xml:space="preserve">May to September </w:t>
      </w:r>
      <w:r w:rsidR="00C02943" w:rsidRPr="007F7F88">
        <w:rPr>
          <w:sz w:val="24"/>
          <w:szCs w:val="24"/>
        </w:rPr>
        <w:t xml:space="preserve">in the </w:t>
      </w:r>
      <w:r w:rsidR="00501093" w:rsidRPr="007F7F88">
        <w:rPr>
          <w:sz w:val="24"/>
          <w:szCs w:val="24"/>
        </w:rPr>
        <w:t xml:space="preserve">selected </w:t>
      </w:r>
      <w:r w:rsidR="00C02943" w:rsidRPr="007F7F88">
        <w:rPr>
          <w:sz w:val="24"/>
          <w:szCs w:val="24"/>
        </w:rPr>
        <w:t xml:space="preserve">examples </w:t>
      </w:r>
      <w:r w:rsidR="003B7C57" w:rsidRPr="007F7F88">
        <w:rPr>
          <w:sz w:val="24"/>
          <w:szCs w:val="24"/>
        </w:rPr>
        <w:t xml:space="preserve">was </w:t>
      </w:r>
      <w:r w:rsidR="00C02943" w:rsidRPr="007F7F88">
        <w:rPr>
          <w:sz w:val="24"/>
          <w:szCs w:val="24"/>
        </w:rPr>
        <w:t>57</w:t>
      </w:r>
      <w:r w:rsidR="00F14EFF" w:rsidRPr="007F7F88">
        <w:rPr>
          <w:sz w:val="24"/>
          <w:szCs w:val="24"/>
        </w:rPr>
        <w:t>0</w:t>
      </w:r>
      <w:r w:rsidR="00E271E7" w:rsidRPr="007F7F88">
        <w:rPr>
          <w:sz w:val="24"/>
          <w:szCs w:val="24"/>
        </w:rPr>
        <w:t>–</w:t>
      </w:r>
      <w:r w:rsidR="00C02943" w:rsidRPr="007F7F88">
        <w:rPr>
          <w:sz w:val="24"/>
          <w:szCs w:val="24"/>
        </w:rPr>
        <w:t>88</w:t>
      </w:r>
      <w:r w:rsidR="00F14EFF" w:rsidRPr="007F7F88">
        <w:rPr>
          <w:sz w:val="24"/>
          <w:szCs w:val="24"/>
        </w:rPr>
        <w:t>0</w:t>
      </w:r>
      <w:r w:rsidR="00C02943" w:rsidRPr="007F7F88">
        <w:rPr>
          <w:sz w:val="24"/>
          <w:szCs w:val="24"/>
        </w:rPr>
        <w:t xml:space="preserve"> </w:t>
      </w:r>
      <w:r w:rsidR="00156ACA" w:rsidRPr="007F7F88">
        <w:rPr>
          <w:sz w:val="24"/>
          <w:szCs w:val="24"/>
        </w:rPr>
        <w:t xml:space="preserve">in </w:t>
      </w:r>
      <w:r w:rsidR="00B06CFF" w:rsidRPr="007F7F88">
        <w:rPr>
          <w:sz w:val="24"/>
          <w:szCs w:val="24"/>
        </w:rPr>
        <w:t>the 1970</w:t>
      </w:r>
      <w:r w:rsidR="00E271E7" w:rsidRPr="007F7F88">
        <w:rPr>
          <w:sz w:val="24"/>
          <w:szCs w:val="24"/>
        </w:rPr>
        <w:t>–</w:t>
      </w:r>
      <w:r w:rsidR="00156ACA" w:rsidRPr="007F7F88">
        <w:rPr>
          <w:sz w:val="24"/>
          <w:szCs w:val="24"/>
        </w:rPr>
        <w:t xml:space="preserve">1980s, </w:t>
      </w:r>
      <w:r w:rsidR="00C02943" w:rsidRPr="007F7F88">
        <w:rPr>
          <w:sz w:val="24"/>
          <w:szCs w:val="24"/>
        </w:rPr>
        <w:t>27</w:t>
      </w:r>
      <w:r w:rsidR="00F14EFF" w:rsidRPr="007F7F88">
        <w:rPr>
          <w:sz w:val="24"/>
          <w:szCs w:val="24"/>
        </w:rPr>
        <w:t>0</w:t>
      </w:r>
      <w:r w:rsidR="00E271E7" w:rsidRPr="007F7F88">
        <w:rPr>
          <w:sz w:val="24"/>
          <w:szCs w:val="24"/>
        </w:rPr>
        <w:t>–</w:t>
      </w:r>
      <w:r w:rsidR="00C02943" w:rsidRPr="007F7F88">
        <w:rPr>
          <w:sz w:val="24"/>
          <w:szCs w:val="24"/>
        </w:rPr>
        <w:t>3</w:t>
      </w:r>
      <w:r w:rsidR="00501093" w:rsidRPr="007F7F88">
        <w:rPr>
          <w:sz w:val="24"/>
          <w:szCs w:val="24"/>
        </w:rPr>
        <w:t>2</w:t>
      </w:r>
      <w:r w:rsidR="00F14EFF" w:rsidRPr="007F7F88">
        <w:rPr>
          <w:sz w:val="24"/>
          <w:szCs w:val="24"/>
        </w:rPr>
        <w:t>0</w:t>
      </w:r>
      <w:r w:rsidR="00C02943" w:rsidRPr="007F7F88">
        <w:rPr>
          <w:sz w:val="24"/>
          <w:szCs w:val="24"/>
        </w:rPr>
        <w:t xml:space="preserve"> </w:t>
      </w:r>
      <w:r w:rsidR="00AC5B75" w:rsidRPr="007F7F88">
        <w:rPr>
          <w:sz w:val="24"/>
          <w:szCs w:val="24"/>
        </w:rPr>
        <w:t xml:space="preserve">in </w:t>
      </w:r>
      <w:r w:rsidR="00B06CFF" w:rsidRPr="007F7F88">
        <w:rPr>
          <w:sz w:val="24"/>
          <w:szCs w:val="24"/>
        </w:rPr>
        <w:t>the 1990</w:t>
      </w:r>
      <w:r w:rsidR="00E271E7" w:rsidRPr="007F7F88">
        <w:rPr>
          <w:sz w:val="24"/>
          <w:szCs w:val="24"/>
        </w:rPr>
        <w:t>–</w:t>
      </w:r>
      <w:r w:rsidR="00F512DF" w:rsidRPr="007F7F88">
        <w:rPr>
          <w:sz w:val="24"/>
          <w:szCs w:val="24"/>
        </w:rPr>
        <w:t xml:space="preserve">early </w:t>
      </w:r>
      <w:r w:rsidR="00B06CFF" w:rsidRPr="007F7F88">
        <w:rPr>
          <w:sz w:val="24"/>
          <w:szCs w:val="24"/>
        </w:rPr>
        <w:t xml:space="preserve">2000s </w:t>
      </w:r>
      <w:r w:rsidR="00AC5B75" w:rsidRPr="007F7F88">
        <w:rPr>
          <w:sz w:val="24"/>
          <w:szCs w:val="24"/>
        </w:rPr>
        <w:t>and</w:t>
      </w:r>
      <w:r w:rsidR="00B06CFF" w:rsidRPr="007F7F88">
        <w:rPr>
          <w:sz w:val="24"/>
          <w:szCs w:val="24"/>
        </w:rPr>
        <w:t xml:space="preserve"> </w:t>
      </w:r>
      <w:r w:rsidR="005A6587" w:rsidRPr="007F7F88">
        <w:rPr>
          <w:sz w:val="24"/>
          <w:szCs w:val="24"/>
        </w:rPr>
        <w:t xml:space="preserve">only </w:t>
      </w:r>
      <w:r w:rsidR="00C02943" w:rsidRPr="007F7F88">
        <w:rPr>
          <w:sz w:val="24"/>
          <w:szCs w:val="24"/>
        </w:rPr>
        <w:t xml:space="preserve">95 </w:t>
      </w:r>
      <w:r w:rsidR="00B06CFF" w:rsidRPr="007F7F88">
        <w:rPr>
          <w:sz w:val="24"/>
          <w:szCs w:val="24"/>
        </w:rPr>
        <w:t xml:space="preserve">in 2014 </w:t>
      </w:r>
      <w:r w:rsidR="00AC5B75" w:rsidRPr="007F7F88">
        <w:rPr>
          <w:sz w:val="24"/>
          <w:szCs w:val="24"/>
        </w:rPr>
        <w:t xml:space="preserve">(Fig. </w:t>
      </w:r>
      <w:r w:rsidR="00156ACA" w:rsidRPr="007F7F88">
        <w:rPr>
          <w:sz w:val="24"/>
          <w:szCs w:val="24"/>
        </w:rPr>
        <w:t>6</w:t>
      </w:r>
      <w:r w:rsidR="00AC5B75" w:rsidRPr="007F7F88">
        <w:rPr>
          <w:sz w:val="24"/>
          <w:szCs w:val="24"/>
        </w:rPr>
        <w:t>). Th</w:t>
      </w:r>
      <w:r w:rsidR="00156ACA" w:rsidRPr="007F7F88">
        <w:rPr>
          <w:sz w:val="24"/>
          <w:szCs w:val="24"/>
        </w:rPr>
        <w:t>e</w:t>
      </w:r>
      <w:r w:rsidR="00AC5B75" w:rsidRPr="007F7F88">
        <w:rPr>
          <w:sz w:val="24"/>
          <w:szCs w:val="24"/>
        </w:rPr>
        <w:t xml:space="preserve"> </w:t>
      </w:r>
      <w:r w:rsidR="00D029BC" w:rsidRPr="007F7F88">
        <w:rPr>
          <w:sz w:val="24"/>
          <w:szCs w:val="24"/>
        </w:rPr>
        <w:t xml:space="preserve">summer </w:t>
      </w:r>
      <w:r w:rsidR="00AC5B75" w:rsidRPr="007F7F88">
        <w:rPr>
          <w:sz w:val="24"/>
          <w:szCs w:val="24"/>
        </w:rPr>
        <w:t xml:space="preserve">net </w:t>
      </w:r>
      <w:r w:rsidR="00D029BC" w:rsidRPr="007F7F88">
        <w:rPr>
          <w:sz w:val="24"/>
          <w:szCs w:val="24"/>
        </w:rPr>
        <w:t xml:space="preserve">increase in </w:t>
      </w:r>
      <w:r w:rsidR="00AC5B75" w:rsidRPr="007F7F88">
        <w:rPr>
          <w:sz w:val="24"/>
          <w:szCs w:val="24"/>
        </w:rPr>
        <w:t xml:space="preserve">the </w:t>
      </w:r>
      <w:r w:rsidR="00B06CFF" w:rsidRPr="007F7F88">
        <w:rPr>
          <w:sz w:val="24"/>
          <w:szCs w:val="24"/>
        </w:rPr>
        <w:t>3</w:t>
      </w:r>
      <w:r w:rsidR="00D94FD8" w:rsidRPr="007F7F88">
        <w:rPr>
          <w:sz w:val="24"/>
          <w:szCs w:val="24"/>
        </w:rPr>
        <w:t xml:space="preserve"> m-deep</w:t>
      </w:r>
      <w:r w:rsidR="00B06CFF" w:rsidRPr="007F7F88">
        <w:rPr>
          <w:sz w:val="24"/>
          <w:szCs w:val="24"/>
        </w:rPr>
        <w:t xml:space="preserve"> </w:t>
      </w:r>
      <w:r w:rsidR="00AC5B75" w:rsidRPr="007F7F88">
        <w:rPr>
          <w:sz w:val="24"/>
          <w:szCs w:val="24"/>
        </w:rPr>
        <w:t>water column</w:t>
      </w:r>
      <w:r w:rsidR="00501093" w:rsidRPr="007F7F88">
        <w:rPr>
          <w:sz w:val="24"/>
          <w:szCs w:val="24"/>
        </w:rPr>
        <w:t xml:space="preserve"> of the 40 km</w:t>
      </w:r>
      <w:r w:rsidR="00501093" w:rsidRPr="007F7F88">
        <w:rPr>
          <w:sz w:val="24"/>
          <w:szCs w:val="24"/>
          <w:vertAlign w:val="superscript"/>
        </w:rPr>
        <w:t>2</w:t>
      </w:r>
      <w:r w:rsidR="00501093" w:rsidRPr="007F7F88">
        <w:rPr>
          <w:sz w:val="24"/>
          <w:szCs w:val="24"/>
        </w:rPr>
        <w:t xml:space="preserve"> lake </w:t>
      </w:r>
      <w:r w:rsidR="00D94FD8" w:rsidRPr="007F7F88">
        <w:rPr>
          <w:sz w:val="24"/>
          <w:szCs w:val="24"/>
        </w:rPr>
        <w:t xml:space="preserve">corresponded </w:t>
      </w:r>
      <w:r w:rsidR="00AC5B75" w:rsidRPr="007F7F88">
        <w:rPr>
          <w:sz w:val="24"/>
          <w:szCs w:val="24"/>
        </w:rPr>
        <w:t xml:space="preserve">to </w:t>
      </w:r>
      <w:r w:rsidR="004C1D22" w:rsidRPr="007F7F88">
        <w:rPr>
          <w:sz w:val="24"/>
          <w:szCs w:val="24"/>
        </w:rPr>
        <w:t xml:space="preserve">a TP pool of </w:t>
      </w:r>
      <w:r w:rsidR="00501093" w:rsidRPr="007F7F88">
        <w:rPr>
          <w:sz w:val="24"/>
          <w:szCs w:val="24"/>
        </w:rPr>
        <w:t>70</w:t>
      </w:r>
      <w:r w:rsidR="0081238E" w:rsidRPr="007F7F88">
        <w:rPr>
          <w:sz w:val="24"/>
          <w:szCs w:val="24"/>
        </w:rPr>
        <w:t>–1</w:t>
      </w:r>
      <w:r w:rsidR="00501093" w:rsidRPr="007F7F88">
        <w:rPr>
          <w:sz w:val="24"/>
          <w:szCs w:val="24"/>
        </w:rPr>
        <w:t>05 ton</w:t>
      </w:r>
      <w:r w:rsidR="0081238E" w:rsidRPr="007F7F88">
        <w:rPr>
          <w:sz w:val="24"/>
          <w:szCs w:val="24"/>
        </w:rPr>
        <w:t>s</w:t>
      </w:r>
      <w:r w:rsidR="00501093" w:rsidRPr="007F7F88">
        <w:rPr>
          <w:sz w:val="24"/>
          <w:szCs w:val="24"/>
        </w:rPr>
        <w:t xml:space="preserve"> </w:t>
      </w:r>
      <w:r w:rsidR="00D029BC" w:rsidRPr="007F7F88">
        <w:rPr>
          <w:sz w:val="24"/>
          <w:szCs w:val="24"/>
        </w:rPr>
        <w:t xml:space="preserve">in </w:t>
      </w:r>
      <w:r w:rsidR="00D94FD8" w:rsidRPr="007F7F88">
        <w:rPr>
          <w:sz w:val="24"/>
          <w:szCs w:val="24"/>
        </w:rPr>
        <w:t>the early period</w:t>
      </w:r>
      <w:r w:rsidR="00D029BC" w:rsidRPr="007F7F88">
        <w:rPr>
          <w:sz w:val="24"/>
          <w:szCs w:val="24"/>
        </w:rPr>
        <w:t xml:space="preserve"> falling to </w:t>
      </w:r>
      <w:r w:rsidR="00501093" w:rsidRPr="007F7F88">
        <w:rPr>
          <w:sz w:val="24"/>
          <w:szCs w:val="24"/>
        </w:rPr>
        <w:t>11 ton</w:t>
      </w:r>
      <w:r w:rsidR="0081238E" w:rsidRPr="007F7F88">
        <w:rPr>
          <w:sz w:val="24"/>
          <w:szCs w:val="24"/>
        </w:rPr>
        <w:t>s</w:t>
      </w:r>
      <w:r w:rsidR="00501093" w:rsidRPr="007F7F88">
        <w:rPr>
          <w:sz w:val="24"/>
          <w:szCs w:val="24"/>
        </w:rPr>
        <w:t xml:space="preserve"> </w:t>
      </w:r>
      <w:r w:rsidR="00D029BC" w:rsidRPr="007F7F88">
        <w:rPr>
          <w:sz w:val="24"/>
          <w:szCs w:val="24"/>
        </w:rPr>
        <w:t>P</w:t>
      </w:r>
      <w:r w:rsidR="00501093" w:rsidRPr="007F7F88">
        <w:rPr>
          <w:sz w:val="24"/>
          <w:szCs w:val="24"/>
        </w:rPr>
        <w:t xml:space="preserve"> in 2014</w:t>
      </w:r>
      <w:r w:rsidR="006046CD" w:rsidRPr="007F7F88">
        <w:rPr>
          <w:sz w:val="24"/>
          <w:szCs w:val="24"/>
        </w:rPr>
        <w:t>.</w:t>
      </w:r>
      <w:r w:rsidR="00D94FD8" w:rsidRPr="007F7F88">
        <w:rPr>
          <w:sz w:val="24"/>
          <w:szCs w:val="24"/>
        </w:rPr>
        <w:t xml:space="preserve"> </w:t>
      </w:r>
      <w:r w:rsidR="00156ACA" w:rsidRPr="007F7F88">
        <w:rPr>
          <w:sz w:val="24"/>
          <w:szCs w:val="24"/>
        </w:rPr>
        <w:t xml:space="preserve">The decreasing sediment release </w:t>
      </w:r>
      <w:r w:rsidR="00CB754C" w:rsidRPr="007F7F88">
        <w:rPr>
          <w:sz w:val="24"/>
          <w:szCs w:val="24"/>
        </w:rPr>
        <w:t xml:space="preserve">during summer </w:t>
      </w:r>
      <w:r w:rsidR="0007584B" w:rsidRPr="007F7F88">
        <w:rPr>
          <w:sz w:val="24"/>
          <w:szCs w:val="24"/>
        </w:rPr>
        <w:t>over the 50</w:t>
      </w:r>
      <w:r w:rsidR="00CB754C" w:rsidRPr="007F7F88">
        <w:rPr>
          <w:sz w:val="24"/>
          <w:szCs w:val="24"/>
        </w:rPr>
        <w:t>-</w:t>
      </w:r>
      <w:r w:rsidR="0007584B" w:rsidRPr="007F7F88">
        <w:rPr>
          <w:sz w:val="24"/>
          <w:szCs w:val="24"/>
        </w:rPr>
        <w:t>year</w:t>
      </w:r>
      <w:r w:rsidR="00CB754C" w:rsidRPr="007F7F88">
        <w:rPr>
          <w:sz w:val="24"/>
          <w:szCs w:val="24"/>
        </w:rPr>
        <w:t xml:space="preserve"> period </w:t>
      </w:r>
      <w:r w:rsidR="004C1D22" w:rsidRPr="007F7F88">
        <w:rPr>
          <w:sz w:val="24"/>
          <w:szCs w:val="24"/>
        </w:rPr>
        <w:t xml:space="preserve">corresponds to </w:t>
      </w:r>
      <w:r w:rsidR="00156ACA" w:rsidRPr="007F7F88">
        <w:rPr>
          <w:sz w:val="24"/>
          <w:szCs w:val="24"/>
        </w:rPr>
        <w:t xml:space="preserve">the </w:t>
      </w:r>
      <w:r w:rsidR="004C1D22" w:rsidRPr="007F7F88">
        <w:rPr>
          <w:sz w:val="24"/>
          <w:szCs w:val="24"/>
        </w:rPr>
        <w:t xml:space="preserve">gradually </w:t>
      </w:r>
      <w:r w:rsidR="00156ACA" w:rsidRPr="007F7F88">
        <w:rPr>
          <w:sz w:val="24"/>
          <w:szCs w:val="24"/>
        </w:rPr>
        <w:t xml:space="preserve">decreasing ranges </w:t>
      </w:r>
      <w:r w:rsidR="004C1D22" w:rsidRPr="007F7F88">
        <w:rPr>
          <w:sz w:val="24"/>
          <w:szCs w:val="24"/>
        </w:rPr>
        <w:t xml:space="preserve">(maximum-minimum) </w:t>
      </w:r>
      <w:r w:rsidR="00156ACA" w:rsidRPr="007F7F88">
        <w:rPr>
          <w:sz w:val="24"/>
          <w:szCs w:val="24"/>
        </w:rPr>
        <w:t>of summer TP concentrations</w:t>
      </w:r>
      <w:r w:rsidR="00A63956" w:rsidRPr="007F7F88">
        <w:rPr>
          <w:sz w:val="24"/>
          <w:szCs w:val="24"/>
        </w:rPr>
        <w:t xml:space="preserve"> </w:t>
      </w:r>
      <w:r w:rsidR="006046CD" w:rsidRPr="007F7F88">
        <w:rPr>
          <w:sz w:val="24"/>
          <w:szCs w:val="24"/>
        </w:rPr>
        <w:t>(F</w:t>
      </w:r>
      <w:r w:rsidR="0007584B" w:rsidRPr="007F7F88">
        <w:rPr>
          <w:sz w:val="24"/>
          <w:szCs w:val="24"/>
        </w:rPr>
        <w:t xml:space="preserve">ig. </w:t>
      </w:r>
      <w:r w:rsidR="00D94FD8" w:rsidRPr="007F7F88">
        <w:rPr>
          <w:sz w:val="24"/>
          <w:szCs w:val="24"/>
        </w:rPr>
        <w:t>S3</w:t>
      </w:r>
      <w:r w:rsidR="0007584B" w:rsidRPr="007F7F88">
        <w:rPr>
          <w:sz w:val="24"/>
          <w:szCs w:val="24"/>
        </w:rPr>
        <w:t>).</w:t>
      </w:r>
    </w:p>
    <w:p w14:paraId="08D875FE" w14:textId="77777777" w:rsidR="00191606" w:rsidRPr="007F7F88" w:rsidRDefault="00776787" w:rsidP="00BF6C3C">
      <w:pPr>
        <w:spacing w:line="480" w:lineRule="auto"/>
        <w:rPr>
          <w:sz w:val="24"/>
          <w:szCs w:val="24"/>
        </w:rPr>
      </w:pPr>
      <w:r w:rsidRPr="007F7F88">
        <w:rPr>
          <w:sz w:val="24"/>
          <w:szCs w:val="24"/>
        </w:rPr>
        <w:t xml:space="preserve">Relationships between in-lake </w:t>
      </w:r>
      <w:r w:rsidR="004E0AA6" w:rsidRPr="007F7F88">
        <w:rPr>
          <w:sz w:val="24"/>
          <w:szCs w:val="24"/>
        </w:rPr>
        <w:t>nutrients</w:t>
      </w:r>
      <w:r w:rsidR="004416DC" w:rsidRPr="007F7F88">
        <w:rPr>
          <w:sz w:val="24"/>
          <w:szCs w:val="24"/>
        </w:rPr>
        <w:t>, chlorophyll</w:t>
      </w:r>
      <w:r w:rsidR="004E0AA6" w:rsidRPr="007F7F88">
        <w:rPr>
          <w:sz w:val="24"/>
          <w:szCs w:val="24"/>
        </w:rPr>
        <w:t xml:space="preserve"> and light attenuation</w:t>
      </w:r>
    </w:p>
    <w:p w14:paraId="64B872E4" w14:textId="2B89C13B" w:rsidR="00E069F4" w:rsidRPr="007F7F88" w:rsidRDefault="006F7B93" w:rsidP="00BF6C3C">
      <w:pPr>
        <w:spacing w:line="480" w:lineRule="auto"/>
        <w:rPr>
          <w:sz w:val="24"/>
          <w:szCs w:val="24"/>
        </w:rPr>
      </w:pPr>
      <w:r w:rsidRPr="007F7F88">
        <w:rPr>
          <w:sz w:val="24"/>
          <w:szCs w:val="24"/>
        </w:rPr>
        <w:t xml:space="preserve">During </w:t>
      </w:r>
      <w:r w:rsidR="00F12C20" w:rsidRPr="007F7F88">
        <w:rPr>
          <w:sz w:val="24"/>
          <w:szCs w:val="24"/>
        </w:rPr>
        <w:t>summer</w:t>
      </w:r>
      <w:r w:rsidR="0081238E" w:rsidRPr="007F7F88">
        <w:rPr>
          <w:sz w:val="24"/>
          <w:szCs w:val="24"/>
        </w:rPr>
        <w:t>,</w:t>
      </w:r>
      <w:r w:rsidR="00F12C20" w:rsidRPr="007F7F88">
        <w:rPr>
          <w:sz w:val="24"/>
          <w:szCs w:val="24"/>
        </w:rPr>
        <w:t xml:space="preserve"> i</w:t>
      </w:r>
      <w:r w:rsidR="00847E1B" w:rsidRPr="007F7F88">
        <w:rPr>
          <w:sz w:val="24"/>
          <w:szCs w:val="24"/>
        </w:rPr>
        <w:t xml:space="preserve">norganic nutrients </w:t>
      </w:r>
      <w:r w:rsidR="0081238E" w:rsidRPr="007F7F88">
        <w:rPr>
          <w:sz w:val="24"/>
          <w:szCs w:val="24"/>
        </w:rPr>
        <w:t>we</w:t>
      </w:r>
      <w:r w:rsidR="00847E1B" w:rsidRPr="007F7F88">
        <w:rPr>
          <w:sz w:val="24"/>
          <w:szCs w:val="24"/>
        </w:rPr>
        <w:t xml:space="preserve">re close to zero and </w:t>
      </w:r>
      <w:r w:rsidR="004416DC" w:rsidRPr="007F7F88">
        <w:rPr>
          <w:sz w:val="24"/>
          <w:szCs w:val="24"/>
        </w:rPr>
        <w:t xml:space="preserve">chlorophyll concentrations in the water column </w:t>
      </w:r>
      <w:r w:rsidR="00F12C20" w:rsidRPr="007F7F88">
        <w:rPr>
          <w:sz w:val="24"/>
          <w:szCs w:val="24"/>
        </w:rPr>
        <w:t>were</w:t>
      </w:r>
      <w:r w:rsidRPr="007F7F88">
        <w:rPr>
          <w:sz w:val="24"/>
          <w:szCs w:val="24"/>
        </w:rPr>
        <w:t xml:space="preserve"> </w:t>
      </w:r>
      <w:r w:rsidR="004416DC" w:rsidRPr="007F7F88">
        <w:rPr>
          <w:sz w:val="24"/>
          <w:szCs w:val="24"/>
        </w:rPr>
        <w:t xml:space="preserve">significantly positively related to concentrations of org P and </w:t>
      </w:r>
      <w:r w:rsidR="00F512DF" w:rsidRPr="007F7F88">
        <w:rPr>
          <w:sz w:val="24"/>
          <w:szCs w:val="24"/>
        </w:rPr>
        <w:t xml:space="preserve">org </w:t>
      </w:r>
      <w:r w:rsidR="004416DC" w:rsidRPr="007F7F88">
        <w:rPr>
          <w:sz w:val="24"/>
          <w:szCs w:val="24"/>
        </w:rPr>
        <w:t>N</w:t>
      </w:r>
      <w:r w:rsidR="00983FC2" w:rsidRPr="007F7F88">
        <w:rPr>
          <w:sz w:val="24"/>
          <w:szCs w:val="24"/>
        </w:rPr>
        <w:t xml:space="preserve"> (</w:t>
      </w:r>
      <w:r w:rsidR="004C66B1" w:rsidRPr="007F7F88">
        <w:rPr>
          <w:sz w:val="24"/>
          <w:szCs w:val="24"/>
        </w:rPr>
        <w:t>linear model: org P: estimate = 453.7</w:t>
      </w:r>
      <w:r w:rsidR="00A42A9A" w:rsidRPr="007F7F88">
        <w:rPr>
          <w:sz w:val="24"/>
          <w:szCs w:val="24"/>
        </w:rPr>
        <w:t xml:space="preserve">, std. error = 96.4, t-value = 4.7, p-value &lt; 0.001, org N: </w:t>
      </w:r>
      <w:r w:rsidR="00BD00AC" w:rsidRPr="007F7F88">
        <w:rPr>
          <w:sz w:val="24"/>
          <w:szCs w:val="24"/>
        </w:rPr>
        <w:t>estimate = 86, std. error = 20.5, t-value = 4.2, p-value &lt; 0.001</w:t>
      </w:r>
      <w:r w:rsidR="00DD659C" w:rsidRPr="007F7F88">
        <w:rPr>
          <w:sz w:val="24"/>
          <w:szCs w:val="24"/>
        </w:rPr>
        <w:t>)</w:t>
      </w:r>
      <w:r w:rsidR="00B7708A" w:rsidRPr="007F7F88">
        <w:rPr>
          <w:sz w:val="24"/>
          <w:szCs w:val="24"/>
        </w:rPr>
        <w:t>.</w:t>
      </w:r>
      <w:r w:rsidR="0051071C" w:rsidRPr="007F7F88">
        <w:rPr>
          <w:sz w:val="24"/>
          <w:szCs w:val="24"/>
        </w:rPr>
        <w:t xml:space="preserve"> M</w:t>
      </w:r>
      <w:r w:rsidR="004416DC" w:rsidRPr="007F7F88">
        <w:rPr>
          <w:sz w:val="24"/>
          <w:szCs w:val="24"/>
        </w:rPr>
        <w:t>ore</w:t>
      </w:r>
      <w:r w:rsidR="0051071C" w:rsidRPr="007F7F88">
        <w:rPr>
          <w:sz w:val="24"/>
          <w:szCs w:val="24"/>
        </w:rPr>
        <w:t xml:space="preserve">over, concentrations of </w:t>
      </w:r>
      <w:proofErr w:type="spellStart"/>
      <w:r w:rsidR="00F512DF" w:rsidRPr="007F7F88">
        <w:rPr>
          <w:sz w:val="24"/>
          <w:szCs w:val="24"/>
        </w:rPr>
        <w:t>Chl</w:t>
      </w:r>
      <w:proofErr w:type="spellEnd"/>
      <w:r w:rsidR="00F512DF" w:rsidRPr="007F7F88">
        <w:rPr>
          <w:sz w:val="24"/>
          <w:szCs w:val="24"/>
        </w:rPr>
        <w:t xml:space="preserve">, </w:t>
      </w:r>
      <w:r w:rsidR="0051071C" w:rsidRPr="007F7F88">
        <w:rPr>
          <w:sz w:val="24"/>
          <w:szCs w:val="24"/>
        </w:rPr>
        <w:t>org</w:t>
      </w:r>
      <w:r w:rsidR="00F512DF" w:rsidRPr="007F7F88">
        <w:rPr>
          <w:sz w:val="24"/>
          <w:szCs w:val="24"/>
        </w:rPr>
        <w:t xml:space="preserve"> </w:t>
      </w:r>
      <w:r w:rsidR="0051071C" w:rsidRPr="007F7F88">
        <w:rPr>
          <w:sz w:val="24"/>
          <w:szCs w:val="24"/>
        </w:rPr>
        <w:t xml:space="preserve">P and </w:t>
      </w:r>
      <w:r w:rsidR="00F512DF" w:rsidRPr="007F7F88">
        <w:rPr>
          <w:sz w:val="24"/>
          <w:szCs w:val="24"/>
        </w:rPr>
        <w:t xml:space="preserve">org </w:t>
      </w:r>
      <w:r w:rsidR="0051071C" w:rsidRPr="007F7F88">
        <w:rPr>
          <w:sz w:val="24"/>
          <w:szCs w:val="24"/>
        </w:rPr>
        <w:t xml:space="preserve">N were significantly related to the </w:t>
      </w:r>
      <w:r w:rsidR="003919C3" w:rsidRPr="007F7F88">
        <w:rPr>
          <w:sz w:val="24"/>
          <w:szCs w:val="24"/>
        </w:rPr>
        <w:t>light attenuation coefficient (</w:t>
      </w:r>
      <w:proofErr w:type="spellStart"/>
      <w:r w:rsidR="003919C3" w:rsidRPr="007F7F88">
        <w:rPr>
          <w:sz w:val="24"/>
          <w:szCs w:val="24"/>
        </w:rPr>
        <w:t>K</w:t>
      </w:r>
      <w:r w:rsidR="003919C3" w:rsidRPr="007F7F88">
        <w:rPr>
          <w:sz w:val="24"/>
          <w:szCs w:val="24"/>
          <w:vertAlign w:val="subscript"/>
        </w:rPr>
        <w:t>d</w:t>
      </w:r>
      <w:proofErr w:type="spellEnd"/>
      <w:r w:rsidR="00B7708A" w:rsidRPr="007F7F88">
        <w:rPr>
          <w:sz w:val="24"/>
          <w:szCs w:val="24"/>
        </w:rPr>
        <w:t>; Table S1)</w:t>
      </w:r>
      <w:r w:rsidR="00F14EFF" w:rsidRPr="007F7F88">
        <w:rPr>
          <w:sz w:val="24"/>
          <w:szCs w:val="24"/>
        </w:rPr>
        <w:t>. C</w:t>
      </w:r>
      <w:r w:rsidR="005C560C" w:rsidRPr="007F7F88">
        <w:rPr>
          <w:sz w:val="24"/>
          <w:szCs w:val="24"/>
        </w:rPr>
        <w:t>hlorophyll account</w:t>
      </w:r>
      <w:r w:rsidR="00F14EFF" w:rsidRPr="007F7F88">
        <w:rPr>
          <w:sz w:val="24"/>
          <w:szCs w:val="24"/>
        </w:rPr>
        <w:t>ed</w:t>
      </w:r>
      <w:r w:rsidR="005C560C" w:rsidRPr="007F7F88">
        <w:rPr>
          <w:sz w:val="24"/>
          <w:szCs w:val="24"/>
        </w:rPr>
        <w:t xml:space="preserve"> for a larger proportion of </w:t>
      </w:r>
      <w:proofErr w:type="spellStart"/>
      <w:r w:rsidR="005C560C" w:rsidRPr="007F7F88">
        <w:rPr>
          <w:sz w:val="24"/>
          <w:szCs w:val="24"/>
        </w:rPr>
        <w:t>K</w:t>
      </w:r>
      <w:r w:rsidR="005C560C" w:rsidRPr="007F7F88">
        <w:rPr>
          <w:sz w:val="24"/>
          <w:szCs w:val="24"/>
          <w:vertAlign w:val="subscript"/>
        </w:rPr>
        <w:t>d</w:t>
      </w:r>
      <w:r w:rsidR="00F14EFF" w:rsidRPr="007F7F88">
        <w:rPr>
          <w:sz w:val="24"/>
          <w:szCs w:val="24"/>
        </w:rPr>
        <w:t>’s</w:t>
      </w:r>
      <w:proofErr w:type="spellEnd"/>
      <w:r w:rsidR="00F14EFF" w:rsidRPr="007F7F88">
        <w:rPr>
          <w:sz w:val="24"/>
          <w:szCs w:val="24"/>
        </w:rPr>
        <w:t xml:space="preserve"> variability</w:t>
      </w:r>
      <w:r w:rsidR="003A0B9C" w:rsidRPr="007F7F88">
        <w:rPr>
          <w:sz w:val="24"/>
          <w:szCs w:val="24"/>
        </w:rPr>
        <w:t>,</w:t>
      </w:r>
      <w:r w:rsidR="00F14EFF" w:rsidRPr="007F7F88">
        <w:rPr>
          <w:sz w:val="24"/>
          <w:szCs w:val="24"/>
        </w:rPr>
        <w:t xml:space="preserve"> </w:t>
      </w:r>
      <w:r w:rsidR="005C560C" w:rsidRPr="007F7F88">
        <w:rPr>
          <w:sz w:val="24"/>
          <w:szCs w:val="24"/>
        </w:rPr>
        <w:t>and all three variables together account</w:t>
      </w:r>
      <w:r w:rsidR="00F12C20" w:rsidRPr="007F7F88">
        <w:rPr>
          <w:sz w:val="24"/>
          <w:szCs w:val="24"/>
        </w:rPr>
        <w:t>ed</w:t>
      </w:r>
      <w:r w:rsidR="005C560C" w:rsidRPr="007F7F88">
        <w:rPr>
          <w:sz w:val="24"/>
          <w:szCs w:val="24"/>
        </w:rPr>
        <w:t xml:space="preserve"> for 51% of total </w:t>
      </w:r>
      <w:proofErr w:type="spellStart"/>
      <w:r w:rsidR="005C560C" w:rsidRPr="007F7F88">
        <w:rPr>
          <w:sz w:val="24"/>
          <w:szCs w:val="24"/>
        </w:rPr>
        <w:t>K</w:t>
      </w:r>
      <w:r w:rsidR="005C560C" w:rsidRPr="007F7F88">
        <w:rPr>
          <w:sz w:val="24"/>
          <w:szCs w:val="24"/>
          <w:vertAlign w:val="subscript"/>
        </w:rPr>
        <w:t>d</w:t>
      </w:r>
      <w:proofErr w:type="spellEnd"/>
      <w:r w:rsidR="005C560C" w:rsidRPr="007F7F88">
        <w:rPr>
          <w:sz w:val="24"/>
          <w:szCs w:val="24"/>
        </w:rPr>
        <w:t xml:space="preserve"> variability and 63% when difference</w:t>
      </w:r>
      <w:r w:rsidR="00F12C20" w:rsidRPr="007F7F88">
        <w:rPr>
          <w:sz w:val="24"/>
          <w:szCs w:val="24"/>
        </w:rPr>
        <w:t>s</w:t>
      </w:r>
      <w:r w:rsidR="005C560C" w:rsidRPr="007F7F88">
        <w:rPr>
          <w:sz w:val="24"/>
          <w:szCs w:val="24"/>
        </w:rPr>
        <w:t xml:space="preserve"> between years </w:t>
      </w:r>
      <w:r w:rsidR="00F12C20" w:rsidRPr="007F7F88">
        <w:rPr>
          <w:sz w:val="24"/>
          <w:szCs w:val="24"/>
        </w:rPr>
        <w:t>were included in the analysis</w:t>
      </w:r>
      <w:r w:rsidR="005C560C" w:rsidRPr="007F7F88">
        <w:rPr>
          <w:sz w:val="24"/>
          <w:szCs w:val="24"/>
        </w:rPr>
        <w:t xml:space="preserve"> (Table S</w:t>
      </w:r>
      <w:r w:rsidR="00F12C20" w:rsidRPr="007F7F88">
        <w:rPr>
          <w:sz w:val="24"/>
          <w:szCs w:val="24"/>
        </w:rPr>
        <w:t>2</w:t>
      </w:r>
      <w:r w:rsidR="005C560C" w:rsidRPr="007F7F88">
        <w:rPr>
          <w:sz w:val="24"/>
          <w:szCs w:val="24"/>
        </w:rPr>
        <w:t xml:space="preserve">). </w:t>
      </w:r>
      <w:r w:rsidR="00E91EAB" w:rsidRPr="007F7F88">
        <w:rPr>
          <w:sz w:val="24"/>
          <w:szCs w:val="24"/>
        </w:rPr>
        <w:t>To attain a</w:t>
      </w:r>
      <w:r w:rsidR="00A63956" w:rsidRPr="007F7F88">
        <w:rPr>
          <w:sz w:val="24"/>
          <w:szCs w:val="24"/>
        </w:rPr>
        <w:t>n</w:t>
      </w:r>
      <w:r w:rsidR="00E91EAB" w:rsidRPr="007F7F88">
        <w:rPr>
          <w:sz w:val="24"/>
          <w:szCs w:val="24"/>
        </w:rPr>
        <w:t xml:space="preserve"> improved water quality with a Secchi-depth of 1 m (</w:t>
      </w:r>
      <w:proofErr w:type="spellStart"/>
      <w:r w:rsidR="0051071C" w:rsidRPr="007F7F88">
        <w:rPr>
          <w:sz w:val="24"/>
          <w:szCs w:val="24"/>
        </w:rPr>
        <w:t>K</w:t>
      </w:r>
      <w:r w:rsidR="0051071C" w:rsidRPr="007F7F88">
        <w:rPr>
          <w:sz w:val="24"/>
          <w:szCs w:val="24"/>
          <w:vertAlign w:val="subscript"/>
        </w:rPr>
        <w:t>d</w:t>
      </w:r>
      <w:proofErr w:type="spellEnd"/>
      <w:r w:rsidR="0051071C" w:rsidRPr="007F7F88">
        <w:rPr>
          <w:sz w:val="24"/>
          <w:szCs w:val="24"/>
        </w:rPr>
        <w:t xml:space="preserve"> </w:t>
      </w:r>
      <w:r w:rsidR="00E91EAB" w:rsidRPr="007F7F88">
        <w:rPr>
          <w:sz w:val="24"/>
          <w:szCs w:val="24"/>
        </w:rPr>
        <w:t>of</w:t>
      </w:r>
      <w:r w:rsidR="0051071C" w:rsidRPr="007F7F88">
        <w:rPr>
          <w:sz w:val="24"/>
          <w:szCs w:val="24"/>
        </w:rPr>
        <w:t xml:space="preserve"> 1</w:t>
      </w:r>
      <w:r w:rsidR="002D6D57" w:rsidRPr="007F7F88">
        <w:rPr>
          <w:sz w:val="24"/>
          <w:szCs w:val="24"/>
        </w:rPr>
        <w:t>.</w:t>
      </w:r>
      <w:r w:rsidR="0051071C" w:rsidRPr="007F7F88">
        <w:rPr>
          <w:sz w:val="24"/>
          <w:szCs w:val="24"/>
        </w:rPr>
        <w:t>9 m</w:t>
      </w:r>
      <w:r w:rsidR="0051071C" w:rsidRPr="007F7F88">
        <w:rPr>
          <w:sz w:val="24"/>
          <w:szCs w:val="24"/>
          <w:vertAlign w:val="superscript"/>
        </w:rPr>
        <w:t>-1</w:t>
      </w:r>
      <w:r w:rsidR="00E91EAB" w:rsidRPr="007F7F88">
        <w:rPr>
          <w:sz w:val="24"/>
          <w:szCs w:val="24"/>
        </w:rPr>
        <w:t>)</w:t>
      </w:r>
      <w:r w:rsidR="00517E39" w:rsidRPr="007F7F88">
        <w:rPr>
          <w:sz w:val="24"/>
          <w:szCs w:val="24"/>
        </w:rPr>
        <w:t xml:space="preserve"> possible to </w:t>
      </w:r>
      <w:proofErr w:type="spellStart"/>
      <w:r w:rsidR="00517E39" w:rsidRPr="007F7F88">
        <w:rPr>
          <w:sz w:val="24"/>
          <w:szCs w:val="24"/>
        </w:rPr>
        <w:t>estimated</w:t>
      </w:r>
      <w:proofErr w:type="spellEnd"/>
      <w:r w:rsidR="00517E39" w:rsidRPr="007F7F88">
        <w:rPr>
          <w:sz w:val="24"/>
          <w:szCs w:val="24"/>
        </w:rPr>
        <w:t xml:space="preserve"> with the available data</w:t>
      </w:r>
      <w:r w:rsidR="00A63956" w:rsidRPr="007F7F88">
        <w:rPr>
          <w:sz w:val="24"/>
          <w:szCs w:val="24"/>
        </w:rPr>
        <w:t>,</w:t>
      </w:r>
      <w:r w:rsidR="006046CD" w:rsidRPr="007F7F88">
        <w:rPr>
          <w:sz w:val="24"/>
          <w:szCs w:val="24"/>
        </w:rPr>
        <w:t xml:space="preserve"> </w:t>
      </w:r>
      <w:r w:rsidR="0051071C" w:rsidRPr="007F7F88">
        <w:rPr>
          <w:sz w:val="24"/>
          <w:szCs w:val="24"/>
        </w:rPr>
        <w:t>would require</w:t>
      </w:r>
      <w:r w:rsidR="00847E1B" w:rsidRPr="007F7F88">
        <w:rPr>
          <w:sz w:val="24"/>
          <w:szCs w:val="24"/>
        </w:rPr>
        <w:t xml:space="preserve"> nutrient levels of 75 </w:t>
      </w:r>
      <w:r w:rsidRPr="007F7F88">
        <w:rPr>
          <w:rFonts w:cstheme="minorHAnsi"/>
          <w:sz w:val="24"/>
          <w:szCs w:val="24"/>
        </w:rPr>
        <w:t>µ</w:t>
      </w:r>
      <w:r w:rsidR="00847E1B" w:rsidRPr="007F7F88">
        <w:rPr>
          <w:sz w:val="24"/>
          <w:szCs w:val="24"/>
        </w:rPr>
        <w:t xml:space="preserve">g org P </w:t>
      </w:r>
      <w:r w:rsidRPr="007F7F88">
        <w:rPr>
          <w:sz w:val="24"/>
          <w:szCs w:val="24"/>
        </w:rPr>
        <w:t>L</w:t>
      </w:r>
      <w:r w:rsidRPr="007F7F88">
        <w:rPr>
          <w:sz w:val="24"/>
          <w:szCs w:val="24"/>
          <w:vertAlign w:val="superscript"/>
        </w:rPr>
        <w:t>-1</w:t>
      </w:r>
      <w:r w:rsidR="00847E1B" w:rsidRPr="007F7F88">
        <w:rPr>
          <w:sz w:val="24"/>
          <w:szCs w:val="24"/>
        </w:rPr>
        <w:t xml:space="preserve">and 1305 </w:t>
      </w:r>
      <w:r w:rsidRPr="007F7F88">
        <w:rPr>
          <w:rFonts w:cstheme="minorHAnsi"/>
          <w:sz w:val="24"/>
          <w:szCs w:val="24"/>
        </w:rPr>
        <w:t>µ</w:t>
      </w:r>
      <w:r w:rsidR="00847E1B" w:rsidRPr="007F7F88">
        <w:rPr>
          <w:sz w:val="24"/>
          <w:szCs w:val="24"/>
        </w:rPr>
        <w:t>g org N</w:t>
      </w:r>
      <w:r w:rsidRPr="007F7F88">
        <w:rPr>
          <w:sz w:val="24"/>
          <w:szCs w:val="24"/>
        </w:rPr>
        <w:t xml:space="preserve"> L</w:t>
      </w:r>
      <w:r w:rsidRPr="007F7F88">
        <w:rPr>
          <w:sz w:val="24"/>
          <w:szCs w:val="24"/>
          <w:vertAlign w:val="superscript"/>
        </w:rPr>
        <w:t>-1</w:t>
      </w:r>
      <w:r w:rsidR="00E91EAB" w:rsidRPr="007F7F88">
        <w:rPr>
          <w:sz w:val="24"/>
          <w:szCs w:val="24"/>
        </w:rPr>
        <w:t xml:space="preserve"> according to the relationships</w:t>
      </w:r>
      <w:r w:rsidR="00FF144F" w:rsidRPr="007F7F88">
        <w:rPr>
          <w:sz w:val="24"/>
          <w:szCs w:val="24"/>
        </w:rPr>
        <w:t xml:space="preserve">: </w:t>
      </w:r>
      <w:r w:rsidR="00FF144F" w:rsidRPr="007F7F88">
        <w:rPr>
          <w:sz w:val="24"/>
          <w:rPrChange w:id="3" w:author="Jonas Stage Sø" w:date="2025-06-30T17:25:00Z" w16du:dateUtc="2025-06-30T15:25:00Z">
            <w:rPr/>
          </w:rPrChange>
        </w:rPr>
        <w:t>Org P (µg P L</w:t>
      </w:r>
      <w:r w:rsidR="00FF144F" w:rsidRPr="007F7F88">
        <w:rPr>
          <w:sz w:val="24"/>
          <w:vertAlign w:val="superscript"/>
          <w:rPrChange w:id="4" w:author="Jonas Stage Sø" w:date="2025-06-30T17:25:00Z" w16du:dateUtc="2025-06-30T15:25:00Z">
            <w:rPr>
              <w:vertAlign w:val="superscript"/>
            </w:rPr>
          </w:rPrChange>
        </w:rPr>
        <w:t>-1</w:t>
      </w:r>
      <w:r w:rsidR="00FF144F" w:rsidRPr="007F7F88">
        <w:rPr>
          <w:sz w:val="24"/>
          <w:rPrChange w:id="5" w:author="Jonas Stage Sø" w:date="2025-06-30T17:25:00Z" w16du:dateUtc="2025-06-30T15:25:00Z">
            <w:rPr/>
          </w:rPrChange>
        </w:rPr>
        <w:t xml:space="preserve">) = 61.1 ln </w:t>
      </w:r>
      <w:proofErr w:type="spellStart"/>
      <w:r w:rsidR="00FF144F" w:rsidRPr="007F7F88">
        <w:rPr>
          <w:sz w:val="24"/>
          <w:rPrChange w:id="6" w:author="Jonas Stage Sø" w:date="2025-06-30T17:25:00Z" w16du:dateUtc="2025-06-30T15:25:00Z">
            <w:rPr/>
          </w:rPrChange>
        </w:rPr>
        <w:t>K</w:t>
      </w:r>
      <w:r w:rsidR="00FF144F" w:rsidRPr="007F7F88">
        <w:rPr>
          <w:sz w:val="24"/>
          <w:vertAlign w:val="subscript"/>
          <w:rPrChange w:id="7" w:author="Jonas Stage Sø" w:date="2025-06-30T17:25:00Z" w16du:dateUtc="2025-06-30T15:25:00Z">
            <w:rPr>
              <w:vertAlign w:val="subscript"/>
            </w:rPr>
          </w:rPrChange>
        </w:rPr>
        <w:t>d</w:t>
      </w:r>
      <w:proofErr w:type="spellEnd"/>
      <w:r w:rsidR="00FF144F" w:rsidRPr="007F7F88">
        <w:rPr>
          <w:sz w:val="24"/>
          <w:rPrChange w:id="8" w:author="Jonas Stage Sø" w:date="2025-06-30T17:25:00Z" w16du:dateUtc="2025-06-30T15:25:00Z">
            <w:rPr/>
          </w:rPrChange>
        </w:rPr>
        <w:t xml:space="preserve"> (m</w:t>
      </w:r>
      <w:r w:rsidR="00FF144F" w:rsidRPr="007F7F88">
        <w:rPr>
          <w:sz w:val="24"/>
          <w:vertAlign w:val="superscript"/>
          <w:rPrChange w:id="9" w:author="Jonas Stage Sø" w:date="2025-06-30T17:25:00Z" w16du:dateUtc="2025-06-30T15:25:00Z">
            <w:rPr>
              <w:vertAlign w:val="superscript"/>
            </w:rPr>
          </w:rPrChange>
        </w:rPr>
        <w:t>-1</w:t>
      </w:r>
      <w:r w:rsidR="00FF144F" w:rsidRPr="007F7F88">
        <w:rPr>
          <w:sz w:val="24"/>
          <w:rPrChange w:id="10" w:author="Jonas Stage Sø" w:date="2025-06-30T17:25:00Z" w16du:dateUtc="2025-06-30T15:25:00Z">
            <w:rPr/>
          </w:rPrChange>
        </w:rPr>
        <w:t>) +35.6 (r</w:t>
      </w:r>
      <w:r w:rsidR="00FF144F" w:rsidRPr="007F7F88">
        <w:rPr>
          <w:sz w:val="24"/>
          <w:vertAlign w:val="superscript"/>
          <w:rPrChange w:id="11" w:author="Jonas Stage Sø" w:date="2025-06-30T17:25:00Z" w16du:dateUtc="2025-06-30T15:25:00Z">
            <w:rPr>
              <w:vertAlign w:val="superscript"/>
            </w:rPr>
          </w:rPrChange>
        </w:rPr>
        <w:t>2</w:t>
      </w:r>
      <w:r w:rsidR="00FF144F" w:rsidRPr="007F7F88">
        <w:rPr>
          <w:sz w:val="24"/>
          <w:rPrChange w:id="12" w:author="Jonas Stage Sø" w:date="2025-06-30T17:25:00Z" w16du:dateUtc="2025-06-30T15:25:00Z">
            <w:rPr/>
          </w:rPrChange>
        </w:rPr>
        <w:t xml:space="preserve"> = 0.23, p &lt; 0.01).</w:t>
      </w:r>
      <w:r w:rsidR="00E91EAB" w:rsidRPr="007F7F88">
        <w:rPr>
          <w:sz w:val="24"/>
          <w:szCs w:val="24"/>
        </w:rPr>
        <w:t xml:space="preserve"> O</w:t>
      </w:r>
      <w:r w:rsidR="005C560C" w:rsidRPr="007F7F88">
        <w:rPr>
          <w:sz w:val="24"/>
          <w:szCs w:val="24"/>
        </w:rPr>
        <w:t>nly the</w:t>
      </w:r>
      <w:r w:rsidR="00DA66B2" w:rsidRPr="007F7F88">
        <w:rPr>
          <w:sz w:val="24"/>
          <w:szCs w:val="24"/>
        </w:rPr>
        <w:t xml:space="preserve"> </w:t>
      </w:r>
      <w:r w:rsidR="005C560C" w:rsidRPr="007F7F88">
        <w:rPr>
          <w:sz w:val="24"/>
          <w:szCs w:val="24"/>
        </w:rPr>
        <w:t>P</w:t>
      </w:r>
      <w:r w:rsidR="00FF144F" w:rsidRPr="007F7F88">
        <w:rPr>
          <w:sz w:val="24"/>
          <w:szCs w:val="24"/>
        </w:rPr>
        <w:t>-</w:t>
      </w:r>
      <w:r w:rsidR="005C560C" w:rsidRPr="007F7F88">
        <w:rPr>
          <w:sz w:val="24"/>
          <w:szCs w:val="24"/>
        </w:rPr>
        <w:t>relationship</w:t>
      </w:r>
      <w:r w:rsidR="00FF144F" w:rsidRPr="007F7F88">
        <w:rPr>
          <w:sz w:val="24"/>
          <w:szCs w:val="24"/>
        </w:rPr>
        <w:t xml:space="preserve"> </w:t>
      </w:r>
      <w:r w:rsidR="005C560C" w:rsidRPr="007F7F88">
        <w:rPr>
          <w:sz w:val="24"/>
          <w:szCs w:val="24"/>
        </w:rPr>
        <w:t xml:space="preserve"> </w:t>
      </w:r>
      <w:r w:rsidR="00DA66B2" w:rsidRPr="007F7F88">
        <w:rPr>
          <w:sz w:val="24"/>
          <w:szCs w:val="24"/>
        </w:rPr>
        <w:t xml:space="preserve">included </w:t>
      </w:r>
      <w:r w:rsidR="005C560C" w:rsidRPr="007F7F88">
        <w:rPr>
          <w:sz w:val="24"/>
          <w:szCs w:val="24"/>
        </w:rPr>
        <w:t>permit</w:t>
      </w:r>
      <w:r w:rsidR="00F14EFF" w:rsidRPr="007F7F88">
        <w:rPr>
          <w:sz w:val="24"/>
          <w:szCs w:val="24"/>
        </w:rPr>
        <w:t>ted</w:t>
      </w:r>
      <w:r w:rsidR="005C560C" w:rsidRPr="007F7F88">
        <w:rPr>
          <w:sz w:val="24"/>
          <w:szCs w:val="24"/>
        </w:rPr>
        <w:t xml:space="preserve"> interpolation </w:t>
      </w:r>
      <w:r w:rsidR="00F12C20" w:rsidRPr="007F7F88">
        <w:rPr>
          <w:sz w:val="24"/>
          <w:szCs w:val="24"/>
        </w:rPr>
        <w:t xml:space="preserve">to </w:t>
      </w:r>
      <w:r w:rsidR="005C560C" w:rsidRPr="007F7F88">
        <w:rPr>
          <w:sz w:val="24"/>
          <w:szCs w:val="24"/>
        </w:rPr>
        <w:t>a low required annual TP input of 3.7 ton</w:t>
      </w:r>
      <w:r w:rsidR="0081238E" w:rsidRPr="007F7F88">
        <w:rPr>
          <w:sz w:val="24"/>
          <w:szCs w:val="24"/>
        </w:rPr>
        <w:t>s</w:t>
      </w:r>
      <w:r w:rsidR="005C560C" w:rsidRPr="007F7F88">
        <w:rPr>
          <w:sz w:val="24"/>
          <w:szCs w:val="24"/>
        </w:rPr>
        <w:t xml:space="preserve"> TP </w:t>
      </w:r>
      <w:r w:rsidR="002B2F4D" w:rsidRPr="007F7F88">
        <w:rPr>
          <w:sz w:val="24"/>
          <w:szCs w:val="24"/>
        </w:rPr>
        <w:t xml:space="preserve">(about </w:t>
      </w:r>
      <w:r w:rsidR="00F12C20" w:rsidRPr="007F7F88">
        <w:rPr>
          <w:sz w:val="24"/>
          <w:szCs w:val="24"/>
        </w:rPr>
        <w:t>half</w:t>
      </w:r>
      <w:r w:rsidR="002B2F4D" w:rsidRPr="007F7F88">
        <w:rPr>
          <w:sz w:val="24"/>
          <w:szCs w:val="24"/>
        </w:rPr>
        <w:t xml:space="preserve"> the contemporary TP input) </w:t>
      </w:r>
      <w:r w:rsidR="005C560C" w:rsidRPr="007F7F88">
        <w:rPr>
          <w:sz w:val="24"/>
          <w:szCs w:val="24"/>
        </w:rPr>
        <w:t xml:space="preserve">to </w:t>
      </w:r>
      <w:r w:rsidR="00F14EFF" w:rsidRPr="007F7F88">
        <w:rPr>
          <w:sz w:val="24"/>
          <w:szCs w:val="24"/>
        </w:rPr>
        <w:t xml:space="preserve">reach </w:t>
      </w:r>
      <w:r w:rsidR="005C560C" w:rsidRPr="007F7F88">
        <w:rPr>
          <w:sz w:val="24"/>
          <w:szCs w:val="24"/>
        </w:rPr>
        <w:t xml:space="preserve">the </w:t>
      </w:r>
      <w:r w:rsidR="00F512DF" w:rsidRPr="007F7F88">
        <w:rPr>
          <w:sz w:val="24"/>
          <w:szCs w:val="24"/>
        </w:rPr>
        <w:t xml:space="preserve">lower org P level and a predicted Secchi-depth of 1 m. </w:t>
      </w:r>
      <w:r w:rsidR="00E91EAB" w:rsidRPr="007F7F88">
        <w:rPr>
          <w:sz w:val="24"/>
          <w:szCs w:val="24"/>
        </w:rPr>
        <w:t xml:space="preserve"> </w:t>
      </w:r>
      <w:r w:rsidR="00AC5B75" w:rsidRPr="007F7F88">
        <w:rPr>
          <w:sz w:val="24"/>
          <w:szCs w:val="24"/>
        </w:rPr>
        <w:t xml:space="preserve">  </w:t>
      </w:r>
      <w:r w:rsidR="00292F25" w:rsidRPr="007F7F88">
        <w:rPr>
          <w:sz w:val="24"/>
          <w:szCs w:val="24"/>
        </w:rPr>
        <w:t xml:space="preserve">    </w:t>
      </w:r>
    </w:p>
    <w:p w14:paraId="0A8F03B8" w14:textId="77777777" w:rsidR="00191606" w:rsidRPr="007F7F88" w:rsidRDefault="00E069F4" w:rsidP="00BF6C3C">
      <w:pPr>
        <w:spacing w:line="480" w:lineRule="auto"/>
        <w:rPr>
          <w:sz w:val="24"/>
          <w:szCs w:val="24"/>
        </w:rPr>
      </w:pPr>
      <w:r w:rsidRPr="007F7F88">
        <w:rPr>
          <w:sz w:val="24"/>
          <w:szCs w:val="24"/>
        </w:rPr>
        <w:lastRenderedPageBreak/>
        <w:t>Sediment</w:t>
      </w:r>
      <w:r w:rsidR="007F7DF3" w:rsidRPr="007F7F88">
        <w:rPr>
          <w:sz w:val="24"/>
          <w:szCs w:val="24"/>
        </w:rPr>
        <w:t xml:space="preserve"> composition</w:t>
      </w:r>
      <w:r w:rsidR="00460287" w:rsidRPr="007F7F88">
        <w:rPr>
          <w:sz w:val="24"/>
          <w:szCs w:val="24"/>
        </w:rPr>
        <w:t xml:space="preserve"> and dynamics</w:t>
      </w:r>
    </w:p>
    <w:p w14:paraId="652A37A0" w14:textId="384767F1" w:rsidR="00D47556" w:rsidRPr="007F7F88" w:rsidRDefault="00CD736D" w:rsidP="00BF6C3C">
      <w:pPr>
        <w:spacing w:line="480" w:lineRule="auto"/>
        <w:rPr>
          <w:sz w:val="24"/>
          <w:szCs w:val="24"/>
        </w:rPr>
      </w:pPr>
      <w:r w:rsidRPr="007F7F88">
        <w:rPr>
          <w:sz w:val="24"/>
          <w:szCs w:val="24"/>
        </w:rPr>
        <w:t xml:space="preserve">Lake </w:t>
      </w:r>
      <w:proofErr w:type="spellStart"/>
      <w:r w:rsidRPr="007F7F88">
        <w:rPr>
          <w:sz w:val="24"/>
          <w:szCs w:val="24"/>
        </w:rPr>
        <w:t>Arresø’s</w:t>
      </w:r>
      <w:proofErr w:type="spellEnd"/>
      <w:r w:rsidRPr="007F7F88">
        <w:rPr>
          <w:sz w:val="24"/>
          <w:szCs w:val="24"/>
        </w:rPr>
        <w:t xml:space="preserve"> sediments </w:t>
      </w:r>
      <w:r w:rsidR="00D202D6" w:rsidRPr="007F7F88">
        <w:rPr>
          <w:sz w:val="24"/>
          <w:szCs w:val="24"/>
        </w:rPr>
        <w:t xml:space="preserve">were </w:t>
      </w:r>
      <w:r w:rsidR="007F25B3" w:rsidRPr="007F7F88">
        <w:rPr>
          <w:sz w:val="24"/>
          <w:szCs w:val="24"/>
        </w:rPr>
        <w:t xml:space="preserve">sampled in </w:t>
      </w:r>
      <w:r w:rsidR="002B2F4D" w:rsidRPr="007F7F88">
        <w:rPr>
          <w:sz w:val="24"/>
          <w:szCs w:val="24"/>
        </w:rPr>
        <w:t xml:space="preserve">late </w:t>
      </w:r>
      <w:r w:rsidR="007F25B3" w:rsidRPr="007F7F88">
        <w:rPr>
          <w:sz w:val="24"/>
          <w:szCs w:val="24"/>
        </w:rPr>
        <w:t>November-</w:t>
      </w:r>
      <w:r w:rsidR="002B2F4D" w:rsidRPr="007F7F88">
        <w:rPr>
          <w:sz w:val="24"/>
          <w:szCs w:val="24"/>
        </w:rPr>
        <w:t xml:space="preserve">early </w:t>
      </w:r>
      <w:r w:rsidR="007F25B3" w:rsidRPr="007F7F88">
        <w:rPr>
          <w:sz w:val="24"/>
          <w:szCs w:val="24"/>
        </w:rPr>
        <w:t>December</w:t>
      </w:r>
      <w:r w:rsidR="00D202D6" w:rsidRPr="007F7F88">
        <w:rPr>
          <w:sz w:val="24"/>
          <w:szCs w:val="24"/>
        </w:rPr>
        <w:t xml:space="preserve"> from spatially homogenous sediment areas covering 31.6 km</w:t>
      </w:r>
      <w:r w:rsidR="00D202D6" w:rsidRPr="007F7F88">
        <w:rPr>
          <w:sz w:val="24"/>
          <w:szCs w:val="24"/>
          <w:vertAlign w:val="superscript"/>
        </w:rPr>
        <w:t>2</w:t>
      </w:r>
      <w:r w:rsidR="00D202D6" w:rsidRPr="007F7F88">
        <w:rPr>
          <w:sz w:val="24"/>
          <w:szCs w:val="24"/>
        </w:rPr>
        <w:t xml:space="preserve"> of the lake (</w:t>
      </w:r>
      <w:proofErr w:type="spellStart"/>
      <w:r w:rsidR="00D202D6" w:rsidRPr="007F7F88">
        <w:rPr>
          <w:sz w:val="24"/>
          <w:szCs w:val="24"/>
        </w:rPr>
        <w:t>C</w:t>
      </w:r>
      <w:r w:rsidR="00582E19" w:rsidRPr="007F7F88">
        <w:rPr>
          <w:sz w:val="24"/>
          <w:szCs w:val="24"/>
        </w:rPr>
        <w:t>owi</w:t>
      </w:r>
      <w:r w:rsidR="00A30643" w:rsidRPr="007F7F88">
        <w:rPr>
          <w:sz w:val="24"/>
          <w:szCs w:val="24"/>
        </w:rPr>
        <w:t>C</w:t>
      </w:r>
      <w:r w:rsidR="00D202D6" w:rsidRPr="007F7F88">
        <w:rPr>
          <w:sz w:val="24"/>
          <w:szCs w:val="24"/>
        </w:rPr>
        <w:t>onsult</w:t>
      </w:r>
      <w:proofErr w:type="spellEnd"/>
      <w:ins w:id="13" w:author="Jonas Stage Sø" w:date="2025-06-30T17:25:00Z" w16du:dateUtc="2025-06-30T15:25:00Z">
        <w:r w:rsidR="00560A43">
          <w:rPr>
            <w:sz w:val="24"/>
            <w:szCs w:val="24"/>
          </w:rPr>
          <w:t>,</w:t>
        </w:r>
      </w:ins>
      <w:r w:rsidR="00D202D6" w:rsidRPr="007F7F88">
        <w:rPr>
          <w:sz w:val="24"/>
          <w:szCs w:val="24"/>
        </w:rPr>
        <w:t xml:space="preserve"> 198</w:t>
      </w:r>
      <w:r w:rsidR="00151E82" w:rsidRPr="007F7F88">
        <w:rPr>
          <w:sz w:val="24"/>
          <w:szCs w:val="24"/>
        </w:rPr>
        <w:t>9</w:t>
      </w:r>
      <w:r w:rsidR="00D202D6" w:rsidRPr="007F7F88">
        <w:rPr>
          <w:sz w:val="24"/>
          <w:szCs w:val="24"/>
        </w:rPr>
        <w:t xml:space="preserve">). </w:t>
      </w:r>
      <w:r w:rsidR="00CD50A4" w:rsidRPr="007F7F88">
        <w:rPr>
          <w:sz w:val="24"/>
          <w:szCs w:val="24"/>
        </w:rPr>
        <w:t xml:space="preserve">The remaining sediment areas </w:t>
      </w:r>
      <w:r w:rsidR="0081238E" w:rsidRPr="007F7F88">
        <w:rPr>
          <w:sz w:val="24"/>
          <w:szCs w:val="24"/>
        </w:rPr>
        <w:t xml:space="preserve">have </w:t>
      </w:r>
      <w:r w:rsidR="00CD50A4" w:rsidRPr="007F7F88">
        <w:rPr>
          <w:sz w:val="24"/>
          <w:szCs w:val="24"/>
        </w:rPr>
        <w:t xml:space="preserve">hard sediments that exchange </w:t>
      </w:r>
      <w:r w:rsidR="0081238E" w:rsidRPr="007F7F88">
        <w:rPr>
          <w:sz w:val="24"/>
          <w:szCs w:val="24"/>
        </w:rPr>
        <w:t xml:space="preserve">few nutrients </w:t>
      </w:r>
      <w:r w:rsidR="00CD50A4" w:rsidRPr="007F7F88">
        <w:rPr>
          <w:sz w:val="24"/>
          <w:szCs w:val="24"/>
        </w:rPr>
        <w:t xml:space="preserve">with the water. </w:t>
      </w:r>
      <w:r w:rsidR="00D202D6" w:rsidRPr="007F7F88">
        <w:rPr>
          <w:sz w:val="24"/>
          <w:szCs w:val="24"/>
        </w:rPr>
        <w:t xml:space="preserve">The </w:t>
      </w:r>
      <w:r w:rsidR="00CD50A4" w:rsidRPr="007F7F88">
        <w:rPr>
          <w:sz w:val="24"/>
          <w:szCs w:val="24"/>
        </w:rPr>
        <w:t xml:space="preserve">examined </w:t>
      </w:r>
      <w:r w:rsidR="00D202D6" w:rsidRPr="007F7F88">
        <w:rPr>
          <w:sz w:val="24"/>
          <w:szCs w:val="24"/>
        </w:rPr>
        <w:t xml:space="preserve">sediment strata </w:t>
      </w:r>
      <w:r w:rsidR="00A674C1" w:rsidRPr="007F7F88">
        <w:rPr>
          <w:sz w:val="24"/>
          <w:szCs w:val="24"/>
        </w:rPr>
        <w:t xml:space="preserve">in 1993 </w:t>
      </w:r>
      <w:r w:rsidR="0081238E" w:rsidRPr="007F7F88">
        <w:rPr>
          <w:sz w:val="24"/>
          <w:szCs w:val="24"/>
        </w:rPr>
        <w:t>we</w:t>
      </w:r>
      <w:r w:rsidRPr="007F7F88">
        <w:rPr>
          <w:sz w:val="24"/>
          <w:szCs w:val="24"/>
        </w:rPr>
        <w:t xml:space="preserve">re rich in </w:t>
      </w:r>
      <w:r w:rsidR="002B2F4D" w:rsidRPr="007F7F88">
        <w:rPr>
          <w:sz w:val="24"/>
          <w:szCs w:val="24"/>
        </w:rPr>
        <w:t>ca</w:t>
      </w:r>
      <w:r w:rsidR="004F1328" w:rsidRPr="007F7F88">
        <w:rPr>
          <w:sz w:val="24"/>
          <w:szCs w:val="24"/>
        </w:rPr>
        <w:t>lcium</w:t>
      </w:r>
      <w:r w:rsidR="00582E19" w:rsidRPr="007F7F88">
        <w:rPr>
          <w:sz w:val="24"/>
          <w:szCs w:val="24"/>
        </w:rPr>
        <w:t xml:space="preserve"> </w:t>
      </w:r>
      <w:r w:rsidRPr="007F7F88">
        <w:rPr>
          <w:sz w:val="24"/>
          <w:szCs w:val="24"/>
        </w:rPr>
        <w:t>(m</w:t>
      </w:r>
      <w:r w:rsidR="00E55A60" w:rsidRPr="007F7F88">
        <w:rPr>
          <w:sz w:val="24"/>
          <w:szCs w:val="24"/>
        </w:rPr>
        <w:t>ean</w:t>
      </w:r>
      <w:r w:rsidR="00D202D6" w:rsidRPr="007F7F88">
        <w:rPr>
          <w:sz w:val="24"/>
          <w:szCs w:val="24"/>
        </w:rPr>
        <w:t xml:space="preserve"> </w:t>
      </w:r>
      <w:r w:rsidR="00E55A60" w:rsidRPr="007F7F88">
        <w:rPr>
          <w:sz w:val="24"/>
          <w:szCs w:val="24"/>
        </w:rPr>
        <w:t xml:space="preserve">126-165 mg </w:t>
      </w:r>
      <w:r w:rsidRPr="007F7F88">
        <w:rPr>
          <w:sz w:val="24"/>
          <w:szCs w:val="24"/>
        </w:rPr>
        <w:t>DW</w:t>
      </w:r>
      <w:r w:rsidR="00A674C1" w:rsidRPr="007F7F88">
        <w:rPr>
          <w:sz w:val="24"/>
          <w:szCs w:val="24"/>
          <w:vertAlign w:val="superscript"/>
        </w:rPr>
        <w:t>-1</w:t>
      </w:r>
      <w:r w:rsidRPr="007F7F88">
        <w:rPr>
          <w:sz w:val="24"/>
          <w:szCs w:val="24"/>
        </w:rPr>
        <w:t>)</w:t>
      </w:r>
      <w:r w:rsidR="00A63956" w:rsidRPr="007F7F88">
        <w:rPr>
          <w:sz w:val="24"/>
          <w:szCs w:val="24"/>
        </w:rPr>
        <w:t xml:space="preserve"> and </w:t>
      </w:r>
      <w:r w:rsidRPr="007F7F88">
        <w:rPr>
          <w:sz w:val="24"/>
          <w:szCs w:val="24"/>
        </w:rPr>
        <w:t>organic matter (22</w:t>
      </w:r>
      <w:r w:rsidR="00E55A60" w:rsidRPr="007F7F88">
        <w:rPr>
          <w:sz w:val="24"/>
          <w:szCs w:val="24"/>
        </w:rPr>
        <w:t>0</w:t>
      </w:r>
      <w:r w:rsidR="00FB449E" w:rsidRPr="007F7F88">
        <w:rPr>
          <w:sz w:val="24"/>
          <w:szCs w:val="24"/>
        </w:rPr>
        <w:t>–</w:t>
      </w:r>
      <w:r w:rsidRPr="007F7F88">
        <w:rPr>
          <w:sz w:val="24"/>
          <w:szCs w:val="24"/>
        </w:rPr>
        <w:t>3</w:t>
      </w:r>
      <w:r w:rsidR="00E55A60" w:rsidRPr="007F7F88">
        <w:rPr>
          <w:sz w:val="24"/>
          <w:szCs w:val="24"/>
        </w:rPr>
        <w:t xml:space="preserve">72 mg </w:t>
      </w:r>
      <w:r w:rsidR="007F7DF3" w:rsidRPr="007F7F88">
        <w:rPr>
          <w:sz w:val="24"/>
          <w:szCs w:val="24"/>
        </w:rPr>
        <w:t>DW</w:t>
      </w:r>
      <w:r w:rsidR="00E55A60" w:rsidRPr="007F7F88">
        <w:rPr>
          <w:sz w:val="24"/>
          <w:szCs w:val="24"/>
          <w:vertAlign w:val="superscript"/>
        </w:rPr>
        <w:t>-1</w:t>
      </w:r>
      <w:r w:rsidRPr="007F7F88">
        <w:rPr>
          <w:sz w:val="24"/>
          <w:szCs w:val="24"/>
        </w:rPr>
        <w:t>), but poor in Fe (</w:t>
      </w:r>
      <w:r w:rsidR="00E55A60" w:rsidRPr="007F7F88">
        <w:rPr>
          <w:sz w:val="24"/>
          <w:szCs w:val="24"/>
        </w:rPr>
        <w:t>9.7-14.1 mg DW</w:t>
      </w:r>
      <w:r w:rsidR="00E55A60" w:rsidRPr="007F7F88">
        <w:rPr>
          <w:sz w:val="24"/>
          <w:szCs w:val="24"/>
          <w:vertAlign w:val="superscript"/>
        </w:rPr>
        <w:t>-1</w:t>
      </w:r>
      <w:r w:rsidRPr="007F7F88">
        <w:rPr>
          <w:sz w:val="24"/>
          <w:szCs w:val="24"/>
        </w:rPr>
        <w:t>)</w:t>
      </w:r>
      <w:r w:rsidR="00D202D6" w:rsidRPr="007F7F88">
        <w:rPr>
          <w:sz w:val="24"/>
          <w:szCs w:val="24"/>
        </w:rPr>
        <w:t xml:space="preserve">. The </w:t>
      </w:r>
      <w:proofErr w:type="spellStart"/>
      <w:r w:rsidRPr="007F7F88">
        <w:rPr>
          <w:sz w:val="24"/>
          <w:szCs w:val="24"/>
        </w:rPr>
        <w:t>Fe:TP</w:t>
      </w:r>
      <w:proofErr w:type="spellEnd"/>
      <w:r w:rsidRPr="007F7F88">
        <w:rPr>
          <w:sz w:val="24"/>
          <w:szCs w:val="24"/>
        </w:rPr>
        <w:t xml:space="preserve"> ratio </w:t>
      </w:r>
      <w:r w:rsidR="004F1328" w:rsidRPr="007F7F88">
        <w:rPr>
          <w:sz w:val="24"/>
          <w:szCs w:val="24"/>
        </w:rPr>
        <w:t>was low at the sediment surface (</w:t>
      </w:r>
      <w:r w:rsidR="00D94FD8" w:rsidRPr="007F7F88">
        <w:rPr>
          <w:sz w:val="24"/>
          <w:szCs w:val="24"/>
        </w:rPr>
        <w:t xml:space="preserve">mean </w:t>
      </w:r>
      <w:r w:rsidRPr="007F7F88">
        <w:rPr>
          <w:sz w:val="24"/>
          <w:szCs w:val="24"/>
        </w:rPr>
        <w:t>7.2</w:t>
      </w:r>
      <w:r w:rsidR="004F1328" w:rsidRPr="007F7F88">
        <w:rPr>
          <w:sz w:val="24"/>
          <w:szCs w:val="24"/>
        </w:rPr>
        <w:t>)</w:t>
      </w:r>
      <w:r w:rsidR="0081238E" w:rsidRPr="007F7F88">
        <w:rPr>
          <w:sz w:val="24"/>
          <w:szCs w:val="24"/>
        </w:rPr>
        <w:t>,</w:t>
      </w:r>
      <w:r w:rsidR="004F1328" w:rsidRPr="007F7F88">
        <w:rPr>
          <w:sz w:val="24"/>
          <w:szCs w:val="24"/>
        </w:rPr>
        <w:t xml:space="preserve"> </w:t>
      </w:r>
      <w:r w:rsidR="007A65CF" w:rsidRPr="007F7F88">
        <w:rPr>
          <w:sz w:val="24"/>
          <w:szCs w:val="24"/>
        </w:rPr>
        <w:t xml:space="preserve">suggesting low permanent Fe-binding here, but </w:t>
      </w:r>
      <w:r w:rsidR="004F1328" w:rsidRPr="007F7F88">
        <w:rPr>
          <w:sz w:val="24"/>
          <w:szCs w:val="24"/>
        </w:rPr>
        <w:t>in</w:t>
      </w:r>
      <w:r w:rsidRPr="007F7F88">
        <w:rPr>
          <w:sz w:val="24"/>
          <w:szCs w:val="24"/>
        </w:rPr>
        <w:t>creas</w:t>
      </w:r>
      <w:r w:rsidR="004F1328" w:rsidRPr="007F7F88">
        <w:rPr>
          <w:sz w:val="24"/>
          <w:szCs w:val="24"/>
        </w:rPr>
        <w:t>ed</w:t>
      </w:r>
      <w:r w:rsidRPr="007F7F88">
        <w:rPr>
          <w:sz w:val="24"/>
          <w:szCs w:val="24"/>
        </w:rPr>
        <w:t xml:space="preserve"> to </w:t>
      </w:r>
      <w:r w:rsidR="00D202D6" w:rsidRPr="007F7F88">
        <w:rPr>
          <w:sz w:val="24"/>
          <w:szCs w:val="24"/>
        </w:rPr>
        <w:t xml:space="preserve">20.8 </w:t>
      </w:r>
      <w:r w:rsidRPr="007F7F88">
        <w:rPr>
          <w:sz w:val="24"/>
          <w:szCs w:val="24"/>
        </w:rPr>
        <w:t>at 30</w:t>
      </w:r>
      <w:r w:rsidR="0081238E" w:rsidRPr="007F7F88">
        <w:rPr>
          <w:sz w:val="24"/>
          <w:szCs w:val="24"/>
        </w:rPr>
        <w:t>–4</w:t>
      </w:r>
      <w:r w:rsidRPr="007F7F88">
        <w:rPr>
          <w:sz w:val="24"/>
          <w:szCs w:val="24"/>
        </w:rPr>
        <w:t xml:space="preserve">0 cm </w:t>
      </w:r>
      <w:r w:rsidR="001F1816" w:rsidRPr="007F7F88">
        <w:rPr>
          <w:sz w:val="24"/>
          <w:szCs w:val="24"/>
        </w:rPr>
        <w:t xml:space="preserve">depth in the </w:t>
      </w:r>
      <w:r w:rsidR="007F7DF3" w:rsidRPr="007F7F88">
        <w:rPr>
          <w:sz w:val="24"/>
          <w:szCs w:val="24"/>
        </w:rPr>
        <w:t>sediment</w:t>
      </w:r>
      <w:r w:rsidR="0081238E" w:rsidRPr="007F7F88">
        <w:rPr>
          <w:sz w:val="24"/>
          <w:szCs w:val="24"/>
        </w:rPr>
        <w:t>,</w:t>
      </w:r>
      <w:r w:rsidR="00F12C20" w:rsidRPr="007F7F88">
        <w:rPr>
          <w:sz w:val="24"/>
          <w:szCs w:val="24"/>
        </w:rPr>
        <w:t xml:space="preserve"> </w:t>
      </w:r>
      <w:r w:rsidR="007A65CF" w:rsidRPr="007F7F88">
        <w:rPr>
          <w:sz w:val="24"/>
          <w:szCs w:val="24"/>
        </w:rPr>
        <w:t xml:space="preserve">suggesting the existence of Fe-P minerals </w:t>
      </w:r>
      <w:r w:rsidR="00F12C20" w:rsidRPr="007F7F88">
        <w:rPr>
          <w:sz w:val="24"/>
          <w:szCs w:val="24"/>
        </w:rPr>
        <w:t>(Table S</w:t>
      </w:r>
      <w:r w:rsidR="00151E82" w:rsidRPr="007F7F88">
        <w:rPr>
          <w:sz w:val="24"/>
          <w:szCs w:val="24"/>
        </w:rPr>
        <w:t>3</w:t>
      </w:r>
      <w:r w:rsidR="00F12C20" w:rsidRPr="007F7F88">
        <w:rPr>
          <w:sz w:val="24"/>
          <w:szCs w:val="24"/>
        </w:rPr>
        <w:t>)</w:t>
      </w:r>
      <w:r w:rsidR="00D202D6" w:rsidRPr="007F7F88">
        <w:rPr>
          <w:sz w:val="24"/>
          <w:szCs w:val="24"/>
        </w:rPr>
        <w:t xml:space="preserve">. </w:t>
      </w:r>
    </w:p>
    <w:p w14:paraId="267A0F80" w14:textId="49E4545A" w:rsidR="00D202D6" w:rsidRPr="007F7F88" w:rsidRDefault="00E91EAB" w:rsidP="00BF6C3C">
      <w:pPr>
        <w:spacing w:line="480" w:lineRule="auto"/>
        <w:rPr>
          <w:sz w:val="24"/>
          <w:szCs w:val="24"/>
        </w:rPr>
      </w:pPr>
      <w:r w:rsidRPr="007F7F88">
        <w:rPr>
          <w:sz w:val="24"/>
          <w:szCs w:val="24"/>
        </w:rPr>
        <w:t>Surface s</w:t>
      </w:r>
      <w:r w:rsidR="00E069F4" w:rsidRPr="007F7F88">
        <w:rPr>
          <w:sz w:val="24"/>
          <w:szCs w:val="24"/>
        </w:rPr>
        <w:t xml:space="preserve">ediments were </w:t>
      </w:r>
      <w:r w:rsidR="009B205B" w:rsidRPr="007F7F88">
        <w:rPr>
          <w:sz w:val="24"/>
          <w:szCs w:val="24"/>
        </w:rPr>
        <w:t xml:space="preserve">modestly </w:t>
      </w:r>
      <w:r w:rsidR="00E069F4" w:rsidRPr="007F7F88">
        <w:rPr>
          <w:sz w:val="24"/>
          <w:szCs w:val="24"/>
        </w:rPr>
        <w:t>rich in TP and organic matter</w:t>
      </w:r>
      <w:r w:rsidR="00A63956" w:rsidRPr="007F7F88">
        <w:rPr>
          <w:sz w:val="24"/>
          <w:szCs w:val="24"/>
        </w:rPr>
        <w:t xml:space="preserve">. </w:t>
      </w:r>
      <w:r w:rsidR="001F1816" w:rsidRPr="007F7F88">
        <w:rPr>
          <w:sz w:val="24"/>
          <w:szCs w:val="24"/>
        </w:rPr>
        <w:t>However</w:t>
      </w:r>
      <w:r w:rsidR="00E069F4" w:rsidRPr="007F7F88">
        <w:rPr>
          <w:sz w:val="24"/>
          <w:szCs w:val="24"/>
        </w:rPr>
        <w:t xml:space="preserve">, variability </w:t>
      </w:r>
      <w:r w:rsidRPr="007F7F88">
        <w:rPr>
          <w:sz w:val="24"/>
          <w:szCs w:val="24"/>
        </w:rPr>
        <w:t xml:space="preserve">among </w:t>
      </w:r>
      <w:r w:rsidR="00E069F4" w:rsidRPr="007F7F88">
        <w:rPr>
          <w:sz w:val="24"/>
          <w:szCs w:val="24"/>
        </w:rPr>
        <w:t>duplicate-</w:t>
      </w:r>
      <w:r w:rsidR="00CD50A4" w:rsidRPr="007F7F88">
        <w:rPr>
          <w:sz w:val="24"/>
          <w:szCs w:val="24"/>
        </w:rPr>
        <w:t>tripli</w:t>
      </w:r>
      <w:r w:rsidR="00E069F4" w:rsidRPr="007F7F88">
        <w:rPr>
          <w:sz w:val="24"/>
          <w:szCs w:val="24"/>
        </w:rPr>
        <w:t xml:space="preserve">cate </w:t>
      </w:r>
      <w:r w:rsidRPr="007F7F88">
        <w:rPr>
          <w:sz w:val="24"/>
          <w:szCs w:val="24"/>
        </w:rPr>
        <w:t xml:space="preserve">samples as well as </w:t>
      </w:r>
      <w:r w:rsidR="007F7DF3" w:rsidRPr="007F7F88">
        <w:rPr>
          <w:sz w:val="24"/>
          <w:szCs w:val="24"/>
        </w:rPr>
        <w:t xml:space="preserve">spatial variability </w:t>
      </w:r>
      <w:r w:rsidR="00E069F4" w:rsidRPr="007F7F88">
        <w:rPr>
          <w:sz w:val="24"/>
          <w:szCs w:val="24"/>
        </w:rPr>
        <w:t xml:space="preserve">resulted in </w:t>
      </w:r>
      <w:r w:rsidRPr="007F7F88">
        <w:rPr>
          <w:sz w:val="24"/>
          <w:szCs w:val="24"/>
        </w:rPr>
        <w:t xml:space="preserve">estimates of </w:t>
      </w:r>
      <w:r w:rsidR="00E069F4" w:rsidRPr="007F7F88">
        <w:rPr>
          <w:sz w:val="24"/>
          <w:szCs w:val="24"/>
        </w:rPr>
        <w:t>changes</w:t>
      </w:r>
      <w:r w:rsidR="001F1816" w:rsidRPr="007F7F88">
        <w:rPr>
          <w:sz w:val="24"/>
          <w:szCs w:val="24"/>
        </w:rPr>
        <w:t xml:space="preserve"> of TP (per DW) between years and over the full 40-cm range </w:t>
      </w:r>
      <w:r w:rsidR="00CB754C" w:rsidRPr="007F7F88">
        <w:rPr>
          <w:sz w:val="24"/>
          <w:szCs w:val="24"/>
        </w:rPr>
        <w:t xml:space="preserve">of </w:t>
      </w:r>
      <w:r w:rsidR="001F1816" w:rsidRPr="007F7F88">
        <w:rPr>
          <w:sz w:val="24"/>
          <w:szCs w:val="24"/>
        </w:rPr>
        <w:t xml:space="preserve">sediment depth </w:t>
      </w:r>
      <w:r w:rsidR="00E069F4" w:rsidRPr="007F7F88">
        <w:rPr>
          <w:sz w:val="24"/>
          <w:szCs w:val="24"/>
        </w:rPr>
        <w:t xml:space="preserve">that </w:t>
      </w:r>
      <w:r w:rsidR="00682807" w:rsidRPr="007F7F88">
        <w:rPr>
          <w:sz w:val="24"/>
          <w:szCs w:val="24"/>
        </w:rPr>
        <w:t xml:space="preserve">did not follow a systematic directional course </w:t>
      </w:r>
      <w:r w:rsidR="00E069F4" w:rsidRPr="007F7F88">
        <w:rPr>
          <w:sz w:val="24"/>
          <w:szCs w:val="24"/>
        </w:rPr>
        <w:t>over the 30 years (</w:t>
      </w:r>
      <w:r w:rsidR="000250E2" w:rsidRPr="007F7F88">
        <w:rPr>
          <w:sz w:val="24"/>
          <w:szCs w:val="24"/>
        </w:rPr>
        <w:t xml:space="preserve">Fig. </w:t>
      </w:r>
      <w:r w:rsidR="0007584B" w:rsidRPr="007F7F88">
        <w:rPr>
          <w:sz w:val="24"/>
          <w:szCs w:val="24"/>
        </w:rPr>
        <w:t>7</w:t>
      </w:r>
      <w:r w:rsidR="00E069F4" w:rsidRPr="007F7F88">
        <w:rPr>
          <w:sz w:val="24"/>
          <w:szCs w:val="24"/>
        </w:rPr>
        <w:t>).</w:t>
      </w:r>
      <w:r w:rsidR="004F1328" w:rsidRPr="007F7F88">
        <w:rPr>
          <w:sz w:val="24"/>
          <w:szCs w:val="24"/>
        </w:rPr>
        <w:t xml:space="preserve"> T</w:t>
      </w:r>
      <w:r w:rsidR="00582E19" w:rsidRPr="007F7F88">
        <w:rPr>
          <w:sz w:val="24"/>
          <w:szCs w:val="24"/>
        </w:rPr>
        <w:t xml:space="preserve">otal </w:t>
      </w:r>
      <w:r w:rsidR="004F1328" w:rsidRPr="007F7F88">
        <w:rPr>
          <w:sz w:val="24"/>
          <w:szCs w:val="24"/>
        </w:rPr>
        <w:t xml:space="preserve">P (per DW) in the surface sediments </w:t>
      </w:r>
      <w:r w:rsidR="00A674C1" w:rsidRPr="007F7F88">
        <w:rPr>
          <w:sz w:val="24"/>
          <w:szCs w:val="24"/>
        </w:rPr>
        <w:t xml:space="preserve">(0–10 cm) </w:t>
      </w:r>
      <w:r w:rsidR="004F1328" w:rsidRPr="007F7F88">
        <w:rPr>
          <w:sz w:val="24"/>
          <w:szCs w:val="24"/>
        </w:rPr>
        <w:t>was highest in 1988 and lower in all later measurements</w:t>
      </w:r>
      <w:r w:rsidRPr="007F7F88">
        <w:rPr>
          <w:sz w:val="24"/>
          <w:szCs w:val="24"/>
        </w:rPr>
        <w:t xml:space="preserve">. </w:t>
      </w:r>
      <w:r w:rsidR="004F1328" w:rsidRPr="007F7F88">
        <w:rPr>
          <w:sz w:val="24"/>
          <w:szCs w:val="24"/>
        </w:rPr>
        <w:t xml:space="preserve"> </w:t>
      </w:r>
      <w:r w:rsidR="00E069F4" w:rsidRPr="007F7F88">
        <w:rPr>
          <w:sz w:val="24"/>
          <w:szCs w:val="24"/>
        </w:rPr>
        <w:t xml:space="preserve"> </w:t>
      </w:r>
    </w:p>
    <w:p w14:paraId="0BF298D5" w14:textId="0F83AAEE" w:rsidR="00E069F4" w:rsidRPr="007F7F88" w:rsidRDefault="00810F6D" w:rsidP="00BF6C3C">
      <w:pPr>
        <w:spacing w:line="480" w:lineRule="auto"/>
        <w:rPr>
          <w:sz w:val="24"/>
          <w:szCs w:val="24"/>
        </w:rPr>
      </w:pPr>
      <w:r w:rsidRPr="007F7F88">
        <w:rPr>
          <w:sz w:val="24"/>
          <w:szCs w:val="24"/>
        </w:rPr>
        <w:t xml:space="preserve">The TP and organic content </w:t>
      </w:r>
      <w:r w:rsidR="00A01AC0" w:rsidRPr="007F7F88">
        <w:rPr>
          <w:sz w:val="24"/>
          <w:szCs w:val="24"/>
        </w:rPr>
        <w:t xml:space="preserve">followed each other and </w:t>
      </w:r>
      <w:r w:rsidRPr="007F7F88">
        <w:rPr>
          <w:sz w:val="24"/>
          <w:szCs w:val="24"/>
        </w:rPr>
        <w:t>decreased with sediment depth</w:t>
      </w:r>
      <w:r w:rsidR="00CB754C" w:rsidRPr="007F7F88">
        <w:rPr>
          <w:sz w:val="24"/>
          <w:szCs w:val="24"/>
        </w:rPr>
        <w:t xml:space="preserve">. The </w:t>
      </w:r>
      <w:r w:rsidR="00CD50A4" w:rsidRPr="007F7F88">
        <w:rPr>
          <w:sz w:val="24"/>
          <w:szCs w:val="24"/>
        </w:rPr>
        <w:t xml:space="preserve">change </w:t>
      </w:r>
      <w:r w:rsidR="00AC5DAF" w:rsidRPr="007F7F88">
        <w:rPr>
          <w:sz w:val="24"/>
          <w:szCs w:val="24"/>
        </w:rPr>
        <w:t>of the org C:P ratio</w:t>
      </w:r>
      <w:ins w:id="14" w:author="Jonas Stage Sø" w:date="2025-06-30T17:25:00Z" w16du:dateUtc="2025-06-30T15:25:00Z">
        <w:r w:rsidR="007057ED">
          <w:rPr>
            <w:sz w:val="24"/>
            <w:szCs w:val="24"/>
          </w:rPr>
          <w:t xml:space="preserve"> (org C; organic </w:t>
        </w:r>
        <w:r w:rsidR="00977E9E">
          <w:rPr>
            <w:sz w:val="24"/>
            <w:szCs w:val="24"/>
          </w:rPr>
          <w:t>C</w:t>
        </w:r>
        <w:r w:rsidR="007057ED">
          <w:rPr>
            <w:sz w:val="24"/>
            <w:szCs w:val="24"/>
          </w:rPr>
          <w:t>arbon)</w:t>
        </w:r>
      </w:ins>
      <w:r w:rsidR="00AC5DAF" w:rsidRPr="007F7F88">
        <w:rPr>
          <w:sz w:val="24"/>
          <w:szCs w:val="24"/>
        </w:rPr>
        <w:t xml:space="preserve"> </w:t>
      </w:r>
      <w:r w:rsidRPr="007F7F88">
        <w:rPr>
          <w:sz w:val="24"/>
          <w:szCs w:val="24"/>
        </w:rPr>
        <w:t>from 0</w:t>
      </w:r>
      <w:r w:rsidR="00471476" w:rsidRPr="007F7F88">
        <w:rPr>
          <w:sz w:val="24"/>
          <w:szCs w:val="24"/>
        </w:rPr>
        <w:t>–</w:t>
      </w:r>
      <w:r w:rsidRPr="007F7F88">
        <w:rPr>
          <w:sz w:val="24"/>
          <w:szCs w:val="24"/>
        </w:rPr>
        <w:t xml:space="preserve">2 cm to </w:t>
      </w:r>
      <w:r w:rsidR="000250E2" w:rsidRPr="007F7F88">
        <w:rPr>
          <w:sz w:val="24"/>
          <w:szCs w:val="24"/>
        </w:rPr>
        <w:t>2</w:t>
      </w:r>
      <w:r w:rsidR="00471476" w:rsidRPr="007F7F88">
        <w:rPr>
          <w:sz w:val="24"/>
          <w:szCs w:val="24"/>
        </w:rPr>
        <w:t>–</w:t>
      </w:r>
      <w:r w:rsidR="000250E2" w:rsidRPr="007F7F88">
        <w:rPr>
          <w:sz w:val="24"/>
          <w:szCs w:val="24"/>
        </w:rPr>
        <w:t>5</w:t>
      </w:r>
      <w:r w:rsidRPr="007F7F88">
        <w:rPr>
          <w:sz w:val="24"/>
          <w:szCs w:val="24"/>
        </w:rPr>
        <w:t xml:space="preserve"> cm </w:t>
      </w:r>
      <w:r w:rsidR="001A5CC6" w:rsidRPr="007F7F88">
        <w:rPr>
          <w:sz w:val="24"/>
          <w:szCs w:val="24"/>
        </w:rPr>
        <w:t xml:space="preserve">was </w:t>
      </w:r>
      <w:r w:rsidR="00CD50A4" w:rsidRPr="007F7F88">
        <w:rPr>
          <w:sz w:val="24"/>
          <w:szCs w:val="24"/>
        </w:rPr>
        <w:t xml:space="preserve">small and </w:t>
      </w:r>
      <w:r w:rsidR="001A5CC6" w:rsidRPr="007F7F88">
        <w:rPr>
          <w:sz w:val="24"/>
          <w:szCs w:val="24"/>
        </w:rPr>
        <w:t>not significant</w:t>
      </w:r>
      <w:r w:rsidR="007F7DF3" w:rsidRPr="007F7F88">
        <w:rPr>
          <w:sz w:val="24"/>
          <w:szCs w:val="24"/>
        </w:rPr>
        <w:t xml:space="preserve"> and the decrease to the 5</w:t>
      </w:r>
      <w:r w:rsidR="00471476" w:rsidRPr="007F7F88">
        <w:rPr>
          <w:sz w:val="24"/>
          <w:szCs w:val="24"/>
        </w:rPr>
        <w:t>–</w:t>
      </w:r>
      <w:r w:rsidR="007F7DF3" w:rsidRPr="007F7F88">
        <w:rPr>
          <w:sz w:val="24"/>
          <w:szCs w:val="24"/>
        </w:rPr>
        <w:t>10 cm stratum was only about 10%</w:t>
      </w:r>
      <w:r w:rsidR="001F1816" w:rsidRPr="007F7F88">
        <w:rPr>
          <w:sz w:val="24"/>
          <w:szCs w:val="24"/>
        </w:rPr>
        <w:t xml:space="preserve"> </w:t>
      </w:r>
      <w:r w:rsidR="004F1328" w:rsidRPr="007F7F88">
        <w:rPr>
          <w:sz w:val="24"/>
          <w:szCs w:val="24"/>
        </w:rPr>
        <w:t>(</w:t>
      </w:r>
      <w:r w:rsidR="001F1816" w:rsidRPr="007F7F88">
        <w:rPr>
          <w:sz w:val="24"/>
          <w:szCs w:val="24"/>
        </w:rPr>
        <w:t xml:space="preserve">Table </w:t>
      </w:r>
      <w:r w:rsidR="00C231FD" w:rsidRPr="007F7F88">
        <w:rPr>
          <w:sz w:val="24"/>
          <w:szCs w:val="24"/>
        </w:rPr>
        <w:t>3</w:t>
      </w:r>
      <w:r w:rsidR="001F1816" w:rsidRPr="007F7F88">
        <w:rPr>
          <w:sz w:val="24"/>
          <w:szCs w:val="24"/>
        </w:rPr>
        <w:t>)</w:t>
      </w:r>
      <w:r w:rsidR="007F7DF3" w:rsidRPr="007F7F88">
        <w:rPr>
          <w:sz w:val="24"/>
          <w:szCs w:val="24"/>
        </w:rPr>
        <w:t>.</w:t>
      </w:r>
      <w:r w:rsidR="009D66E0" w:rsidRPr="007F7F88">
        <w:rPr>
          <w:sz w:val="24"/>
          <w:szCs w:val="24"/>
        </w:rPr>
        <w:t xml:space="preserve"> </w:t>
      </w:r>
      <w:r w:rsidR="007F7DF3" w:rsidRPr="007F7F88">
        <w:rPr>
          <w:sz w:val="24"/>
          <w:szCs w:val="24"/>
        </w:rPr>
        <w:t xml:space="preserve">Averaged over the entire period, </w:t>
      </w:r>
      <w:r w:rsidR="00CD4517" w:rsidRPr="007F7F88">
        <w:rPr>
          <w:sz w:val="24"/>
          <w:szCs w:val="24"/>
        </w:rPr>
        <w:t xml:space="preserve">TP </w:t>
      </w:r>
      <w:r w:rsidR="007C4562" w:rsidRPr="007F7F88">
        <w:rPr>
          <w:sz w:val="24"/>
          <w:szCs w:val="24"/>
        </w:rPr>
        <w:t xml:space="preserve">(per DW) </w:t>
      </w:r>
      <w:r w:rsidR="00CD4517" w:rsidRPr="007F7F88">
        <w:rPr>
          <w:sz w:val="24"/>
          <w:szCs w:val="24"/>
        </w:rPr>
        <w:t xml:space="preserve">decreased </w:t>
      </w:r>
      <w:r w:rsidR="00D202D6" w:rsidRPr="007F7F88">
        <w:rPr>
          <w:sz w:val="24"/>
          <w:szCs w:val="24"/>
        </w:rPr>
        <w:t>to 42%</w:t>
      </w:r>
      <w:r w:rsidR="00CD4517" w:rsidRPr="007F7F88">
        <w:rPr>
          <w:sz w:val="24"/>
          <w:szCs w:val="24"/>
        </w:rPr>
        <w:t xml:space="preserve"> </w:t>
      </w:r>
      <w:r w:rsidR="00CD50A4" w:rsidRPr="007F7F88">
        <w:rPr>
          <w:sz w:val="24"/>
          <w:szCs w:val="24"/>
        </w:rPr>
        <w:t>at 30</w:t>
      </w:r>
      <w:r w:rsidR="00471476" w:rsidRPr="007F7F88">
        <w:rPr>
          <w:sz w:val="24"/>
          <w:szCs w:val="24"/>
        </w:rPr>
        <w:t>–</w:t>
      </w:r>
      <w:r w:rsidR="00CD50A4" w:rsidRPr="007F7F88">
        <w:rPr>
          <w:sz w:val="24"/>
          <w:szCs w:val="24"/>
        </w:rPr>
        <w:t xml:space="preserve">40 cm relative to </w:t>
      </w:r>
      <w:r w:rsidR="00CD4517" w:rsidRPr="007F7F88">
        <w:rPr>
          <w:sz w:val="24"/>
          <w:szCs w:val="24"/>
        </w:rPr>
        <w:t xml:space="preserve">the </w:t>
      </w:r>
      <w:r w:rsidR="00CB754C" w:rsidRPr="007F7F88">
        <w:rPr>
          <w:sz w:val="24"/>
          <w:szCs w:val="24"/>
        </w:rPr>
        <w:t xml:space="preserve">content in the </w:t>
      </w:r>
      <w:r w:rsidR="00CD4517" w:rsidRPr="007F7F88">
        <w:rPr>
          <w:sz w:val="24"/>
          <w:szCs w:val="24"/>
        </w:rPr>
        <w:t>surface sediment</w:t>
      </w:r>
      <w:r w:rsidR="00E50DBE" w:rsidRPr="007F7F88">
        <w:rPr>
          <w:sz w:val="24"/>
          <w:szCs w:val="24"/>
        </w:rPr>
        <w:t xml:space="preserve"> </w:t>
      </w:r>
      <w:r w:rsidR="001A5CC6" w:rsidRPr="007F7F88">
        <w:rPr>
          <w:sz w:val="24"/>
          <w:szCs w:val="24"/>
        </w:rPr>
        <w:t>(</w:t>
      </w:r>
      <w:r w:rsidR="007C4562" w:rsidRPr="007F7F88">
        <w:rPr>
          <w:sz w:val="24"/>
          <w:szCs w:val="24"/>
        </w:rPr>
        <w:t xml:space="preserve">Fig. </w:t>
      </w:r>
      <w:r w:rsidR="0007584B" w:rsidRPr="007F7F88">
        <w:rPr>
          <w:sz w:val="24"/>
          <w:szCs w:val="24"/>
        </w:rPr>
        <w:t>7</w:t>
      </w:r>
      <w:r w:rsidR="001A5CC6" w:rsidRPr="007F7F88">
        <w:rPr>
          <w:sz w:val="24"/>
          <w:szCs w:val="24"/>
        </w:rPr>
        <w:t>)</w:t>
      </w:r>
      <w:r w:rsidR="00CD4517" w:rsidRPr="007F7F88">
        <w:rPr>
          <w:sz w:val="24"/>
          <w:szCs w:val="24"/>
        </w:rPr>
        <w:t xml:space="preserve">. The mean </w:t>
      </w:r>
      <w:r w:rsidR="0007584B" w:rsidRPr="007F7F88">
        <w:rPr>
          <w:sz w:val="24"/>
          <w:szCs w:val="24"/>
        </w:rPr>
        <w:t xml:space="preserve">org </w:t>
      </w:r>
      <w:r w:rsidR="00CD4517" w:rsidRPr="007F7F88">
        <w:rPr>
          <w:sz w:val="24"/>
          <w:szCs w:val="24"/>
        </w:rPr>
        <w:t>C</w:t>
      </w:r>
      <w:r w:rsidR="00CD50A4" w:rsidRPr="007F7F88">
        <w:rPr>
          <w:sz w:val="24"/>
          <w:szCs w:val="24"/>
        </w:rPr>
        <w:t>:</w:t>
      </w:r>
      <w:r w:rsidR="00CD4517" w:rsidRPr="007F7F88">
        <w:rPr>
          <w:sz w:val="24"/>
          <w:szCs w:val="24"/>
        </w:rPr>
        <w:t>P</w:t>
      </w:r>
      <w:r w:rsidR="002B2F4D" w:rsidRPr="007F7F88">
        <w:rPr>
          <w:sz w:val="24"/>
          <w:szCs w:val="24"/>
        </w:rPr>
        <w:t xml:space="preserve"> mass </w:t>
      </w:r>
      <w:r w:rsidR="00CD4517" w:rsidRPr="007F7F88">
        <w:rPr>
          <w:sz w:val="24"/>
          <w:szCs w:val="24"/>
        </w:rPr>
        <w:t xml:space="preserve">ratios </w:t>
      </w:r>
      <w:r w:rsidR="008B6675" w:rsidRPr="007F7F88">
        <w:rPr>
          <w:sz w:val="24"/>
          <w:szCs w:val="24"/>
        </w:rPr>
        <w:t xml:space="preserve">across all measurements remained </w:t>
      </w:r>
      <w:r w:rsidR="009D66E0" w:rsidRPr="007F7F88">
        <w:rPr>
          <w:sz w:val="24"/>
          <w:szCs w:val="24"/>
        </w:rPr>
        <w:t>within a narrow range (</w:t>
      </w:r>
      <w:r w:rsidR="00CD4517" w:rsidRPr="007F7F88">
        <w:rPr>
          <w:sz w:val="24"/>
          <w:szCs w:val="24"/>
        </w:rPr>
        <w:t>94</w:t>
      </w:r>
      <w:r w:rsidR="00471476" w:rsidRPr="007F7F88">
        <w:rPr>
          <w:sz w:val="24"/>
          <w:szCs w:val="24"/>
        </w:rPr>
        <w:t>–</w:t>
      </w:r>
      <w:r w:rsidR="00CD4517" w:rsidRPr="007F7F88">
        <w:rPr>
          <w:sz w:val="24"/>
          <w:szCs w:val="24"/>
        </w:rPr>
        <w:t>99</w:t>
      </w:r>
      <w:r w:rsidR="009D66E0" w:rsidRPr="007F7F88">
        <w:rPr>
          <w:sz w:val="24"/>
          <w:szCs w:val="24"/>
        </w:rPr>
        <w:t>)</w:t>
      </w:r>
      <w:r w:rsidR="00CD4517" w:rsidRPr="007F7F88">
        <w:rPr>
          <w:sz w:val="24"/>
          <w:szCs w:val="24"/>
        </w:rPr>
        <w:t xml:space="preserve"> in the upper 10 cm of the sediments</w:t>
      </w:r>
      <w:r w:rsidR="0081238E" w:rsidRPr="007F7F88">
        <w:rPr>
          <w:sz w:val="24"/>
          <w:szCs w:val="24"/>
        </w:rPr>
        <w:t>,</w:t>
      </w:r>
      <w:r w:rsidR="00CD4517" w:rsidRPr="007F7F88">
        <w:rPr>
          <w:sz w:val="24"/>
          <w:szCs w:val="24"/>
        </w:rPr>
        <w:t xml:space="preserve"> </w:t>
      </w:r>
      <w:r w:rsidR="00140366" w:rsidRPr="007F7F88">
        <w:rPr>
          <w:sz w:val="24"/>
          <w:szCs w:val="24"/>
        </w:rPr>
        <w:t>suggest</w:t>
      </w:r>
      <w:r w:rsidR="0081238E" w:rsidRPr="007F7F88">
        <w:rPr>
          <w:sz w:val="24"/>
          <w:szCs w:val="24"/>
        </w:rPr>
        <w:t>ing</w:t>
      </w:r>
      <w:r w:rsidR="00140366" w:rsidRPr="007F7F88">
        <w:rPr>
          <w:sz w:val="24"/>
          <w:szCs w:val="24"/>
        </w:rPr>
        <w:t xml:space="preserve"> that this pool was a main source of mobile TP. The org C:P ratio was markedly higher </w:t>
      </w:r>
      <w:r w:rsidR="002B2F4D" w:rsidRPr="007F7F88">
        <w:rPr>
          <w:sz w:val="24"/>
          <w:szCs w:val="24"/>
        </w:rPr>
        <w:t>(</w:t>
      </w:r>
      <w:r w:rsidR="00CD4517" w:rsidRPr="007F7F88">
        <w:rPr>
          <w:sz w:val="24"/>
          <w:szCs w:val="24"/>
        </w:rPr>
        <w:t>149</w:t>
      </w:r>
      <w:r w:rsidR="002B2F4D" w:rsidRPr="007F7F88">
        <w:rPr>
          <w:sz w:val="24"/>
          <w:szCs w:val="24"/>
        </w:rPr>
        <w:t xml:space="preserve">) </w:t>
      </w:r>
      <w:r w:rsidR="00CD4517" w:rsidRPr="007F7F88">
        <w:rPr>
          <w:sz w:val="24"/>
          <w:szCs w:val="24"/>
        </w:rPr>
        <w:t>at 30</w:t>
      </w:r>
      <w:r w:rsidR="00471476" w:rsidRPr="007F7F88">
        <w:rPr>
          <w:sz w:val="24"/>
          <w:szCs w:val="24"/>
        </w:rPr>
        <w:t>–</w:t>
      </w:r>
      <w:r w:rsidR="00CD4517" w:rsidRPr="007F7F88">
        <w:rPr>
          <w:sz w:val="24"/>
          <w:szCs w:val="24"/>
        </w:rPr>
        <w:t xml:space="preserve">40 cm </w:t>
      </w:r>
      <w:r w:rsidR="009D66E0" w:rsidRPr="007F7F88">
        <w:rPr>
          <w:sz w:val="24"/>
          <w:szCs w:val="24"/>
        </w:rPr>
        <w:t>depth</w:t>
      </w:r>
      <w:r w:rsidR="00AC5DAF" w:rsidRPr="007F7F88">
        <w:rPr>
          <w:sz w:val="24"/>
          <w:szCs w:val="24"/>
        </w:rPr>
        <w:t xml:space="preserve"> reflecting a depletion of TP relative to </w:t>
      </w:r>
      <w:proofErr w:type="spellStart"/>
      <w:r w:rsidR="00AC5DAF" w:rsidRPr="007F7F88">
        <w:rPr>
          <w:sz w:val="24"/>
          <w:szCs w:val="24"/>
        </w:rPr>
        <w:t>otg</w:t>
      </w:r>
      <w:proofErr w:type="spellEnd"/>
      <w:r w:rsidR="00AC5DAF" w:rsidRPr="007F7F88">
        <w:rPr>
          <w:sz w:val="24"/>
          <w:szCs w:val="24"/>
        </w:rPr>
        <w:t xml:space="preserve"> C</w:t>
      </w:r>
      <w:r w:rsidR="001A5CC6" w:rsidRPr="007F7F88">
        <w:rPr>
          <w:sz w:val="24"/>
          <w:szCs w:val="24"/>
        </w:rPr>
        <w:t xml:space="preserve"> (Table </w:t>
      </w:r>
      <w:r w:rsidR="00C231FD" w:rsidRPr="007F7F88">
        <w:rPr>
          <w:sz w:val="24"/>
          <w:szCs w:val="24"/>
        </w:rPr>
        <w:t>3</w:t>
      </w:r>
      <w:r w:rsidR="001A5CC6" w:rsidRPr="007F7F88">
        <w:rPr>
          <w:sz w:val="24"/>
          <w:szCs w:val="24"/>
        </w:rPr>
        <w:t>)</w:t>
      </w:r>
      <w:r w:rsidR="00CD4517" w:rsidRPr="007F7F88">
        <w:rPr>
          <w:sz w:val="24"/>
          <w:szCs w:val="24"/>
        </w:rPr>
        <w:t xml:space="preserve">. </w:t>
      </w:r>
      <w:r w:rsidR="00E069F4" w:rsidRPr="007F7F88">
        <w:rPr>
          <w:sz w:val="24"/>
          <w:szCs w:val="24"/>
        </w:rPr>
        <w:t xml:space="preserve">The </w:t>
      </w:r>
      <w:r w:rsidR="0007584B" w:rsidRPr="007F7F88">
        <w:rPr>
          <w:sz w:val="24"/>
          <w:szCs w:val="24"/>
        </w:rPr>
        <w:t xml:space="preserve">org </w:t>
      </w:r>
      <w:r w:rsidR="00E069F4" w:rsidRPr="007F7F88">
        <w:rPr>
          <w:sz w:val="24"/>
          <w:szCs w:val="24"/>
        </w:rPr>
        <w:t>C</w:t>
      </w:r>
      <w:r w:rsidR="00CD50A4" w:rsidRPr="007F7F88">
        <w:rPr>
          <w:sz w:val="24"/>
          <w:szCs w:val="24"/>
        </w:rPr>
        <w:t>:</w:t>
      </w:r>
      <w:r w:rsidR="00806036" w:rsidRPr="007F7F88">
        <w:rPr>
          <w:sz w:val="24"/>
          <w:szCs w:val="24"/>
        </w:rPr>
        <w:t>N</w:t>
      </w:r>
      <w:r w:rsidR="0081238E" w:rsidRPr="007F7F88">
        <w:rPr>
          <w:sz w:val="24"/>
          <w:szCs w:val="24"/>
        </w:rPr>
        <w:t xml:space="preserve"> </w:t>
      </w:r>
      <w:r w:rsidR="00806036" w:rsidRPr="007F7F88">
        <w:rPr>
          <w:sz w:val="24"/>
          <w:szCs w:val="24"/>
        </w:rPr>
        <w:t xml:space="preserve">ratios were </w:t>
      </w:r>
      <w:r w:rsidR="00E069F4" w:rsidRPr="007F7F88">
        <w:rPr>
          <w:sz w:val="24"/>
          <w:szCs w:val="24"/>
        </w:rPr>
        <w:t>6</w:t>
      </w:r>
      <w:r w:rsidR="007F7DF3" w:rsidRPr="007F7F88">
        <w:rPr>
          <w:sz w:val="24"/>
          <w:szCs w:val="24"/>
        </w:rPr>
        <w:t>.</w:t>
      </w:r>
      <w:r w:rsidR="00E069F4" w:rsidRPr="007F7F88">
        <w:rPr>
          <w:sz w:val="24"/>
          <w:szCs w:val="24"/>
        </w:rPr>
        <w:t>8</w:t>
      </w:r>
      <w:r w:rsidR="00471476" w:rsidRPr="007F7F88">
        <w:rPr>
          <w:sz w:val="24"/>
          <w:szCs w:val="24"/>
        </w:rPr>
        <w:t>–</w:t>
      </w:r>
      <w:r w:rsidR="00E069F4" w:rsidRPr="007F7F88">
        <w:rPr>
          <w:sz w:val="24"/>
          <w:szCs w:val="24"/>
        </w:rPr>
        <w:t>10</w:t>
      </w:r>
      <w:r w:rsidR="007F7DF3" w:rsidRPr="007F7F88">
        <w:rPr>
          <w:sz w:val="24"/>
          <w:szCs w:val="24"/>
        </w:rPr>
        <w:t>.</w:t>
      </w:r>
      <w:r w:rsidR="00E069F4" w:rsidRPr="007F7F88">
        <w:rPr>
          <w:sz w:val="24"/>
          <w:szCs w:val="24"/>
        </w:rPr>
        <w:t xml:space="preserve">0 </w:t>
      </w:r>
      <w:r w:rsidR="00E069F4" w:rsidRPr="007F7F88">
        <w:rPr>
          <w:sz w:val="24"/>
          <w:szCs w:val="24"/>
        </w:rPr>
        <w:lastRenderedPageBreak/>
        <w:t>independent of sediment depth, while N</w:t>
      </w:r>
      <w:r w:rsidR="00CD50A4" w:rsidRPr="007F7F88">
        <w:rPr>
          <w:sz w:val="24"/>
          <w:szCs w:val="24"/>
        </w:rPr>
        <w:t>:</w:t>
      </w:r>
      <w:r w:rsidR="00E069F4" w:rsidRPr="007F7F88">
        <w:rPr>
          <w:sz w:val="24"/>
          <w:szCs w:val="24"/>
        </w:rPr>
        <w:t xml:space="preserve">P </w:t>
      </w:r>
      <w:r w:rsidR="00CD50A4" w:rsidRPr="007F7F88">
        <w:rPr>
          <w:sz w:val="24"/>
          <w:szCs w:val="24"/>
        </w:rPr>
        <w:t xml:space="preserve">ratios </w:t>
      </w:r>
      <w:r w:rsidR="00806036" w:rsidRPr="007F7F88">
        <w:rPr>
          <w:sz w:val="24"/>
          <w:szCs w:val="24"/>
        </w:rPr>
        <w:t xml:space="preserve">were </w:t>
      </w:r>
      <w:r w:rsidR="00201F34" w:rsidRPr="007F7F88">
        <w:rPr>
          <w:sz w:val="24"/>
          <w:szCs w:val="24"/>
        </w:rPr>
        <w:t>7</w:t>
      </w:r>
      <w:r w:rsidR="00E069F4" w:rsidRPr="007F7F88">
        <w:rPr>
          <w:sz w:val="24"/>
          <w:szCs w:val="24"/>
        </w:rPr>
        <w:t>.8</w:t>
      </w:r>
      <w:r w:rsidR="00E41731" w:rsidRPr="007F7F88">
        <w:rPr>
          <w:sz w:val="24"/>
          <w:szCs w:val="24"/>
        </w:rPr>
        <w:t>–</w:t>
      </w:r>
      <w:r w:rsidR="00201F34" w:rsidRPr="007F7F88">
        <w:rPr>
          <w:sz w:val="24"/>
          <w:szCs w:val="24"/>
        </w:rPr>
        <w:t>16</w:t>
      </w:r>
      <w:r w:rsidR="00E069F4" w:rsidRPr="007F7F88">
        <w:rPr>
          <w:sz w:val="24"/>
          <w:szCs w:val="24"/>
        </w:rPr>
        <w:t>.0</w:t>
      </w:r>
      <w:r w:rsidR="007C4562" w:rsidRPr="007F7F88">
        <w:rPr>
          <w:sz w:val="24"/>
          <w:szCs w:val="24"/>
        </w:rPr>
        <w:t xml:space="preserve"> </w:t>
      </w:r>
      <w:r w:rsidR="008B6675" w:rsidRPr="007F7F88">
        <w:rPr>
          <w:sz w:val="24"/>
          <w:szCs w:val="24"/>
        </w:rPr>
        <w:t xml:space="preserve">across all measurements </w:t>
      </w:r>
      <w:r w:rsidR="007C4562" w:rsidRPr="007F7F88">
        <w:rPr>
          <w:sz w:val="24"/>
          <w:szCs w:val="24"/>
        </w:rPr>
        <w:t xml:space="preserve">(Table </w:t>
      </w:r>
      <w:r w:rsidR="00C231FD" w:rsidRPr="007F7F88">
        <w:rPr>
          <w:sz w:val="24"/>
          <w:szCs w:val="24"/>
        </w:rPr>
        <w:t>3</w:t>
      </w:r>
      <w:r w:rsidR="007C4562" w:rsidRPr="007F7F88">
        <w:rPr>
          <w:sz w:val="24"/>
          <w:szCs w:val="24"/>
        </w:rPr>
        <w:t>)</w:t>
      </w:r>
      <w:r w:rsidR="009D66E0" w:rsidRPr="007F7F88">
        <w:rPr>
          <w:sz w:val="24"/>
          <w:szCs w:val="24"/>
        </w:rPr>
        <w:t xml:space="preserve">. </w:t>
      </w:r>
    </w:p>
    <w:p w14:paraId="630A3F43" w14:textId="4B0F4555" w:rsidR="008B6675" w:rsidRPr="007F7F88" w:rsidRDefault="008B6675" w:rsidP="00BF6C3C">
      <w:pPr>
        <w:spacing w:line="480" w:lineRule="auto"/>
        <w:rPr>
          <w:sz w:val="24"/>
          <w:szCs w:val="24"/>
        </w:rPr>
      </w:pPr>
      <w:r w:rsidRPr="007F7F88">
        <w:rPr>
          <w:sz w:val="24"/>
          <w:szCs w:val="24"/>
        </w:rPr>
        <w:t>Measurements of TP and org</w:t>
      </w:r>
      <w:r w:rsidR="003A4F3A" w:rsidRPr="007F7F88">
        <w:rPr>
          <w:sz w:val="24"/>
          <w:szCs w:val="24"/>
        </w:rPr>
        <w:t xml:space="preserve"> C </w:t>
      </w:r>
      <w:r w:rsidRPr="007F7F88">
        <w:rPr>
          <w:sz w:val="24"/>
          <w:szCs w:val="24"/>
        </w:rPr>
        <w:t>content relative to dry weight over the entire period (1988</w:t>
      </w:r>
      <w:r w:rsidR="00E41731" w:rsidRPr="007F7F88">
        <w:rPr>
          <w:sz w:val="24"/>
          <w:szCs w:val="24"/>
        </w:rPr>
        <w:t>–</w:t>
      </w:r>
      <w:r w:rsidRPr="007F7F88">
        <w:rPr>
          <w:sz w:val="24"/>
          <w:szCs w:val="24"/>
        </w:rPr>
        <w:t xml:space="preserve">2018) were most reproducible and distinct in the upper 5 cm of sediment </w:t>
      </w:r>
      <w:r w:rsidR="00CB754C" w:rsidRPr="007F7F88">
        <w:rPr>
          <w:sz w:val="24"/>
          <w:szCs w:val="24"/>
        </w:rPr>
        <w:t>i</w:t>
      </w:r>
      <w:r w:rsidRPr="007F7F88">
        <w:rPr>
          <w:sz w:val="24"/>
          <w:szCs w:val="24"/>
        </w:rPr>
        <w:t xml:space="preserve">n closest contact with the lake water (Fig. </w:t>
      </w:r>
      <w:r w:rsidR="004D5E16" w:rsidRPr="007F7F88">
        <w:rPr>
          <w:sz w:val="24"/>
          <w:szCs w:val="24"/>
        </w:rPr>
        <w:t>8</w:t>
      </w:r>
      <w:r w:rsidRPr="007F7F88">
        <w:rPr>
          <w:sz w:val="24"/>
          <w:szCs w:val="24"/>
        </w:rPr>
        <w:t>). The TP and org C concentrations (per DW) in the upper 5 cm</w:t>
      </w:r>
      <w:r w:rsidR="007A65CF" w:rsidRPr="007F7F88">
        <w:rPr>
          <w:sz w:val="24"/>
          <w:szCs w:val="24"/>
        </w:rPr>
        <w:t>,</w:t>
      </w:r>
      <w:r w:rsidRPr="007F7F88">
        <w:rPr>
          <w:sz w:val="24"/>
          <w:szCs w:val="24"/>
        </w:rPr>
        <w:t xml:space="preserve"> as well as the concentration of TP relative to org C</w:t>
      </w:r>
      <w:r w:rsidR="007A65CF" w:rsidRPr="007F7F88">
        <w:rPr>
          <w:sz w:val="24"/>
          <w:szCs w:val="24"/>
        </w:rPr>
        <w:t>,</w:t>
      </w:r>
      <w:r w:rsidRPr="007F7F88">
        <w:rPr>
          <w:sz w:val="24"/>
          <w:szCs w:val="24"/>
        </w:rPr>
        <w:t xml:space="preserve"> decreased to a minimum in 2009 when</w:t>
      </w:r>
      <w:r w:rsidR="00AE7BE7" w:rsidRPr="007F7F88">
        <w:rPr>
          <w:sz w:val="24"/>
          <w:szCs w:val="24"/>
        </w:rPr>
        <w:t xml:space="preserve"> </w:t>
      </w:r>
      <w:r w:rsidR="0081238E" w:rsidRPr="007F7F88">
        <w:rPr>
          <w:sz w:val="24"/>
          <w:szCs w:val="24"/>
        </w:rPr>
        <w:t xml:space="preserve">the </w:t>
      </w:r>
      <w:r w:rsidRPr="007F7F88">
        <w:rPr>
          <w:sz w:val="24"/>
          <w:szCs w:val="24"/>
        </w:rPr>
        <w:t xml:space="preserve">TP concentration in the water </w:t>
      </w:r>
      <w:r w:rsidR="003D200F" w:rsidRPr="007F7F88">
        <w:rPr>
          <w:sz w:val="24"/>
          <w:szCs w:val="24"/>
        </w:rPr>
        <w:t xml:space="preserve">was </w:t>
      </w:r>
      <w:r w:rsidR="0081238E" w:rsidRPr="007F7F88">
        <w:rPr>
          <w:sz w:val="24"/>
          <w:szCs w:val="24"/>
        </w:rPr>
        <w:t xml:space="preserve">also </w:t>
      </w:r>
      <w:r w:rsidRPr="007F7F88">
        <w:rPr>
          <w:sz w:val="24"/>
          <w:szCs w:val="24"/>
        </w:rPr>
        <w:t>low (Fig. 5). The significant decrease over 30 years from 1988 to the latest sampling in 2018 was 17</w:t>
      </w:r>
      <w:r w:rsidR="00AE7BE7" w:rsidRPr="007F7F88">
        <w:rPr>
          <w:sz w:val="24"/>
          <w:szCs w:val="24"/>
        </w:rPr>
        <w:t>–</w:t>
      </w:r>
      <w:r w:rsidRPr="007F7F88">
        <w:rPr>
          <w:sz w:val="24"/>
          <w:szCs w:val="24"/>
        </w:rPr>
        <w:t xml:space="preserve">32% for the three measures (Fig. 8). </w:t>
      </w:r>
    </w:p>
    <w:p w14:paraId="7875F63D" w14:textId="08727E41" w:rsidR="00920A8E" w:rsidRPr="007F7F88" w:rsidRDefault="003F2A65" w:rsidP="00BF6C3C">
      <w:pPr>
        <w:spacing w:line="480" w:lineRule="auto"/>
        <w:rPr>
          <w:sz w:val="24"/>
          <w:szCs w:val="24"/>
        </w:rPr>
      </w:pPr>
      <w:r w:rsidRPr="007F7F88">
        <w:rPr>
          <w:sz w:val="24"/>
          <w:szCs w:val="24"/>
        </w:rPr>
        <w:t xml:space="preserve">The TP pool in the upper 5 cm of the sediment </w:t>
      </w:r>
      <w:r w:rsidR="00806036" w:rsidRPr="007F7F88">
        <w:rPr>
          <w:sz w:val="24"/>
          <w:szCs w:val="24"/>
        </w:rPr>
        <w:t xml:space="preserve">was </w:t>
      </w:r>
      <w:r w:rsidRPr="007F7F88">
        <w:rPr>
          <w:sz w:val="24"/>
          <w:szCs w:val="24"/>
        </w:rPr>
        <w:t>110</w:t>
      </w:r>
      <w:r w:rsidR="00AE7BE7" w:rsidRPr="007F7F88">
        <w:rPr>
          <w:sz w:val="24"/>
          <w:szCs w:val="24"/>
        </w:rPr>
        <w:t>–</w:t>
      </w:r>
      <w:r w:rsidRPr="007F7F88">
        <w:rPr>
          <w:sz w:val="24"/>
          <w:szCs w:val="24"/>
        </w:rPr>
        <w:t>180 ton</w:t>
      </w:r>
      <w:r w:rsidR="0081238E" w:rsidRPr="007F7F88">
        <w:rPr>
          <w:sz w:val="24"/>
          <w:szCs w:val="24"/>
        </w:rPr>
        <w:t>s</w:t>
      </w:r>
      <w:r w:rsidRPr="007F7F88">
        <w:rPr>
          <w:sz w:val="24"/>
          <w:szCs w:val="24"/>
        </w:rPr>
        <w:t xml:space="preserve"> in the lake over the study</w:t>
      </w:r>
      <w:r w:rsidR="00CB754C" w:rsidRPr="007F7F88">
        <w:rPr>
          <w:sz w:val="24"/>
          <w:szCs w:val="24"/>
        </w:rPr>
        <w:t xml:space="preserve"> period</w:t>
      </w:r>
      <w:r w:rsidR="004D5E16" w:rsidRPr="007F7F88">
        <w:rPr>
          <w:sz w:val="24"/>
          <w:szCs w:val="24"/>
        </w:rPr>
        <w:t xml:space="preserve"> (Table </w:t>
      </w:r>
      <w:r w:rsidR="00C231FD" w:rsidRPr="007F7F88">
        <w:rPr>
          <w:sz w:val="24"/>
          <w:szCs w:val="24"/>
        </w:rPr>
        <w:t>4</w:t>
      </w:r>
      <w:r w:rsidR="004D5E16" w:rsidRPr="007F7F88">
        <w:rPr>
          <w:sz w:val="24"/>
          <w:szCs w:val="24"/>
        </w:rPr>
        <w:t>).</w:t>
      </w:r>
      <w:r w:rsidR="001463AC" w:rsidRPr="007F7F88">
        <w:rPr>
          <w:sz w:val="24"/>
          <w:szCs w:val="24"/>
        </w:rPr>
        <w:t xml:space="preserve"> </w:t>
      </w:r>
      <w:r w:rsidR="0081238E" w:rsidRPr="007F7F88">
        <w:rPr>
          <w:sz w:val="24"/>
          <w:szCs w:val="24"/>
        </w:rPr>
        <w:t>A c</w:t>
      </w:r>
      <w:r w:rsidRPr="007F7F88">
        <w:rPr>
          <w:sz w:val="24"/>
          <w:szCs w:val="24"/>
        </w:rPr>
        <w:t xml:space="preserve">omparison of magnitudes suggested that </w:t>
      </w:r>
      <w:r w:rsidR="001463AC" w:rsidRPr="007F7F88">
        <w:rPr>
          <w:sz w:val="24"/>
          <w:szCs w:val="24"/>
        </w:rPr>
        <w:t xml:space="preserve">this surface pool </w:t>
      </w:r>
      <w:r w:rsidRPr="007F7F88">
        <w:rPr>
          <w:sz w:val="24"/>
          <w:szCs w:val="24"/>
        </w:rPr>
        <w:t xml:space="preserve">interacted with the </w:t>
      </w:r>
      <w:r w:rsidR="001463AC" w:rsidRPr="007F7F88">
        <w:rPr>
          <w:sz w:val="24"/>
          <w:szCs w:val="24"/>
        </w:rPr>
        <w:t xml:space="preserve">increasing </w:t>
      </w:r>
      <w:r w:rsidRPr="007F7F88">
        <w:rPr>
          <w:sz w:val="24"/>
          <w:szCs w:val="24"/>
        </w:rPr>
        <w:t xml:space="preserve">TP pool in </w:t>
      </w:r>
      <w:r w:rsidR="00594F4A" w:rsidRPr="007F7F88">
        <w:rPr>
          <w:sz w:val="24"/>
          <w:szCs w:val="24"/>
        </w:rPr>
        <w:t xml:space="preserve">the water column during summer. </w:t>
      </w:r>
      <w:r w:rsidR="00F43F3C" w:rsidRPr="007F7F88">
        <w:rPr>
          <w:sz w:val="24"/>
          <w:szCs w:val="24"/>
        </w:rPr>
        <w:t>C</w:t>
      </w:r>
      <w:r w:rsidR="00806036" w:rsidRPr="007F7F88">
        <w:rPr>
          <w:sz w:val="24"/>
          <w:szCs w:val="24"/>
        </w:rPr>
        <w:t xml:space="preserve">omparing </w:t>
      </w:r>
      <w:r w:rsidR="00947D27" w:rsidRPr="007F7F88">
        <w:rPr>
          <w:sz w:val="24"/>
          <w:szCs w:val="24"/>
        </w:rPr>
        <w:t xml:space="preserve">the </w:t>
      </w:r>
      <w:r w:rsidR="008C3303" w:rsidRPr="007F7F88">
        <w:rPr>
          <w:sz w:val="24"/>
          <w:szCs w:val="24"/>
        </w:rPr>
        <w:t>first</w:t>
      </w:r>
      <w:r w:rsidR="003964BA" w:rsidRPr="007F7F88">
        <w:rPr>
          <w:sz w:val="24"/>
          <w:szCs w:val="24"/>
        </w:rPr>
        <w:t xml:space="preserve"> measure in </w:t>
      </w:r>
      <w:r w:rsidR="00947D27" w:rsidRPr="007F7F88">
        <w:rPr>
          <w:sz w:val="24"/>
          <w:szCs w:val="24"/>
        </w:rPr>
        <w:t xml:space="preserve">1988 with </w:t>
      </w:r>
      <w:r w:rsidR="00D029BC" w:rsidRPr="007F7F88">
        <w:rPr>
          <w:sz w:val="24"/>
          <w:szCs w:val="24"/>
        </w:rPr>
        <w:t xml:space="preserve">the two last measures in 2014 and </w:t>
      </w:r>
      <w:r w:rsidR="00947D27" w:rsidRPr="007F7F88">
        <w:rPr>
          <w:sz w:val="24"/>
          <w:szCs w:val="24"/>
        </w:rPr>
        <w:t>2018</w:t>
      </w:r>
      <w:r w:rsidR="001A5CC6" w:rsidRPr="007F7F88">
        <w:rPr>
          <w:sz w:val="24"/>
          <w:szCs w:val="24"/>
        </w:rPr>
        <w:t xml:space="preserve"> </w:t>
      </w:r>
      <w:r w:rsidR="00947D27" w:rsidRPr="007F7F88">
        <w:rPr>
          <w:sz w:val="24"/>
          <w:szCs w:val="24"/>
        </w:rPr>
        <w:t xml:space="preserve">showed a decline </w:t>
      </w:r>
      <w:r w:rsidR="00F43F3C" w:rsidRPr="007F7F88">
        <w:rPr>
          <w:sz w:val="24"/>
          <w:szCs w:val="24"/>
        </w:rPr>
        <w:t xml:space="preserve">of the TP pool </w:t>
      </w:r>
      <w:r w:rsidR="00947D27" w:rsidRPr="007F7F88">
        <w:rPr>
          <w:sz w:val="24"/>
          <w:szCs w:val="24"/>
        </w:rPr>
        <w:t>in the upper 5</w:t>
      </w:r>
      <w:r w:rsidR="003964BA" w:rsidRPr="007F7F88">
        <w:rPr>
          <w:sz w:val="24"/>
          <w:szCs w:val="24"/>
        </w:rPr>
        <w:t xml:space="preserve"> </w:t>
      </w:r>
      <w:r w:rsidR="007E6CC9" w:rsidRPr="007F7F88">
        <w:rPr>
          <w:sz w:val="24"/>
          <w:szCs w:val="24"/>
        </w:rPr>
        <w:t xml:space="preserve">cm sediment </w:t>
      </w:r>
      <w:r w:rsidR="0028020B" w:rsidRPr="007F7F88">
        <w:rPr>
          <w:sz w:val="24"/>
          <w:szCs w:val="24"/>
        </w:rPr>
        <w:t>of 15</w:t>
      </w:r>
      <w:r w:rsidR="006E5C88" w:rsidRPr="007F7F88">
        <w:rPr>
          <w:sz w:val="24"/>
          <w:szCs w:val="24"/>
        </w:rPr>
        <w:t>–</w:t>
      </w:r>
      <w:r w:rsidR="00D029BC" w:rsidRPr="007F7F88">
        <w:rPr>
          <w:sz w:val="24"/>
          <w:szCs w:val="24"/>
        </w:rPr>
        <w:t>33</w:t>
      </w:r>
      <w:r w:rsidR="0028020B" w:rsidRPr="007F7F88">
        <w:rPr>
          <w:sz w:val="24"/>
          <w:szCs w:val="24"/>
        </w:rPr>
        <w:t xml:space="preserve"> ton</w:t>
      </w:r>
      <w:r w:rsidR="0081238E" w:rsidRPr="007F7F88">
        <w:rPr>
          <w:sz w:val="24"/>
          <w:szCs w:val="24"/>
        </w:rPr>
        <w:t>s</w:t>
      </w:r>
      <w:r w:rsidR="0028020B" w:rsidRPr="007F7F88">
        <w:rPr>
          <w:sz w:val="24"/>
          <w:szCs w:val="24"/>
        </w:rPr>
        <w:t xml:space="preserve"> </w:t>
      </w:r>
      <w:r w:rsidR="007F25B3" w:rsidRPr="007F7F88">
        <w:rPr>
          <w:sz w:val="24"/>
          <w:szCs w:val="24"/>
        </w:rPr>
        <w:t xml:space="preserve">TP </w:t>
      </w:r>
      <w:r w:rsidR="00617E46" w:rsidRPr="007F7F88">
        <w:rPr>
          <w:sz w:val="24"/>
          <w:szCs w:val="24"/>
        </w:rPr>
        <w:t>for the entire lake</w:t>
      </w:r>
      <w:r w:rsidR="00806036" w:rsidRPr="007F7F88">
        <w:rPr>
          <w:sz w:val="24"/>
          <w:szCs w:val="24"/>
        </w:rPr>
        <w:t xml:space="preserve"> (Table </w:t>
      </w:r>
      <w:r w:rsidR="00201F34" w:rsidRPr="007F7F88">
        <w:rPr>
          <w:sz w:val="24"/>
          <w:szCs w:val="24"/>
        </w:rPr>
        <w:t>4</w:t>
      </w:r>
      <w:r w:rsidR="00806036" w:rsidRPr="007F7F88">
        <w:rPr>
          <w:sz w:val="24"/>
          <w:szCs w:val="24"/>
        </w:rPr>
        <w:t>)</w:t>
      </w:r>
      <w:r w:rsidR="0028020B" w:rsidRPr="007F7F88">
        <w:rPr>
          <w:sz w:val="24"/>
          <w:szCs w:val="24"/>
        </w:rPr>
        <w:t>. If we instead appl</w:t>
      </w:r>
      <w:r w:rsidR="00617E46" w:rsidRPr="007F7F88">
        <w:rPr>
          <w:sz w:val="24"/>
          <w:szCs w:val="24"/>
        </w:rPr>
        <w:t>ied</w:t>
      </w:r>
      <w:r w:rsidR="0028020B" w:rsidRPr="007F7F88">
        <w:rPr>
          <w:sz w:val="24"/>
          <w:szCs w:val="24"/>
        </w:rPr>
        <w:t xml:space="preserve"> the 32% decline of TP per DW </w:t>
      </w:r>
      <w:r w:rsidR="007E6CC9" w:rsidRPr="007F7F88">
        <w:rPr>
          <w:sz w:val="24"/>
          <w:szCs w:val="24"/>
        </w:rPr>
        <w:t>in the period 1988</w:t>
      </w:r>
      <w:r w:rsidR="006E5C88" w:rsidRPr="007F7F88">
        <w:rPr>
          <w:sz w:val="24"/>
          <w:szCs w:val="24"/>
        </w:rPr>
        <w:t>–</w:t>
      </w:r>
      <w:r w:rsidR="007E6CC9" w:rsidRPr="007F7F88">
        <w:rPr>
          <w:sz w:val="24"/>
          <w:szCs w:val="24"/>
        </w:rPr>
        <w:t xml:space="preserve">2018 </w:t>
      </w:r>
      <w:r w:rsidR="0028020B" w:rsidRPr="007F7F88">
        <w:rPr>
          <w:sz w:val="24"/>
          <w:szCs w:val="24"/>
        </w:rPr>
        <w:t xml:space="preserve">to the </w:t>
      </w:r>
      <w:r w:rsidR="007E6CC9" w:rsidRPr="007F7F88">
        <w:rPr>
          <w:sz w:val="24"/>
          <w:szCs w:val="24"/>
        </w:rPr>
        <w:t xml:space="preserve">initial </w:t>
      </w:r>
      <w:r w:rsidR="0028020B" w:rsidRPr="007F7F88">
        <w:rPr>
          <w:sz w:val="24"/>
          <w:szCs w:val="24"/>
        </w:rPr>
        <w:t xml:space="preserve">sediment TP pool in the upper 5 cm </w:t>
      </w:r>
      <w:r w:rsidR="00617E46" w:rsidRPr="007F7F88">
        <w:rPr>
          <w:sz w:val="24"/>
          <w:szCs w:val="24"/>
        </w:rPr>
        <w:t xml:space="preserve">of the </w:t>
      </w:r>
      <w:r w:rsidR="0028020B" w:rsidRPr="007F7F88">
        <w:rPr>
          <w:sz w:val="24"/>
          <w:szCs w:val="24"/>
        </w:rPr>
        <w:t>sediment</w:t>
      </w:r>
      <w:r w:rsidR="004D5E16" w:rsidRPr="007F7F88">
        <w:rPr>
          <w:sz w:val="24"/>
          <w:szCs w:val="24"/>
        </w:rPr>
        <w:t xml:space="preserve"> (Fig. 8)</w:t>
      </w:r>
      <w:r w:rsidR="004C0DE4" w:rsidRPr="007F7F88">
        <w:rPr>
          <w:sz w:val="24"/>
          <w:szCs w:val="24"/>
        </w:rPr>
        <w:t>,</w:t>
      </w:r>
      <w:r w:rsidR="0028020B" w:rsidRPr="007F7F88">
        <w:rPr>
          <w:sz w:val="24"/>
          <w:szCs w:val="24"/>
        </w:rPr>
        <w:t xml:space="preserve"> </w:t>
      </w:r>
      <w:r w:rsidR="007E6CC9" w:rsidRPr="007F7F88">
        <w:rPr>
          <w:sz w:val="24"/>
          <w:szCs w:val="24"/>
        </w:rPr>
        <w:t xml:space="preserve">the decrease of the </w:t>
      </w:r>
      <w:r w:rsidR="00617E46" w:rsidRPr="007F7F88">
        <w:rPr>
          <w:sz w:val="24"/>
          <w:szCs w:val="24"/>
        </w:rPr>
        <w:t xml:space="preserve">surface P </w:t>
      </w:r>
      <w:r w:rsidR="007E6CC9" w:rsidRPr="007F7F88">
        <w:rPr>
          <w:sz w:val="24"/>
          <w:szCs w:val="24"/>
        </w:rPr>
        <w:t xml:space="preserve">pool in the lake </w:t>
      </w:r>
      <w:r w:rsidR="00617E46" w:rsidRPr="007F7F88">
        <w:rPr>
          <w:sz w:val="24"/>
          <w:szCs w:val="24"/>
        </w:rPr>
        <w:t>w</w:t>
      </w:r>
      <w:r w:rsidR="001463AC" w:rsidRPr="007F7F88">
        <w:rPr>
          <w:sz w:val="24"/>
          <w:szCs w:val="24"/>
        </w:rPr>
        <w:t>ould be</w:t>
      </w:r>
      <w:r w:rsidR="007E6CC9" w:rsidRPr="007F7F88">
        <w:rPr>
          <w:sz w:val="24"/>
          <w:szCs w:val="24"/>
        </w:rPr>
        <w:t xml:space="preserve"> 45 tons P</w:t>
      </w:r>
      <w:r w:rsidR="007A65CF" w:rsidRPr="007F7F88">
        <w:rPr>
          <w:sz w:val="24"/>
          <w:szCs w:val="24"/>
        </w:rPr>
        <w:t xml:space="preserve"> for a constant density</w:t>
      </w:r>
      <w:r w:rsidR="007E6CC9" w:rsidRPr="007F7F88">
        <w:rPr>
          <w:sz w:val="24"/>
          <w:szCs w:val="24"/>
        </w:rPr>
        <w:t xml:space="preserve">. The </w:t>
      </w:r>
      <w:r w:rsidR="00D029BC" w:rsidRPr="007F7F88">
        <w:rPr>
          <w:sz w:val="24"/>
          <w:szCs w:val="24"/>
        </w:rPr>
        <w:t xml:space="preserve">three </w:t>
      </w:r>
      <w:r w:rsidR="007E6CC9" w:rsidRPr="007F7F88">
        <w:rPr>
          <w:sz w:val="24"/>
          <w:szCs w:val="24"/>
        </w:rPr>
        <w:t xml:space="preserve">estimates correspond to </w:t>
      </w:r>
      <w:r w:rsidR="0081238E" w:rsidRPr="007F7F88">
        <w:rPr>
          <w:sz w:val="24"/>
          <w:szCs w:val="24"/>
        </w:rPr>
        <w:t xml:space="preserve">a </w:t>
      </w:r>
      <w:r w:rsidR="007E6CC9" w:rsidRPr="007F7F88">
        <w:rPr>
          <w:sz w:val="24"/>
          <w:szCs w:val="24"/>
        </w:rPr>
        <w:t xml:space="preserve">mean reduction of the sediment pool in the lake </w:t>
      </w:r>
      <w:r w:rsidR="008B6675" w:rsidRPr="007F7F88">
        <w:rPr>
          <w:sz w:val="24"/>
          <w:szCs w:val="24"/>
        </w:rPr>
        <w:t xml:space="preserve">of only </w:t>
      </w:r>
      <w:r w:rsidR="007E6CC9" w:rsidRPr="007F7F88">
        <w:rPr>
          <w:sz w:val="24"/>
          <w:szCs w:val="24"/>
        </w:rPr>
        <w:t>0.5</w:t>
      </w:r>
      <w:r w:rsidR="006E5C88" w:rsidRPr="007F7F88">
        <w:rPr>
          <w:sz w:val="24"/>
          <w:szCs w:val="24"/>
        </w:rPr>
        <w:t>–</w:t>
      </w:r>
      <w:r w:rsidR="007E6CC9" w:rsidRPr="007F7F88">
        <w:rPr>
          <w:sz w:val="24"/>
          <w:szCs w:val="24"/>
        </w:rPr>
        <w:t>1.5 ton</w:t>
      </w:r>
      <w:r w:rsidR="0081238E" w:rsidRPr="007F7F88">
        <w:rPr>
          <w:sz w:val="24"/>
          <w:szCs w:val="24"/>
        </w:rPr>
        <w:t>s</w:t>
      </w:r>
      <w:r w:rsidR="008B6675" w:rsidRPr="007F7F88">
        <w:rPr>
          <w:sz w:val="24"/>
          <w:szCs w:val="24"/>
        </w:rPr>
        <w:t xml:space="preserve"> P </w:t>
      </w:r>
      <w:r w:rsidR="00FB2FE5" w:rsidRPr="007F7F88">
        <w:rPr>
          <w:sz w:val="24"/>
          <w:szCs w:val="24"/>
        </w:rPr>
        <w:t>per year</w:t>
      </w:r>
      <w:r w:rsidR="00F43F3C" w:rsidRPr="007F7F88">
        <w:rPr>
          <w:sz w:val="24"/>
          <w:szCs w:val="24"/>
        </w:rPr>
        <w:t>.</w:t>
      </w:r>
      <w:r w:rsidR="007E6CC9" w:rsidRPr="007F7F88">
        <w:rPr>
          <w:sz w:val="24"/>
          <w:szCs w:val="24"/>
        </w:rPr>
        <w:t xml:space="preserve"> </w:t>
      </w:r>
      <w:r w:rsidR="00920A8E" w:rsidRPr="007F7F88">
        <w:rPr>
          <w:sz w:val="24"/>
          <w:szCs w:val="24"/>
        </w:rPr>
        <w:t xml:space="preserve">These rates are </w:t>
      </w:r>
      <w:r w:rsidR="00D47556" w:rsidRPr="007F7F88">
        <w:rPr>
          <w:sz w:val="24"/>
          <w:szCs w:val="24"/>
        </w:rPr>
        <w:t xml:space="preserve">very small </w:t>
      </w:r>
      <w:r w:rsidR="00920A8E" w:rsidRPr="007F7F88">
        <w:rPr>
          <w:sz w:val="24"/>
          <w:szCs w:val="24"/>
        </w:rPr>
        <w:t xml:space="preserve">relative to annual </w:t>
      </w:r>
      <w:r w:rsidR="00ED7448" w:rsidRPr="007F7F88">
        <w:rPr>
          <w:sz w:val="24"/>
          <w:szCs w:val="24"/>
        </w:rPr>
        <w:t xml:space="preserve">mean </w:t>
      </w:r>
      <w:r w:rsidR="00920A8E" w:rsidRPr="007F7F88">
        <w:rPr>
          <w:sz w:val="24"/>
          <w:szCs w:val="24"/>
        </w:rPr>
        <w:t xml:space="preserve">TP inputs </w:t>
      </w:r>
      <w:r w:rsidR="003D200F" w:rsidRPr="007F7F88">
        <w:rPr>
          <w:sz w:val="24"/>
          <w:szCs w:val="24"/>
        </w:rPr>
        <w:t>of</w:t>
      </w:r>
      <w:r w:rsidR="00920A8E" w:rsidRPr="007F7F88">
        <w:rPr>
          <w:sz w:val="24"/>
          <w:szCs w:val="24"/>
        </w:rPr>
        <w:t xml:space="preserve"> </w:t>
      </w:r>
      <w:r w:rsidR="00360328" w:rsidRPr="007F7F88">
        <w:rPr>
          <w:sz w:val="24"/>
          <w:szCs w:val="24"/>
        </w:rPr>
        <w:t>7</w:t>
      </w:r>
      <w:r w:rsidR="00ED7448" w:rsidRPr="007F7F88">
        <w:rPr>
          <w:sz w:val="24"/>
          <w:szCs w:val="24"/>
        </w:rPr>
        <w:t>2 tons in 1985</w:t>
      </w:r>
      <w:r w:rsidR="00D7220B" w:rsidRPr="007F7F88">
        <w:rPr>
          <w:sz w:val="24"/>
          <w:szCs w:val="24"/>
        </w:rPr>
        <w:t>–</w:t>
      </w:r>
      <w:r w:rsidR="00ED7448" w:rsidRPr="007F7F88">
        <w:rPr>
          <w:sz w:val="24"/>
          <w:szCs w:val="24"/>
        </w:rPr>
        <w:t>87</w:t>
      </w:r>
      <w:r w:rsidR="00920A8E" w:rsidRPr="007F7F88">
        <w:rPr>
          <w:sz w:val="24"/>
          <w:szCs w:val="24"/>
        </w:rPr>
        <w:t xml:space="preserve"> and 6</w:t>
      </w:r>
      <w:r w:rsidR="00D7220B" w:rsidRPr="007F7F88">
        <w:rPr>
          <w:sz w:val="24"/>
          <w:szCs w:val="24"/>
        </w:rPr>
        <w:t>–</w:t>
      </w:r>
      <w:r w:rsidR="001C7FEB" w:rsidRPr="007F7F88">
        <w:rPr>
          <w:sz w:val="24"/>
          <w:szCs w:val="24"/>
        </w:rPr>
        <w:t>8</w:t>
      </w:r>
      <w:r w:rsidR="00920A8E" w:rsidRPr="007F7F88">
        <w:rPr>
          <w:sz w:val="24"/>
          <w:szCs w:val="24"/>
        </w:rPr>
        <w:t xml:space="preserve"> tons P in recent years. </w:t>
      </w:r>
      <w:r w:rsidR="00D47556" w:rsidRPr="007F7F88">
        <w:rPr>
          <w:sz w:val="24"/>
          <w:szCs w:val="24"/>
        </w:rPr>
        <w:t>Th</w:t>
      </w:r>
      <w:r w:rsidR="007E6CC9" w:rsidRPr="007F7F88">
        <w:rPr>
          <w:sz w:val="24"/>
          <w:szCs w:val="24"/>
        </w:rPr>
        <w:t>e</w:t>
      </w:r>
      <w:r w:rsidR="00E97996" w:rsidRPr="007F7F88">
        <w:rPr>
          <w:sz w:val="24"/>
          <w:szCs w:val="24"/>
        </w:rPr>
        <w:t xml:space="preserve"> result</w:t>
      </w:r>
      <w:r w:rsidR="00FB2FE5" w:rsidRPr="007F7F88">
        <w:rPr>
          <w:sz w:val="24"/>
          <w:szCs w:val="24"/>
        </w:rPr>
        <w:t>s</w:t>
      </w:r>
      <w:r w:rsidR="00E97996" w:rsidRPr="007F7F88">
        <w:rPr>
          <w:sz w:val="24"/>
          <w:szCs w:val="24"/>
        </w:rPr>
        <w:t xml:space="preserve"> </w:t>
      </w:r>
      <w:r w:rsidR="004C0DE4" w:rsidRPr="007F7F88">
        <w:rPr>
          <w:sz w:val="24"/>
          <w:szCs w:val="24"/>
        </w:rPr>
        <w:t xml:space="preserve">agree </w:t>
      </w:r>
      <w:r w:rsidR="00E97996" w:rsidRPr="007F7F88">
        <w:rPr>
          <w:sz w:val="24"/>
          <w:szCs w:val="24"/>
        </w:rPr>
        <w:t xml:space="preserve">with the parallel course and </w:t>
      </w:r>
      <w:r w:rsidR="00B80FD0" w:rsidRPr="007F7F88">
        <w:rPr>
          <w:sz w:val="24"/>
          <w:szCs w:val="24"/>
        </w:rPr>
        <w:t xml:space="preserve">similar </w:t>
      </w:r>
      <w:r w:rsidR="00E97996" w:rsidRPr="007F7F88">
        <w:rPr>
          <w:sz w:val="24"/>
          <w:szCs w:val="24"/>
        </w:rPr>
        <w:t>magnitude</w:t>
      </w:r>
      <w:r w:rsidR="00B80FD0" w:rsidRPr="007F7F88">
        <w:rPr>
          <w:sz w:val="24"/>
          <w:szCs w:val="24"/>
        </w:rPr>
        <w:t>s</w:t>
      </w:r>
      <w:r w:rsidR="00E97996" w:rsidRPr="007F7F88">
        <w:rPr>
          <w:sz w:val="24"/>
          <w:szCs w:val="24"/>
        </w:rPr>
        <w:t xml:space="preserve"> of inputs and outputs from Lake Arresø over the 50</w:t>
      </w:r>
      <w:r w:rsidR="00FB2FE5" w:rsidRPr="007F7F88">
        <w:rPr>
          <w:sz w:val="24"/>
          <w:szCs w:val="24"/>
        </w:rPr>
        <w:t>-</w:t>
      </w:r>
      <w:r w:rsidR="00E97996" w:rsidRPr="007F7F88">
        <w:rPr>
          <w:sz w:val="24"/>
          <w:szCs w:val="24"/>
        </w:rPr>
        <w:t>year period</w:t>
      </w:r>
      <w:r w:rsidR="00B86FC6" w:rsidRPr="007F7F88">
        <w:rPr>
          <w:sz w:val="24"/>
          <w:szCs w:val="24"/>
        </w:rPr>
        <w:t xml:space="preserve"> and with the </w:t>
      </w:r>
      <w:r w:rsidR="001463AC" w:rsidRPr="007F7F88">
        <w:rPr>
          <w:sz w:val="24"/>
          <w:szCs w:val="24"/>
        </w:rPr>
        <w:t xml:space="preserve">reduction </w:t>
      </w:r>
      <w:r w:rsidR="00806036" w:rsidRPr="007F7F88">
        <w:rPr>
          <w:sz w:val="24"/>
          <w:szCs w:val="24"/>
        </w:rPr>
        <w:t xml:space="preserve">over the </w:t>
      </w:r>
      <w:r w:rsidR="003D200F" w:rsidRPr="007F7F88">
        <w:rPr>
          <w:sz w:val="24"/>
          <w:szCs w:val="24"/>
        </w:rPr>
        <w:t xml:space="preserve">same period </w:t>
      </w:r>
      <w:r w:rsidR="00806036" w:rsidRPr="007F7F88">
        <w:rPr>
          <w:sz w:val="24"/>
          <w:szCs w:val="24"/>
        </w:rPr>
        <w:t xml:space="preserve">of the </w:t>
      </w:r>
      <w:r w:rsidR="00FB2FE5" w:rsidRPr="007F7F88">
        <w:rPr>
          <w:sz w:val="24"/>
          <w:szCs w:val="24"/>
        </w:rPr>
        <w:t>magnitude</w:t>
      </w:r>
      <w:r w:rsidR="001463AC" w:rsidRPr="007F7F88">
        <w:rPr>
          <w:sz w:val="24"/>
          <w:szCs w:val="24"/>
        </w:rPr>
        <w:t>s</w:t>
      </w:r>
      <w:r w:rsidR="00B86FC6" w:rsidRPr="007F7F88">
        <w:rPr>
          <w:sz w:val="24"/>
          <w:szCs w:val="24"/>
        </w:rPr>
        <w:t xml:space="preserve"> of </w:t>
      </w:r>
      <w:r w:rsidR="00806036" w:rsidRPr="007F7F88">
        <w:rPr>
          <w:sz w:val="24"/>
          <w:szCs w:val="24"/>
        </w:rPr>
        <w:t>mobile T</w:t>
      </w:r>
      <w:r w:rsidR="003964BA" w:rsidRPr="007F7F88">
        <w:rPr>
          <w:sz w:val="24"/>
          <w:szCs w:val="24"/>
        </w:rPr>
        <w:t xml:space="preserve">P </w:t>
      </w:r>
      <w:r w:rsidR="007E6CC9" w:rsidRPr="007F7F88">
        <w:rPr>
          <w:sz w:val="24"/>
          <w:szCs w:val="24"/>
        </w:rPr>
        <w:t xml:space="preserve">released </w:t>
      </w:r>
      <w:r w:rsidR="00806036" w:rsidRPr="007F7F88">
        <w:rPr>
          <w:sz w:val="24"/>
          <w:szCs w:val="24"/>
        </w:rPr>
        <w:t xml:space="preserve">from sediments </w:t>
      </w:r>
      <w:r w:rsidR="007E6CC9" w:rsidRPr="007F7F88">
        <w:rPr>
          <w:sz w:val="24"/>
          <w:szCs w:val="24"/>
        </w:rPr>
        <w:t>to lake waters as summer progresse</w:t>
      </w:r>
      <w:r w:rsidR="00FB2FE5" w:rsidRPr="007F7F88">
        <w:rPr>
          <w:sz w:val="24"/>
          <w:szCs w:val="24"/>
        </w:rPr>
        <w:t>s</w:t>
      </w:r>
      <w:r w:rsidR="00D07AF3" w:rsidRPr="007F7F88">
        <w:rPr>
          <w:sz w:val="24"/>
          <w:szCs w:val="24"/>
        </w:rPr>
        <w:t xml:space="preserve"> (Fig. </w:t>
      </w:r>
      <w:r w:rsidR="00201F34" w:rsidRPr="007F7F88">
        <w:rPr>
          <w:sz w:val="24"/>
          <w:szCs w:val="24"/>
        </w:rPr>
        <w:t>6</w:t>
      </w:r>
      <w:r w:rsidR="00D07AF3" w:rsidRPr="007F7F88">
        <w:rPr>
          <w:sz w:val="24"/>
          <w:szCs w:val="24"/>
        </w:rPr>
        <w:t>)</w:t>
      </w:r>
      <w:r w:rsidR="00460287" w:rsidRPr="007F7F88">
        <w:rPr>
          <w:sz w:val="24"/>
          <w:szCs w:val="24"/>
        </w:rPr>
        <w:t xml:space="preserve">.  </w:t>
      </w:r>
      <w:r w:rsidR="003964BA" w:rsidRPr="007F7F88">
        <w:rPr>
          <w:sz w:val="24"/>
          <w:szCs w:val="24"/>
        </w:rPr>
        <w:t xml:space="preserve"> </w:t>
      </w:r>
      <w:r w:rsidR="00E97996" w:rsidRPr="007F7F88">
        <w:rPr>
          <w:sz w:val="24"/>
          <w:szCs w:val="24"/>
        </w:rPr>
        <w:t xml:space="preserve"> </w:t>
      </w:r>
    </w:p>
    <w:p w14:paraId="74DDD953" w14:textId="423CA6A3" w:rsidR="00013C95" w:rsidRPr="007F7F88" w:rsidRDefault="00013C95" w:rsidP="00BF6C3C">
      <w:pPr>
        <w:spacing w:line="480" w:lineRule="auto"/>
        <w:rPr>
          <w:sz w:val="24"/>
          <w:szCs w:val="24"/>
        </w:rPr>
      </w:pPr>
      <w:r w:rsidRPr="007F7F88">
        <w:rPr>
          <w:sz w:val="24"/>
          <w:szCs w:val="24"/>
        </w:rPr>
        <w:lastRenderedPageBreak/>
        <w:t xml:space="preserve">  </w:t>
      </w:r>
    </w:p>
    <w:p w14:paraId="7A5A228D" w14:textId="123A1AD0" w:rsidR="00460287" w:rsidRPr="007F7F88" w:rsidRDefault="00460287" w:rsidP="00BF6C3C">
      <w:pPr>
        <w:spacing w:line="480" w:lineRule="auto"/>
        <w:rPr>
          <w:b/>
          <w:sz w:val="24"/>
          <w:szCs w:val="24"/>
        </w:rPr>
      </w:pPr>
      <w:r w:rsidRPr="007F7F88">
        <w:rPr>
          <w:b/>
          <w:sz w:val="24"/>
          <w:szCs w:val="24"/>
        </w:rPr>
        <w:t>Discussion</w:t>
      </w:r>
    </w:p>
    <w:p w14:paraId="7D4B5308" w14:textId="77777777" w:rsidR="00191606" w:rsidRPr="007F7F88" w:rsidRDefault="00925C62" w:rsidP="00BF6C3C">
      <w:pPr>
        <w:spacing w:line="480" w:lineRule="auto"/>
        <w:rPr>
          <w:sz w:val="24"/>
          <w:szCs w:val="24"/>
        </w:rPr>
      </w:pPr>
      <w:r w:rsidRPr="007F7F88">
        <w:rPr>
          <w:sz w:val="24"/>
          <w:szCs w:val="24"/>
        </w:rPr>
        <w:t xml:space="preserve">Nutrient loading from </w:t>
      </w:r>
      <w:r w:rsidR="001715B6" w:rsidRPr="007F7F88">
        <w:rPr>
          <w:sz w:val="24"/>
          <w:szCs w:val="24"/>
        </w:rPr>
        <w:t>urban and rural areas</w:t>
      </w:r>
    </w:p>
    <w:p w14:paraId="77D6675A" w14:textId="2B623CB6" w:rsidR="00727AAF" w:rsidRPr="007F7F88" w:rsidRDefault="00727AAF" w:rsidP="00BF6C3C">
      <w:pPr>
        <w:spacing w:line="480" w:lineRule="auto"/>
        <w:rPr>
          <w:sz w:val="24"/>
          <w:szCs w:val="24"/>
        </w:rPr>
      </w:pPr>
      <w:r w:rsidRPr="007F7F88">
        <w:rPr>
          <w:sz w:val="24"/>
          <w:szCs w:val="24"/>
        </w:rPr>
        <w:t xml:space="preserve">The </w:t>
      </w:r>
      <w:r w:rsidR="003A0B9C" w:rsidRPr="007F7F88">
        <w:rPr>
          <w:sz w:val="24"/>
          <w:szCs w:val="24"/>
        </w:rPr>
        <w:t xml:space="preserve">ratio </w:t>
      </w:r>
      <w:r w:rsidRPr="007F7F88">
        <w:rPr>
          <w:sz w:val="24"/>
          <w:szCs w:val="24"/>
        </w:rPr>
        <w:t xml:space="preserve">of </w:t>
      </w:r>
      <w:r w:rsidR="00783D47" w:rsidRPr="007F7F88">
        <w:rPr>
          <w:sz w:val="24"/>
          <w:szCs w:val="24"/>
        </w:rPr>
        <w:t xml:space="preserve">urban and rural </w:t>
      </w:r>
      <w:r w:rsidRPr="007F7F88">
        <w:rPr>
          <w:sz w:val="24"/>
          <w:szCs w:val="24"/>
        </w:rPr>
        <w:t xml:space="preserve">nutrient loading </w:t>
      </w:r>
      <w:r w:rsidR="005E22F0" w:rsidRPr="007F7F88">
        <w:rPr>
          <w:sz w:val="24"/>
          <w:szCs w:val="24"/>
        </w:rPr>
        <w:t>to</w:t>
      </w:r>
      <w:r w:rsidR="0097593D" w:rsidRPr="007F7F88">
        <w:rPr>
          <w:sz w:val="24"/>
          <w:szCs w:val="24"/>
        </w:rPr>
        <w:t xml:space="preserve"> Lake Arresø </w:t>
      </w:r>
      <w:r w:rsidRPr="007F7F88">
        <w:rPr>
          <w:sz w:val="24"/>
          <w:szCs w:val="24"/>
        </w:rPr>
        <w:t xml:space="preserve">has undergone profound changes during the last </w:t>
      </w:r>
      <w:r w:rsidR="00783D47" w:rsidRPr="007F7F88">
        <w:rPr>
          <w:sz w:val="24"/>
          <w:szCs w:val="24"/>
        </w:rPr>
        <w:t>50 years</w:t>
      </w:r>
      <w:r w:rsidRPr="007F7F88">
        <w:rPr>
          <w:sz w:val="24"/>
          <w:szCs w:val="24"/>
        </w:rPr>
        <w:t xml:space="preserve">. </w:t>
      </w:r>
      <w:r w:rsidR="00925C62" w:rsidRPr="007F7F88">
        <w:rPr>
          <w:sz w:val="24"/>
          <w:szCs w:val="24"/>
        </w:rPr>
        <w:t>In the 1970</w:t>
      </w:r>
      <w:r w:rsidR="005E22F0" w:rsidRPr="007F7F88">
        <w:rPr>
          <w:sz w:val="24"/>
          <w:szCs w:val="24"/>
        </w:rPr>
        <w:t>–</w:t>
      </w:r>
      <w:r w:rsidR="00C87FA3" w:rsidRPr="007F7F88">
        <w:rPr>
          <w:sz w:val="24"/>
          <w:szCs w:val="24"/>
        </w:rPr>
        <w:t>1980</w:t>
      </w:r>
      <w:r w:rsidR="00925C62" w:rsidRPr="007F7F88">
        <w:rPr>
          <w:sz w:val="24"/>
          <w:szCs w:val="24"/>
        </w:rPr>
        <w:t xml:space="preserve">s, the high </w:t>
      </w:r>
      <w:r w:rsidR="003D200F" w:rsidRPr="007F7F88">
        <w:rPr>
          <w:sz w:val="24"/>
          <w:szCs w:val="24"/>
        </w:rPr>
        <w:t xml:space="preserve">emissions </w:t>
      </w:r>
      <w:r w:rsidR="00C87FA3" w:rsidRPr="007F7F88">
        <w:rPr>
          <w:sz w:val="24"/>
          <w:szCs w:val="24"/>
        </w:rPr>
        <w:t xml:space="preserve">from numerous sewage treatment plants with traditional mechanical and biological purification dominated the </w:t>
      </w:r>
      <w:r w:rsidR="001715B6" w:rsidRPr="007F7F88">
        <w:rPr>
          <w:sz w:val="24"/>
          <w:szCs w:val="24"/>
        </w:rPr>
        <w:t xml:space="preserve">large </w:t>
      </w:r>
      <w:r w:rsidR="00C87FA3" w:rsidRPr="007F7F88">
        <w:rPr>
          <w:sz w:val="24"/>
          <w:szCs w:val="24"/>
        </w:rPr>
        <w:t xml:space="preserve">P-input to Lake Arresø, while N-input </w:t>
      </w:r>
      <w:r w:rsidR="00B77C83" w:rsidRPr="007F7F88">
        <w:rPr>
          <w:sz w:val="24"/>
          <w:szCs w:val="24"/>
        </w:rPr>
        <w:t xml:space="preserve">from rural areas </w:t>
      </w:r>
      <w:r w:rsidR="00C87FA3" w:rsidRPr="007F7F88">
        <w:rPr>
          <w:sz w:val="24"/>
          <w:szCs w:val="24"/>
        </w:rPr>
        <w:t xml:space="preserve">slightly </w:t>
      </w:r>
      <w:r w:rsidR="00B77C83" w:rsidRPr="007F7F88">
        <w:rPr>
          <w:sz w:val="24"/>
          <w:szCs w:val="24"/>
        </w:rPr>
        <w:t xml:space="preserve">exceeded urban </w:t>
      </w:r>
      <w:r w:rsidR="00C87FA3" w:rsidRPr="007F7F88">
        <w:rPr>
          <w:sz w:val="24"/>
          <w:szCs w:val="24"/>
        </w:rPr>
        <w:t>N</w:t>
      </w:r>
      <w:r w:rsidR="001715B6" w:rsidRPr="007F7F88">
        <w:rPr>
          <w:sz w:val="24"/>
          <w:szCs w:val="24"/>
        </w:rPr>
        <w:t>-input</w:t>
      </w:r>
      <w:r w:rsidR="00C87FA3" w:rsidRPr="007F7F88">
        <w:rPr>
          <w:sz w:val="24"/>
          <w:szCs w:val="24"/>
        </w:rPr>
        <w:t xml:space="preserve">. </w:t>
      </w:r>
      <w:r w:rsidR="0097593D" w:rsidRPr="007F7F88">
        <w:rPr>
          <w:sz w:val="24"/>
          <w:szCs w:val="24"/>
        </w:rPr>
        <w:t>T</w:t>
      </w:r>
      <w:r w:rsidR="00C87FA3" w:rsidRPr="007F7F88">
        <w:rPr>
          <w:sz w:val="24"/>
          <w:szCs w:val="24"/>
        </w:rPr>
        <w:t xml:space="preserve">he </w:t>
      </w:r>
      <w:r w:rsidR="0081238E" w:rsidRPr="007F7F88">
        <w:rPr>
          <w:sz w:val="24"/>
          <w:szCs w:val="24"/>
        </w:rPr>
        <w:t xml:space="preserve">transfer </w:t>
      </w:r>
      <w:r w:rsidR="00C87FA3" w:rsidRPr="007F7F88">
        <w:rPr>
          <w:sz w:val="24"/>
          <w:szCs w:val="24"/>
        </w:rPr>
        <w:t xml:space="preserve">of </w:t>
      </w:r>
      <w:r w:rsidR="0081238E" w:rsidRPr="007F7F88">
        <w:rPr>
          <w:sz w:val="24"/>
          <w:szCs w:val="24"/>
        </w:rPr>
        <w:t xml:space="preserve">´most </w:t>
      </w:r>
      <w:r w:rsidR="00C87FA3" w:rsidRPr="007F7F88">
        <w:rPr>
          <w:sz w:val="24"/>
          <w:szCs w:val="24"/>
        </w:rPr>
        <w:t xml:space="preserve">domestic </w:t>
      </w:r>
      <w:r w:rsidR="001715B6" w:rsidRPr="007F7F88">
        <w:rPr>
          <w:sz w:val="24"/>
          <w:szCs w:val="24"/>
        </w:rPr>
        <w:t xml:space="preserve">sewage </w:t>
      </w:r>
      <w:r w:rsidR="00C87FA3" w:rsidRPr="007F7F88">
        <w:rPr>
          <w:sz w:val="24"/>
          <w:szCs w:val="24"/>
        </w:rPr>
        <w:t xml:space="preserve">treatment to two </w:t>
      </w:r>
      <w:r w:rsidR="00FC413F" w:rsidRPr="007F7F88">
        <w:rPr>
          <w:sz w:val="24"/>
          <w:szCs w:val="24"/>
        </w:rPr>
        <w:t xml:space="preserve">new </w:t>
      </w:r>
      <w:r w:rsidR="00783D47" w:rsidRPr="007F7F88">
        <w:rPr>
          <w:sz w:val="24"/>
          <w:szCs w:val="24"/>
        </w:rPr>
        <w:t xml:space="preserve">water treatment </w:t>
      </w:r>
      <w:r w:rsidR="00C87FA3" w:rsidRPr="007F7F88">
        <w:rPr>
          <w:sz w:val="24"/>
          <w:szCs w:val="24"/>
        </w:rPr>
        <w:t xml:space="preserve">plants </w:t>
      </w:r>
      <w:r w:rsidR="00783D47" w:rsidRPr="007F7F88">
        <w:rPr>
          <w:sz w:val="24"/>
          <w:szCs w:val="24"/>
        </w:rPr>
        <w:t xml:space="preserve">and improved control of </w:t>
      </w:r>
      <w:r w:rsidR="00EB37F5" w:rsidRPr="007F7F88">
        <w:rPr>
          <w:sz w:val="24"/>
          <w:szCs w:val="24"/>
        </w:rPr>
        <w:t xml:space="preserve">storm flow </w:t>
      </w:r>
      <w:r w:rsidR="0097593D" w:rsidRPr="007F7F88">
        <w:rPr>
          <w:sz w:val="24"/>
          <w:szCs w:val="24"/>
        </w:rPr>
        <w:t xml:space="preserve">brought </w:t>
      </w:r>
      <w:r w:rsidR="00783D47" w:rsidRPr="007F7F88">
        <w:rPr>
          <w:sz w:val="24"/>
          <w:szCs w:val="24"/>
        </w:rPr>
        <w:t xml:space="preserve">the combined </w:t>
      </w:r>
      <w:r w:rsidR="00026B71" w:rsidRPr="007F7F88">
        <w:rPr>
          <w:sz w:val="24"/>
          <w:szCs w:val="24"/>
        </w:rPr>
        <w:t xml:space="preserve">annual </w:t>
      </w:r>
      <w:r w:rsidR="00783D47" w:rsidRPr="007F7F88">
        <w:rPr>
          <w:sz w:val="24"/>
          <w:szCs w:val="24"/>
        </w:rPr>
        <w:t xml:space="preserve">urban </w:t>
      </w:r>
      <w:r w:rsidR="0097593D" w:rsidRPr="007F7F88">
        <w:rPr>
          <w:sz w:val="24"/>
          <w:szCs w:val="24"/>
        </w:rPr>
        <w:t xml:space="preserve">outlets </w:t>
      </w:r>
      <w:r w:rsidR="001715B6" w:rsidRPr="007F7F88">
        <w:rPr>
          <w:sz w:val="24"/>
          <w:szCs w:val="24"/>
        </w:rPr>
        <w:t>in 2018</w:t>
      </w:r>
      <w:r w:rsidR="005E22F0" w:rsidRPr="007F7F88">
        <w:rPr>
          <w:sz w:val="24"/>
          <w:szCs w:val="24"/>
        </w:rPr>
        <w:t>–</w:t>
      </w:r>
      <w:r w:rsidR="001715B6" w:rsidRPr="007F7F88">
        <w:rPr>
          <w:sz w:val="24"/>
          <w:szCs w:val="24"/>
        </w:rPr>
        <w:t xml:space="preserve">2021 </w:t>
      </w:r>
      <w:r w:rsidR="0097593D" w:rsidRPr="007F7F88">
        <w:rPr>
          <w:sz w:val="24"/>
          <w:szCs w:val="24"/>
        </w:rPr>
        <w:t xml:space="preserve">down </w:t>
      </w:r>
      <w:r w:rsidR="00C87FA3" w:rsidRPr="007F7F88">
        <w:rPr>
          <w:sz w:val="24"/>
          <w:szCs w:val="24"/>
        </w:rPr>
        <w:t xml:space="preserve">to </w:t>
      </w:r>
      <w:r w:rsidR="00026B71" w:rsidRPr="007F7F88">
        <w:rPr>
          <w:sz w:val="24"/>
          <w:szCs w:val="24"/>
        </w:rPr>
        <w:t>2.2 ton</w:t>
      </w:r>
      <w:r w:rsidR="0081238E" w:rsidRPr="007F7F88">
        <w:rPr>
          <w:sz w:val="24"/>
          <w:szCs w:val="24"/>
        </w:rPr>
        <w:t>s</w:t>
      </w:r>
      <w:r w:rsidR="00026B71" w:rsidRPr="007F7F88">
        <w:rPr>
          <w:sz w:val="24"/>
          <w:szCs w:val="24"/>
        </w:rPr>
        <w:t xml:space="preserve"> P and</w:t>
      </w:r>
      <w:r w:rsidR="0024216C" w:rsidRPr="007F7F88">
        <w:rPr>
          <w:sz w:val="24"/>
          <w:szCs w:val="24"/>
        </w:rPr>
        <w:t xml:space="preserve"> 23 </w:t>
      </w:r>
      <w:r w:rsidR="00026B71" w:rsidRPr="007F7F88">
        <w:rPr>
          <w:sz w:val="24"/>
          <w:szCs w:val="24"/>
        </w:rPr>
        <w:t>ton</w:t>
      </w:r>
      <w:r w:rsidR="0081238E" w:rsidRPr="007F7F88">
        <w:rPr>
          <w:sz w:val="24"/>
          <w:szCs w:val="24"/>
        </w:rPr>
        <w:t>s</w:t>
      </w:r>
      <w:r w:rsidR="00026B71" w:rsidRPr="007F7F88">
        <w:rPr>
          <w:sz w:val="24"/>
          <w:szCs w:val="24"/>
        </w:rPr>
        <w:t xml:space="preserve"> N (</w:t>
      </w:r>
      <w:r w:rsidR="00C87FA3" w:rsidRPr="007F7F88">
        <w:rPr>
          <w:sz w:val="24"/>
          <w:szCs w:val="24"/>
        </w:rPr>
        <w:t xml:space="preserve">3.5% for TP and 11.7% </w:t>
      </w:r>
      <w:r w:rsidR="00C65951" w:rsidRPr="007F7F88">
        <w:rPr>
          <w:sz w:val="24"/>
          <w:szCs w:val="24"/>
        </w:rPr>
        <w:t xml:space="preserve">for TN </w:t>
      </w:r>
      <w:r w:rsidR="00C87FA3" w:rsidRPr="007F7F88">
        <w:rPr>
          <w:sz w:val="24"/>
          <w:szCs w:val="24"/>
        </w:rPr>
        <w:t xml:space="preserve">of former </w:t>
      </w:r>
      <w:r w:rsidR="0081238E" w:rsidRPr="007F7F88">
        <w:rPr>
          <w:sz w:val="24"/>
          <w:szCs w:val="24"/>
        </w:rPr>
        <w:t>levels</w:t>
      </w:r>
      <w:r w:rsidR="00026B71" w:rsidRPr="007F7F88">
        <w:rPr>
          <w:sz w:val="24"/>
          <w:szCs w:val="24"/>
        </w:rPr>
        <w:t>)</w:t>
      </w:r>
      <w:r w:rsidR="00B77C83" w:rsidRPr="007F7F88">
        <w:rPr>
          <w:sz w:val="24"/>
          <w:szCs w:val="24"/>
        </w:rPr>
        <w:t xml:space="preserve">. This profound </w:t>
      </w:r>
      <w:r w:rsidR="00783D47" w:rsidRPr="007F7F88">
        <w:rPr>
          <w:sz w:val="24"/>
          <w:szCs w:val="24"/>
        </w:rPr>
        <w:t xml:space="preserve">reduction </w:t>
      </w:r>
      <w:r w:rsidR="00B77C83" w:rsidRPr="007F7F88">
        <w:rPr>
          <w:sz w:val="24"/>
          <w:szCs w:val="24"/>
        </w:rPr>
        <w:t xml:space="preserve">took place </w:t>
      </w:r>
      <w:r w:rsidR="00783D47" w:rsidRPr="007F7F88">
        <w:rPr>
          <w:sz w:val="24"/>
          <w:szCs w:val="24"/>
        </w:rPr>
        <w:t>despite</w:t>
      </w:r>
      <w:r w:rsidR="005E22F0" w:rsidRPr="007F7F88">
        <w:rPr>
          <w:sz w:val="24"/>
          <w:szCs w:val="24"/>
        </w:rPr>
        <w:t xml:space="preserve"> rising</w:t>
      </w:r>
      <w:r w:rsidR="00783D47" w:rsidRPr="007F7F88">
        <w:rPr>
          <w:sz w:val="24"/>
          <w:szCs w:val="24"/>
        </w:rPr>
        <w:t xml:space="preserve"> </w:t>
      </w:r>
      <w:r w:rsidR="00D0713B" w:rsidRPr="007F7F88">
        <w:rPr>
          <w:sz w:val="24"/>
          <w:szCs w:val="24"/>
        </w:rPr>
        <w:t>n</w:t>
      </w:r>
      <w:r w:rsidR="00783D47" w:rsidRPr="007F7F88">
        <w:rPr>
          <w:sz w:val="24"/>
          <w:szCs w:val="24"/>
        </w:rPr>
        <w:t>umber</w:t>
      </w:r>
      <w:r w:rsidR="005E22F0" w:rsidRPr="007F7F88">
        <w:rPr>
          <w:sz w:val="24"/>
          <w:szCs w:val="24"/>
        </w:rPr>
        <w:t>s</w:t>
      </w:r>
      <w:r w:rsidR="00783D47" w:rsidRPr="007F7F88">
        <w:rPr>
          <w:sz w:val="24"/>
          <w:szCs w:val="24"/>
        </w:rPr>
        <w:t xml:space="preserve"> of </w:t>
      </w:r>
      <w:r w:rsidR="009454C8" w:rsidRPr="007F7F88">
        <w:rPr>
          <w:sz w:val="24"/>
          <w:szCs w:val="24"/>
        </w:rPr>
        <w:t>r</w:t>
      </w:r>
      <w:r w:rsidR="00386D0E" w:rsidRPr="007F7F88">
        <w:rPr>
          <w:sz w:val="24"/>
          <w:szCs w:val="24"/>
        </w:rPr>
        <w:t>esidents and industr</w:t>
      </w:r>
      <w:r w:rsidR="00026B71" w:rsidRPr="007F7F88">
        <w:rPr>
          <w:sz w:val="24"/>
          <w:szCs w:val="24"/>
        </w:rPr>
        <w:t xml:space="preserve">ial activity </w:t>
      </w:r>
      <w:r w:rsidR="009454C8" w:rsidRPr="007F7F88">
        <w:rPr>
          <w:sz w:val="24"/>
          <w:szCs w:val="24"/>
        </w:rPr>
        <w:t xml:space="preserve">in </w:t>
      </w:r>
      <w:r w:rsidR="00783D47" w:rsidRPr="007F7F88">
        <w:rPr>
          <w:sz w:val="24"/>
          <w:szCs w:val="24"/>
        </w:rPr>
        <w:t>the</w:t>
      </w:r>
      <w:r w:rsidR="005E22F0" w:rsidRPr="007F7F88">
        <w:rPr>
          <w:sz w:val="24"/>
          <w:szCs w:val="24"/>
        </w:rPr>
        <w:t xml:space="preserve"> catchment</w:t>
      </w:r>
      <w:r w:rsidR="00783D47" w:rsidRPr="007F7F88">
        <w:rPr>
          <w:sz w:val="24"/>
          <w:szCs w:val="24"/>
        </w:rPr>
        <w:t xml:space="preserve"> </w:t>
      </w:r>
      <w:r w:rsidR="009454C8" w:rsidRPr="007F7F88">
        <w:rPr>
          <w:sz w:val="24"/>
          <w:szCs w:val="24"/>
        </w:rPr>
        <w:t>cities</w:t>
      </w:r>
      <w:r w:rsidR="00386D0E" w:rsidRPr="007F7F88">
        <w:rPr>
          <w:sz w:val="24"/>
          <w:szCs w:val="24"/>
        </w:rPr>
        <w:t xml:space="preserve"> over the period. </w:t>
      </w:r>
    </w:p>
    <w:p w14:paraId="1FEB6FA5" w14:textId="50941AAF" w:rsidR="00C84714" w:rsidRPr="007F7F88" w:rsidRDefault="00B77C83" w:rsidP="00BF6C3C">
      <w:pPr>
        <w:spacing w:line="480" w:lineRule="auto"/>
        <w:rPr>
          <w:sz w:val="24"/>
          <w:szCs w:val="24"/>
        </w:rPr>
      </w:pPr>
      <w:r w:rsidRPr="007F7F88">
        <w:rPr>
          <w:sz w:val="24"/>
          <w:szCs w:val="24"/>
        </w:rPr>
        <w:t>N</w:t>
      </w:r>
      <w:r w:rsidR="001715B6" w:rsidRPr="007F7F88">
        <w:rPr>
          <w:sz w:val="24"/>
          <w:szCs w:val="24"/>
        </w:rPr>
        <w:t>utrient loss</w:t>
      </w:r>
      <w:r w:rsidR="00386D0E" w:rsidRPr="007F7F88">
        <w:rPr>
          <w:sz w:val="24"/>
          <w:szCs w:val="24"/>
        </w:rPr>
        <w:t>es</w:t>
      </w:r>
      <w:r w:rsidR="001715B6" w:rsidRPr="007F7F88">
        <w:rPr>
          <w:sz w:val="24"/>
          <w:szCs w:val="24"/>
        </w:rPr>
        <w:t xml:space="preserve"> from cultivated fields ha</w:t>
      </w:r>
      <w:r w:rsidR="0081238E" w:rsidRPr="007F7F88">
        <w:rPr>
          <w:sz w:val="24"/>
          <w:szCs w:val="24"/>
        </w:rPr>
        <w:t>ve</w:t>
      </w:r>
      <w:r w:rsidR="001715B6" w:rsidRPr="007F7F88">
        <w:rPr>
          <w:sz w:val="24"/>
          <w:szCs w:val="24"/>
        </w:rPr>
        <w:t xml:space="preserve"> been less</w:t>
      </w:r>
      <w:r w:rsidR="00727AAF" w:rsidRPr="007F7F88">
        <w:rPr>
          <w:sz w:val="24"/>
          <w:szCs w:val="24"/>
        </w:rPr>
        <w:t xml:space="preserve"> </w:t>
      </w:r>
      <w:r w:rsidR="009454C8" w:rsidRPr="007F7F88">
        <w:rPr>
          <w:sz w:val="24"/>
          <w:szCs w:val="24"/>
        </w:rPr>
        <w:t xml:space="preserve">firmly </w:t>
      </w:r>
      <w:r w:rsidR="00727AAF" w:rsidRPr="007F7F88">
        <w:rPr>
          <w:sz w:val="24"/>
          <w:szCs w:val="24"/>
        </w:rPr>
        <w:t>regulated</w:t>
      </w:r>
      <w:r w:rsidR="00386D0E" w:rsidRPr="007F7F88">
        <w:rPr>
          <w:sz w:val="24"/>
          <w:szCs w:val="24"/>
        </w:rPr>
        <w:t xml:space="preserve">, </w:t>
      </w:r>
      <w:r w:rsidR="0081238E" w:rsidRPr="007F7F88">
        <w:rPr>
          <w:sz w:val="24"/>
          <w:szCs w:val="24"/>
        </w:rPr>
        <w:t xml:space="preserve">and the </w:t>
      </w:r>
      <w:r w:rsidR="0097593D" w:rsidRPr="007F7F88">
        <w:rPr>
          <w:sz w:val="24"/>
          <w:szCs w:val="24"/>
        </w:rPr>
        <w:t xml:space="preserve">lack of </w:t>
      </w:r>
      <w:r w:rsidR="00873CCE" w:rsidRPr="007F7F88">
        <w:rPr>
          <w:sz w:val="24"/>
          <w:szCs w:val="24"/>
        </w:rPr>
        <w:t xml:space="preserve">direct measurements </w:t>
      </w:r>
      <w:r w:rsidR="0024216C" w:rsidRPr="007F7F88">
        <w:rPr>
          <w:sz w:val="24"/>
          <w:szCs w:val="24"/>
        </w:rPr>
        <w:t xml:space="preserve">of the different routes </w:t>
      </w:r>
      <w:r w:rsidR="007470C1" w:rsidRPr="007F7F88">
        <w:rPr>
          <w:sz w:val="24"/>
          <w:szCs w:val="24"/>
        </w:rPr>
        <w:t xml:space="preserve">of </w:t>
      </w:r>
      <w:r w:rsidR="0024216C" w:rsidRPr="007F7F88">
        <w:rPr>
          <w:sz w:val="24"/>
          <w:szCs w:val="24"/>
        </w:rPr>
        <w:t xml:space="preserve">losses </w:t>
      </w:r>
      <w:r w:rsidR="00873CCE" w:rsidRPr="007F7F88">
        <w:rPr>
          <w:sz w:val="24"/>
          <w:szCs w:val="24"/>
        </w:rPr>
        <w:t xml:space="preserve">makes </w:t>
      </w:r>
      <w:r w:rsidR="00FC413F" w:rsidRPr="007F7F88">
        <w:rPr>
          <w:sz w:val="24"/>
          <w:szCs w:val="24"/>
        </w:rPr>
        <w:t>quantif</w:t>
      </w:r>
      <w:r w:rsidR="005C1D34" w:rsidRPr="007F7F88">
        <w:rPr>
          <w:sz w:val="24"/>
          <w:szCs w:val="24"/>
        </w:rPr>
        <w:t xml:space="preserve">ication difficult. </w:t>
      </w:r>
      <w:r w:rsidR="0024216C" w:rsidRPr="007F7F88">
        <w:rPr>
          <w:sz w:val="24"/>
          <w:szCs w:val="24"/>
        </w:rPr>
        <w:t xml:space="preserve">Nonetheless, it is important to compare </w:t>
      </w:r>
      <w:r w:rsidR="00201F34" w:rsidRPr="007F7F88">
        <w:rPr>
          <w:sz w:val="24"/>
          <w:szCs w:val="24"/>
        </w:rPr>
        <w:t xml:space="preserve">measured </w:t>
      </w:r>
      <w:r w:rsidR="0024216C" w:rsidRPr="007F7F88">
        <w:rPr>
          <w:sz w:val="24"/>
          <w:szCs w:val="24"/>
        </w:rPr>
        <w:t xml:space="preserve">losses from urban areas and </w:t>
      </w:r>
      <w:r w:rsidR="00201F34" w:rsidRPr="007F7F88">
        <w:rPr>
          <w:sz w:val="24"/>
          <w:szCs w:val="24"/>
        </w:rPr>
        <w:t xml:space="preserve">estimated losses from </w:t>
      </w:r>
      <w:r w:rsidR="0024216C" w:rsidRPr="007F7F88">
        <w:rPr>
          <w:sz w:val="24"/>
          <w:szCs w:val="24"/>
        </w:rPr>
        <w:t>cultivated fields</w:t>
      </w:r>
      <w:r w:rsidR="00C84714" w:rsidRPr="007F7F88">
        <w:rPr>
          <w:sz w:val="24"/>
          <w:szCs w:val="24"/>
        </w:rPr>
        <w:t xml:space="preserve"> because large sums </w:t>
      </w:r>
      <w:r w:rsidR="003D200F" w:rsidRPr="007F7F88">
        <w:rPr>
          <w:sz w:val="24"/>
          <w:szCs w:val="24"/>
        </w:rPr>
        <w:t xml:space="preserve">of money </w:t>
      </w:r>
      <w:r w:rsidR="00C84714" w:rsidRPr="007F7F88">
        <w:rPr>
          <w:sz w:val="24"/>
          <w:szCs w:val="24"/>
        </w:rPr>
        <w:t>have been invested to reduce urban losses</w:t>
      </w:r>
      <w:r w:rsidR="0081238E" w:rsidRPr="007F7F88">
        <w:rPr>
          <w:sz w:val="24"/>
          <w:szCs w:val="24"/>
        </w:rPr>
        <w:t>,</w:t>
      </w:r>
      <w:r w:rsidR="00C84714" w:rsidRPr="007F7F88">
        <w:rPr>
          <w:sz w:val="24"/>
          <w:szCs w:val="24"/>
        </w:rPr>
        <w:t xml:space="preserve"> bringing </w:t>
      </w:r>
      <w:r w:rsidR="00700082" w:rsidRPr="007F7F88">
        <w:rPr>
          <w:sz w:val="24"/>
          <w:szCs w:val="24"/>
        </w:rPr>
        <w:t xml:space="preserve">the </w:t>
      </w:r>
      <w:r w:rsidR="00FC413F" w:rsidRPr="007F7F88">
        <w:rPr>
          <w:sz w:val="24"/>
          <w:szCs w:val="24"/>
        </w:rPr>
        <w:t xml:space="preserve">sewage </w:t>
      </w:r>
      <w:r w:rsidR="00700082" w:rsidRPr="007F7F88">
        <w:rPr>
          <w:sz w:val="24"/>
          <w:szCs w:val="24"/>
        </w:rPr>
        <w:t>outlet</w:t>
      </w:r>
      <w:r w:rsidR="00FC413F" w:rsidRPr="007F7F88">
        <w:rPr>
          <w:sz w:val="24"/>
          <w:szCs w:val="24"/>
        </w:rPr>
        <w:t>s</w:t>
      </w:r>
      <w:r w:rsidR="00700082" w:rsidRPr="007F7F88">
        <w:rPr>
          <w:sz w:val="24"/>
          <w:szCs w:val="24"/>
        </w:rPr>
        <w:t xml:space="preserve"> </w:t>
      </w:r>
      <w:r w:rsidR="00C84714" w:rsidRPr="007F7F88">
        <w:rPr>
          <w:sz w:val="24"/>
          <w:szCs w:val="24"/>
        </w:rPr>
        <w:t xml:space="preserve">close to the best technical practice. </w:t>
      </w:r>
    </w:p>
    <w:p w14:paraId="6B4D5768" w14:textId="7EBB776D" w:rsidR="00E7783F" w:rsidRPr="007F7F88" w:rsidRDefault="00B76042" w:rsidP="00BF6C3C">
      <w:pPr>
        <w:spacing w:line="480" w:lineRule="auto"/>
        <w:rPr>
          <w:sz w:val="24"/>
          <w:szCs w:val="24"/>
        </w:rPr>
      </w:pPr>
      <w:r w:rsidRPr="007F7F88">
        <w:rPr>
          <w:sz w:val="24"/>
          <w:szCs w:val="24"/>
        </w:rPr>
        <w:t xml:space="preserve">Using different methods and data, it is possible to </w:t>
      </w:r>
      <w:r w:rsidR="007E475E" w:rsidRPr="007F7F88">
        <w:rPr>
          <w:sz w:val="24"/>
          <w:szCs w:val="24"/>
        </w:rPr>
        <w:t>e</w:t>
      </w:r>
      <w:r w:rsidR="001715B6" w:rsidRPr="007F7F88">
        <w:rPr>
          <w:sz w:val="24"/>
          <w:szCs w:val="24"/>
        </w:rPr>
        <w:t xml:space="preserve">stimate contributions </w:t>
      </w:r>
      <w:r w:rsidR="007E475E" w:rsidRPr="007F7F88">
        <w:rPr>
          <w:sz w:val="24"/>
          <w:szCs w:val="24"/>
        </w:rPr>
        <w:t>from rural areas (with agriculture as the main land use</w:t>
      </w:r>
      <w:r w:rsidR="0097593D" w:rsidRPr="007F7F88">
        <w:rPr>
          <w:sz w:val="24"/>
          <w:szCs w:val="24"/>
        </w:rPr>
        <w:t xml:space="preserve"> and </w:t>
      </w:r>
      <w:r w:rsidR="00D0713B" w:rsidRPr="007F7F88">
        <w:rPr>
          <w:sz w:val="24"/>
          <w:szCs w:val="24"/>
        </w:rPr>
        <w:t xml:space="preserve">by far the main </w:t>
      </w:r>
      <w:r w:rsidR="0097593D" w:rsidRPr="007F7F88">
        <w:rPr>
          <w:sz w:val="24"/>
          <w:szCs w:val="24"/>
        </w:rPr>
        <w:t>nutrient source</w:t>
      </w:r>
      <w:r w:rsidR="007E475E" w:rsidRPr="007F7F88">
        <w:rPr>
          <w:sz w:val="24"/>
          <w:szCs w:val="24"/>
        </w:rPr>
        <w:t>)</w:t>
      </w:r>
      <w:r w:rsidR="0081238E" w:rsidRPr="007F7F88">
        <w:rPr>
          <w:sz w:val="24"/>
          <w:szCs w:val="24"/>
        </w:rPr>
        <w:t>, calculated as the difference between total inlets minus urban outlets,</w:t>
      </w:r>
      <w:r w:rsidR="007E475E" w:rsidRPr="007F7F88">
        <w:rPr>
          <w:sz w:val="24"/>
          <w:szCs w:val="24"/>
        </w:rPr>
        <w:t xml:space="preserve"> </w:t>
      </w:r>
      <w:r w:rsidR="001715B6" w:rsidRPr="007F7F88">
        <w:rPr>
          <w:sz w:val="24"/>
          <w:szCs w:val="24"/>
        </w:rPr>
        <w:t xml:space="preserve">to </w:t>
      </w:r>
      <w:r w:rsidR="007E475E" w:rsidRPr="007F7F88">
        <w:rPr>
          <w:sz w:val="24"/>
          <w:szCs w:val="24"/>
        </w:rPr>
        <w:t xml:space="preserve">the </w:t>
      </w:r>
      <w:r w:rsidR="00386D0E" w:rsidRPr="007F7F88">
        <w:rPr>
          <w:sz w:val="24"/>
          <w:szCs w:val="24"/>
        </w:rPr>
        <w:t xml:space="preserve">total </w:t>
      </w:r>
      <w:r w:rsidR="007E475E" w:rsidRPr="007F7F88">
        <w:rPr>
          <w:sz w:val="24"/>
          <w:szCs w:val="24"/>
        </w:rPr>
        <w:t>in</w:t>
      </w:r>
      <w:r w:rsidR="0081238E" w:rsidRPr="007F7F88">
        <w:rPr>
          <w:sz w:val="24"/>
          <w:szCs w:val="24"/>
        </w:rPr>
        <w:t>flux</w:t>
      </w:r>
      <w:r w:rsidR="007E475E" w:rsidRPr="007F7F88">
        <w:rPr>
          <w:sz w:val="24"/>
          <w:szCs w:val="24"/>
        </w:rPr>
        <w:t xml:space="preserve"> </w:t>
      </w:r>
      <w:r w:rsidR="0081238E" w:rsidRPr="007F7F88">
        <w:rPr>
          <w:sz w:val="24"/>
          <w:szCs w:val="24"/>
        </w:rPr>
        <w:t>in</w:t>
      </w:r>
      <w:r w:rsidR="001715B6" w:rsidRPr="007F7F88">
        <w:rPr>
          <w:sz w:val="24"/>
          <w:szCs w:val="24"/>
        </w:rPr>
        <w:t>to Lake Arresø are presently about 90% for TN and 68% for TP.</w:t>
      </w:r>
      <w:r w:rsidR="00386D0E" w:rsidRPr="007F7F88">
        <w:rPr>
          <w:sz w:val="24"/>
          <w:szCs w:val="24"/>
        </w:rPr>
        <w:t xml:space="preserve"> </w:t>
      </w:r>
      <w:r w:rsidR="0024216C" w:rsidRPr="007F7F88">
        <w:rPr>
          <w:sz w:val="24"/>
          <w:szCs w:val="24"/>
        </w:rPr>
        <w:t xml:space="preserve">The </w:t>
      </w:r>
      <w:r w:rsidR="00386D0E" w:rsidRPr="007F7F88">
        <w:rPr>
          <w:sz w:val="24"/>
          <w:szCs w:val="24"/>
        </w:rPr>
        <w:t xml:space="preserve">estimated annual P </w:t>
      </w:r>
      <w:r w:rsidR="0081238E" w:rsidRPr="007F7F88">
        <w:rPr>
          <w:sz w:val="24"/>
          <w:szCs w:val="24"/>
        </w:rPr>
        <w:t xml:space="preserve">input </w:t>
      </w:r>
      <w:r w:rsidR="00386D0E" w:rsidRPr="007F7F88">
        <w:rPr>
          <w:sz w:val="24"/>
          <w:szCs w:val="24"/>
        </w:rPr>
        <w:t xml:space="preserve">from cultivated areas </w:t>
      </w:r>
      <w:r w:rsidR="0081238E" w:rsidRPr="007F7F88">
        <w:rPr>
          <w:sz w:val="24"/>
          <w:szCs w:val="24"/>
        </w:rPr>
        <w:lastRenderedPageBreak/>
        <w:t>in</w:t>
      </w:r>
      <w:r w:rsidR="00386D0E" w:rsidRPr="007F7F88">
        <w:rPr>
          <w:sz w:val="24"/>
          <w:szCs w:val="24"/>
        </w:rPr>
        <w:t>to Lake Arresø was 5.5 tons</w:t>
      </w:r>
      <w:r w:rsidR="00B77C83" w:rsidRPr="007F7F88">
        <w:rPr>
          <w:sz w:val="24"/>
          <w:szCs w:val="24"/>
        </w:rPr>
        <w:t xml:space="preserve"> in 198</w:t>
      </w:r>
      <w:r w:rsidR="0097593D" w:rsidRPr="007F7F88">
        <w:rPr>
          <w:sz w:val="24"/>
          <w:szCs w:val="24"/>
        </w:rPr>
        <w:t>6</w:t>
      </w:r>
      <w:r w:rsidR="00E23DFF" w:rsidRPr="007F7F88">
        <w:rPr>
          <w:sz w:val="24"/>
          <w:szCs w:val="24"/>
        </w:rPr>
        <w:t xml:space="preserve"> </w:t>
      </w:r>
      <w:r w:rsidR="00727AAF" w:rsidRPr="007F7F88">
        <w:rPr>
          <w:sz w:val="24"/>
          <w:szCs w:val="24"/>
        </w:rPr>
        <w:t>(</w:t>
      </w:r>
      <w:proofErr w:type="spellStart"/>
      <w:r w:rsidR="00727AAF" w:rsidRPr="007F7F88">
        <w:rPr>
          <w:sz w:val="24"/>
          <w:szCs w:val="24"/>
        </w:rPr>
        <w:t>C</w:t>
      </w:r>
      <w:r w:rsidR="00C65951" w:rsidRPr="007F7F88">
        <w:rPr>
          <w:sz w:val="24"/>
          <w:szCs w:val="24"/>
        </w:rPr>
        <w:t>owi</w:t>
      </w:r>
      <w:r w:rsidR="00A30643" w:rsidRPr="007F7F88">
        <w:rPr>
          <w:sz w:val="24"/>
          <w:szCs w:val="24"/>
        </w:rPr>
        <w:t>C</w:t>
      </w:r>
      <w:r w:rsidR="00727AAF" w:rsidRPr="007F7F88">
        <w:rPr>
          <w:sz w:val="24"/>
          <w:szCs w:val="24"/>
        </w:rPr>
        <w:t>onsult</w:t>
      </w:r>
      <w:proofErr w:type="spellEnd"/>
      <w:r w:rsidR="00A30643" w:rsidRPr="007F7F88">
        <w:rPr>
          <w:sz w:val="24"/>
          <w:szCs w:val="24"/>
        </w:rPr>
        <w:t>,</w:t>
      </w:r>
      <w:r w:rsidR="00727AAF" w:rsidRPr="007F7F88">
        <w:rPr>
          <w:sz w:val="24"/>
          <w:szCs w:val="24"/>
        </w:rPr>
        <w:t xml:space="preserve"> 198</w:t>
      </w:r>
      <w:r w:rsidR="0097593D" w:rsidRPr="007F7F88">
        <w:rPr>
          <w:sz w:val="24"/>
          <w:szCs w:val="24"/>
        </w:rPr>
        <w:t>9</w:t>
      </w:r>
      <w:r w:rsidR="00727AAF" w:rsidRPr="007F7F88">
        <w:rPr>
          <w:sz w:val="24"/>
          <w:szCs w:val="24"/>
        </w:rPr>
        <w:t>)</w:t>
      </w:r>
      <w:r w:rsidR="00B77C83" w:rsidRPr="007F7F88">
        <w:rPr>
          <w:sz w:val="24"/>
          <w:szCs w:val="24"/>
        </w:rPr>
        <w:t>. A</w:t>
      </w:r>
      <w:r w:rsidR="00E10125" w:rsidRPr="007F7F88">
        <w:rPr>
          <w:sz w:val="24"/>
          <w:szCs w:val="24"/>
        </w:rPr>
        <w:t xml:space="preserve">ssuming that the present </w:t>
      </w:r>
      <w:r w:rsidR="0081238E" w:rsidRPr="007F7F88">
        <w:rPr>
          <w:sz w:val="24"/>
          <w:szCs w:val="24"/>
        </w:rPr>
        <w:t xml:space="preserve">input </w:t>
      </w:r>
      <w:r w:rsidR="00E10125" w:rsidRPr="007F7F88">
        <w:rPr>
          <w:sz w:val="24"/>
          <w:szCs w:val="24"/>
        </w:rPr>
        <w:t xml:space="preserve">is of the same order, </w:t>
      </w:r>
      <w:r w:rsidR="00B77C83" w:rsidRPr="007F7F88">
        <w:rPr>
          <w:sz w:val="24"/>
          <w:szCs w:val="24"/>
        </w:rPr>
        <w:t xml:space="preserve">it exceeds urban losses </w:t>
      </w:r>
      <w:r w:rsidR="00700082" w:rsidRPr="007F7F88">
        <w:rPr>
          <w:sz w:val="24"/>
          <w:szCs w:val="24"/>
        </w:rPr>
        <w:t>2</w:t>
      </w:r>
      <w:r w:rsidR="00C84714" w:rsidRPr="007F7F88">
        <w:rPr>
          <w:sz w:val="24"/>
          <w:szCs w:val="24"/>
        </w:rPr>
        <w:t>.5</w:t>
      </w:r>
      <w:r w:rsidR="00B77C83" w:rsidRPr="007F7F88">
        <w:rPr>
          <w:sz w:val="24"/>
          <w:szCs w:val="24"/>
        </w:rPr>
        <w:t>-fold.</w:t>
      </w:r>
      <w:r w:rsidR="00E10125" w:rsidRPr="007F7F88">
        <w:rPr>
          <w:sz w:val="24"/>
          <w:szCs w:val="24"/>
        </w:rPr>
        <w:t xml:space="preserve"> </w:t>
      </w:r>
      <w:r w:rsidR="004C1D22" w:rsidRPr="007F7F88">
        <w:rPr>
          <w:sz w:val="24"/>
          <w:szCs w:val="24"/>
        </w:rPr>
        <w:t>A thir</w:t>
      </w:r>
      <w:r w:rsidR="00153934" w:rsidRPr="007F7F88">
        <w:rPr>
          <w:sz w:val="24"/>
          <w:szCs w:val="24"/>
        </w:rPr>
        <w:t xml:space="preserve">d estimate using </w:t>
      </w:r>
      <w:r w:rsidR="004C1D22" w:rsidRPr="007F7F88">
        <w:rPr>
          <w:sz w:val="24"/>
          <w:szCs w:val="24"/>
        </w:rPr>
        <w:t xml:space="preserve">recent </w:t>
      </w:r>
      <w:r w:rsidR="00153934" w:rsidRPr="007F7F88">
        <w:rPr>
          <w:sz w:val="24"/>
          <w:szCs w:val="24"/>
        </w:rPr>
        <w:t>model</w:t>
      </w:r>
      <w:r w:rsidR="007470C1" w:rsidRPr="007F7F88">
        <w:rPr>
          <w:sz w:val="24"/>
          <w:szCs w:val="24"/>
        </w:rPr>
        <w:t>s</w:t>
      </w:r>
      <w:r w:rsidR="00153934" w:rsidRPr="007F7F88">
        <w:rPr>
          <w:sz w:val="24"/>
          <w:szCs w:val="24"/>
        </w:rPr>
        <w:t xml:space="preserve"> </w:t>
      </w:r>
      <w:r w:rsidR="00EA5321" w:rsidRPr="007F7F88">
        <w:rPr>
          <w:sz w:val="24"/>
          <w:szCs w:val="24"/>
        </w:rPr>
        <w:t xml:space="preserve">of </w:t>
      </w:r>
      <w:r w:rsidR="00503546" w:rsidRPr="007F7F88">
        <w:rPr>
          <w:sz w:val="24"/>
          <w:szCs w:val="24"/>
        </w:rPr>
        <w:t xml:space="preserve">annual </w:t>
      </w:r>
      <w:r w:rsidR="00700082" w:rsidRPr="007F7F88">
        <w:rPr>
          <w:sz w:val="24"/>
          <w:szCs w:val="24"/>
        </w:rPr>
        <w:t xml:space="preserve">losses at </w:t>
      </w:r>
      <w:r w:rsidR="00026B71" w:rsidRPr="007F7F88">
        <w:rPr>
          <w:sz w:val="24"/>
          <w:szCs w:val="24"/>
        </w:rPr>
        <w:t>20</w:t>
      </w:r>
      <w:r w:rsidR="00D3684E" w:rsidRPr="007F7F88">
        <w:rPr>
          <w:sz w:val="24"/>
          <w:szCs w:val="24"/>
        </w:rPr>
        <w:t>–</w:t>
      </w:r>
      <w:r w:rsidR="00026B71" w:rsidRPr="007F7F88">
        <w:rPr>
          <w:sz w:val="24"/>
          <w:szCs w:val="24"/>
        </w:rPr>
        <w:t>30 kg P km</w:t>
      </w:r>
      <w:r w:rsidR="00026B71" w:rsidRPr="007F7F88">
        <w:rPr>
          <w:sz w:val="24"/>
          <w:szCs w:val="24"/>
          <w:vertAlign w:val="superscript"/>
        </w:rPr>
        <w:t>-2</w:t>
      </w:r>
      <w:r w:rsidR="00026B71" w:rsidRPr="007F7F88">
        <w:rPr>
          <w:sz w:val="24"/>
          <w:szCs w:val="24"/>
        </w:rPr>
        <w:t xml:space="preserve"> </w:t>
      </w:r>
      <w:r w:rsidR="00700082" w:rsidRPr="007F7F88">
        <w:rPr>
          <w:sz w:val="24"/>
          <w:szCs w:val="24"/>
        </w:rPr>
        <w:t>from</w:t>
      </w:r>
      <w:r w:rsidR="00EA5321" w:rsidRPr="007F7F88">
        <w:rPr>
          <w:sz w:val="24"/>
          <w:szCs w:val="24"/>
        </w:rPr>
        <w:t xml:space="preserve"> cultivated field</w:t>
      </w:r>
      <w:r w:rsidR="007470C1" w:rsidRPr="007F7F88">
        <w:rPr>
          <w:sz w:val="24"/>
          <w:szCs w:val="24"/>
        </w:rPr>
        <w:t>s in the catchment</w:t>
      </w:r>
      <w:r w:rsidR="00EA5321" w:rsidRPr="007F7F88">
        <w:rPr>
          <w:sz w:val="24"/>
          <w:szCs w:val="24"/>
        </w:rPr>
        <w:t xml:space="preserve"> </w:t>
      </w:r>
      <w:r w:rsidR="00C84714" w:rsidRPr="007F7F88">
        <w:rPr>
          <w:sz w:val="24"/>
          <w:szCs w:val="24"/>
        </w:rPr>
        <w:t xml:space="preserve">yields </w:t>
      </w:r>
      <w:r w:rsidR="00026B71" w:rsidRPr="007F7F88">
        <w:rPr>
          <w:sz w:val="24"/>
          <w:szCs w:val="24"/>
        </w:rPr>
        <w:t>2.3</w:t>
      </w:r>
      <w:r w:rsidR="00D3684E" w:rsidRPr="007F7F88">
        <w:rPr>
          <w:sz w:val="24"/>
          <w:szCs w:val="24"/>
        </w:rPr>
        <w:t>–</w:t>
      </w:r>
      <w:r w:rsidR="00026B71" w:rsidRPr="007F7F88">
        <w:rPr>
          <w:sz w:val="24"/>
          <w:szCs w:val="24"/>
        </w:rPr>
        <w:t>3.5 ton</w:t>
      </w:r>
      <w:r w:rsidR="0081238E" w:rsidRPr="007F7F88">
        <w:rPr>
          <w:sz w:val="24"/>
          <w:szCs w:val="24"/>
        </w:rPr>
        <w:t>s</w:t>
      </w:r>
      <w:r w:rsidR="00026B71" w:rsidRPr="007F7F88">
        <w:rPr>
          <w:sz w:val="24"/>
          <w:szCs w:val="24"/>
        </w:rPr>
        <w:t xml:space="preserve"> P</w:t>
      </w:r>
      <w:r w:rsidR="00EA5321" w:rsidRPr="007F7F88">
        <w:rPr>
          <w:sz w:val="24"/>
          <w:szCs w:val="24"/>
        </w:rPr>
        <w:t xml:space="preserve"> </w:t>
      </w:r>
      <w:r w:rsidR="00026B71" w:rsidRPr="007F7F88">
        <w:rPr>
          <w:sz w:val="24"/>
          <w:szCs w:val="24"/>
        </w:rPr>
        <w:t xml:space="preserve">(Andersen and </w:t>
      </w:r>
      <w:proofErr w:type="spellStart"/>
      <w:r w:rsidR="00026B71" w:rsidRPr="007F7F88">
        <w:rPr>
          <w:sz w:val="24"/>
          <w:szCs w:val="24"/>
        </w:rPr>
        <w:t>Heckrath</w:t>
      </w:r>
      <w:proofErr w:type="spellEnd"/>
      <w:r w:rsidR="00A30643" w:rsidRPr="007F7F88">
        <w:rPr>
          <w:sz w:val="24"/>
          <w:szCs w:val="24"/>
        </w:rPr>
        <w:t>,</w:t>
      </w:r>
      <w:r w:rsidR="00026B71" w:rsidRPr="007F7F88">
        <w:rPr>
          <w:sz w:val="24"/>
          <w:szCs w:val="24"/>
        </w:rPr>
        <w:t xml:space="preserve"> 2020</w:t>
      </w:r>
      <w:r w:rsidR="007901F8" w:rsidRPr="007F7F88">
        <w:rPr>
          <w:sz w:val="24"/>
          <w:szCs w:val="24"/>
        </w:rPr>
        <w:t xml:space="preserve">, </w:t>
      </w:r>
      <w:del w:id="15" w:author="Jonas Stage Sø" w:date="2025-06-30T17:25:00Z" w16du:dateUtc="2025-06-30T15:25:00Z">
        <w:r w:rsidR="007901F8">
          <w:rPr>
            <w:sz w:val="24"/>
            <w:szCs w:val="24"/>
          </w:rPr>
          <w:delText>fig</w:delText>
        </w:r>
      </w:del>
      <w:ins w:id="16" w:author="Jonas Stage Sø" w:date="2025-06-30T17:25:00Z" w16du:dateUtc="2025-06-30T15:25:00Z">
        <w:r w:rsidR="00F82FBC">
          <w:rPr>
            <w:sz w:val="24"/>
            <w:szCs w:val="24"/>
          </w:rPr>
          <w:t>F</w:t>
        </w:r>
        <w:r w:rsidR="007901F8" w:rsidRPr="007F7F88">
          <w:rPr>
            <w:sz w:val="24"/>
            <w:szCs w:val="24"/>
          </w:rPr>
          <w:t>ig</w:t>
        </w:r>
      </w:ins>
      <w:r w:rsidR="007901F8" w:rsidRPr="007F7F88">
        <w:rPr>
          <w:sz w:val="24"/>
          <w:szCs w:val="24"/>
        </w:rPr>
        <w:t>. 4.9.6</w:t>
      </w:r>
      <w:r w:rsidR="00026B71" w:rsidRPr="007F7F88">
        <w:rPr>
          <w:sz w:val="24"/>
          <w:szCs w:val="24"/>
        </w:rPr>
        <w:t xml:space="preserve">). </w:t>
      </w:r>
      <w:r w:rsidR="00C94544" w:rsidRPr="007F7F88">
        <w:rPr>
          <w:sz w:val="24"/>
          <w:szCs w:val="24"/>
        </w:rPr>
        <w:t>Overall, the data suggest</w:t>
      </w:r>
      <w:r w:rsidR="00503546" w:rsidRPr="007F7F88">
        <w:rPr>
          <w:sz w:val="24"/>
          <w:szCs w:val="24"/>
        </w:rPr>
        <w:t>s</w:t>
      </w:r>
      <w:r w:rsidR="00C94544" w:rsidRPr="007F7F88">
        <w:rPr>
          <w:sz w:val="24"/>
          <w:szCs w:val="24"/>
        </w:rPr>
        <w:t xml:space="preserve"> that the most cost</w:t>
      </w:r>
      <w:r w:rsidR="0081238E" w:rsidRPr="007F7F88">
        <w:rPr>
          <w:sz w:val="24"/>
          <w:szCs w:val="24"/>
        </w:rPr>
        <w:t>-</w:t>
      </w:r>
      <w:r w:rsidR="00C94544" w:rsidRPr="007F7F88">
        <w:rPr>
          <w:sz w:val="24"/>
          <w:szCs w:val="24"/>
        </w:rPr>
        <w:t xml:space="preserve">effective </w:t>
      </w:r>
      <w:r w:rsidR="007470C1" w:rsidRPr="007F7F88">
        <w:rPr>
          <w:sz w:val="24"/>
          <w:szCs w:val="24"/>
        </w:rPr>
        <w:t>in</w:t>
      </w:r>
      <w:r w:rsidR="00670BB8" w:rsidRPr="007F7F88">
        <w:rPr>
          <w:sz w:val="24"/>
          <w:szCs w:val="24"/>
        </w:rPr>
        <w:t xml:space="preserve">vestment </w:t>
      </w:r>
      <w:r w:rsidR="00EA5321" w:rsidRPr="007F7F88">
        <w:rPr>
          <w:sz w:val="24"/>
          <w:szCs w:val="24"/>
        </w:rPr>
        <w:t>to reduce P</w:t>
      </w:r>
      <w:r w:rsidR="0081238E" w:rsidRPr="007F7F88">
        <w:rPr>
          <w:sz w:val="24"/>
          <w:szCs w:val="24"/>
        </w:rPr>
        <w:t xml:space="preserve"> </w:t>
      </w:r>
      <w:r w:rsidR="00EA5321" w:rsidRPr="007F7F88">
        <w:rPr>
          <w:sz w:val="24"/>
          <w:szCs w:val="24"/>
        </w:rPr>
        <w:t xml:space="preserve">input </w:t>
      </w:r>
      <w:r w:rsidR="0081238E" w:rsidRPr="007F7F88">
        <w:rPr>
          <w:sz w:val="24"/>
          <w:szCs w:val="24"/>
        </w:rPr>
        <w:t>in</w:t>
      </w:r>
      <w:r w:rsidR="00EA5321" w:rsidRPr="007F7F88">
        <w:rPr>
          <w:sz w:val="24"/>
          <w:szCs w:val="24"/>
        </w:rPr>
        <w:t xml:space="preserve">to Lake Arresø </w:t>
      </w:r>
      <w:r w:rsidR="00C94544" w:rsidRPr="007F7F88">
        <w:rPr>
          <w:sz w:val="24"/>
          <w:szCs w:val="24"/>
        </w:rPr>
        <w:t xml:space="preserve">would be to </w:t>
      </w:r>
      <w:r w:rsidR="0081238E" w:rsidRPr="007F7F88">
        <w:rPr>
          <w:sz w:val="24"/>
          <w:szCs w:val="24"/>
        </w:rPr>
        <w:t>reduce P transport</w:t>
      </w:r>
      <w:r w:rsidR="00EA5321" w:rsidRPr="007F7F88">
        <w:rPr>
          <w:sz w:val="24"/>
          <w:szCs w:val="24"/>
        </w:rPr>
        <w:t xml:space="preserve"> </w:t>
      </w:r>
      <w:r w:rsidR="00C94544" w:rsidRPr="007F7F88">
        <w:rPr>
          <w:sz w:val="24"/>
          <w:szCs w:val="24"/>
        </w:rPr>
        <w:t>from cultivated fields.</w:t>
      </w:r>
    </w:p>
    <w:p w14:paraId="33E5D519" w14:textId="04E9CBBC" w:rsidR="00503546" w:rsidRPr="007F7F88" w:rsidRDefault="001637B3" w:rsidP="00BF6C3C">
      <w:pPr>
        <w:spacing w:line="480" w:lineRule="auto"/>
        <w:rPr>
          <w:sz w:val="24"/>
          <w:szCs w:val="24"/>
        </w:rPr>
      </w:pPr>
      <w:r w:rsidRPr="007F7F88">
        <w:rPr>
          <w:sz w:val="24"/>
          <w:szCs w:val="24"/>
        </w:rPr>
        <w:t xml:space="preserve">While urban and rural areas both contribute to external P loading of Lake Arresø, rural areas by far </w:t>
      </w:r>
      <w:r w:rsidR="005C1D34" w:rsidRPr="007F7F88">
        <w:rPr>
          <w:sz w:val="24"/>
          <w:szCs w:val="24"/>
        </w:rPr>
        <w:t xml:space="preserve">are </w:t>
      </w:r>
      <w:r w:rsidRPr="007F7F88">
        <w:rPr>
          <w:sz w:val="24"/>
          <w:szCs w:val="24"/>
        </w:rPr>
        <w:t xml:space="preserve">the main contributor to external N loading. </w:t>
      </w:r>
      <w:r w:rsidR="00CB4E8B" w:rsidRPr="007F7F88">
        <w:rPr>
          <w:sz w:val="24"/>
          <w:szCs w:val="24"/>
        </w:rPr>
        <w:t xml:space="preserve">Though </w:t>
      </w:r>
      <w:r w:rsidR="007470C1" w:rsidRPr="007F7F88">
        <w:rPr>
          <w:sz w:val="24"/>
          <w:szCs w:val="24"/>
        </w:rPr>
        <w:t xml:space="preserve">P </w:t>
      </w:r>
      <w:r w:rsidR="00CB4E8B" w:rsidRPr="007F7F88">
        <w:rPr>
          <w:sz w:val="24"/>
          <w:szCs w:val="24"/>
        </w:rPr>
        <w:t>is considered the main limiting element of the</w:t>
      </w:r>
      <w:r w:rsidRPr="007F7F88">
        <w:rPr>
          <w:sz w:val="24"/>
          <w:szCs w:val="24"/>
        </w:rPr>
        <w:t xml:space="preserve"> </w:t>
      </w:r>
      <w:r w:rsidR="00E7783F" w:rsidRPr="007F7F88">
        <w:rPr>
          <w:sz w:val="24"/>
          <w:szCs w:val="24"/>
        </w:rPr>
        <w:t>phytoplankton biomass</w:t>
      </w:r>
      <w:r w:rsidR="00CB4E8B" w:rsidRPr="007F7F88">
        <w:rPr>
          <w:sz w:val="24"/>
          <w:szCs w:val="24"/>
        </w:rPr>
        <w:t>, p</w:t>
      </w:r>
      <w:r w:rsidR="00E7783F" w:rsidRPr="007F7F88">
        <w:rPr>
          <w:sz w:val="24"/>
          <w:szCs w:val="24"/>
        </w:rPr>
        <w:t>hosphate</w:t>
      </w:r>
      <w:r w:rsidRPr="007F7F88">
        <w:rPr>
          <w:sz w:val="24"/>
          <w:szCs w:val="24"/>
        </w:rPr>
        <w:t xml:space="preserve">, nitrate and ammonium </w:t>
      </w:r>
      <w:r w:rsidR="004E0AA6" w:rsidRPr="007F7F88">
        <w:rPr>
          <w:sz w:val="24"/>
          <w:szCs w:val="24"/>
        </w:rPr>
        <w:t xml:space="preserve">all </w:t>
      </w:r>
      <w:r w:rsidRPr="007F7F88">
        <w:rPr>
          <w:sz w:val="24"/>
          <w:szCs w:val="24"/>
        </w:rPr>
        <w:t xml:space="preserve">decrease </w:t>
      </w:r>
      <w:r w:rsidR="00E7783F" w:rsidRPr="007F7F88">
        <w:rPr>
          <w:sz w:val="24"/>
          <w:szCs w:val="24"/>
        </w:rPr>
        <w:t xml:space="preserve">below </w:t>
      </w:r>
      <w:r w:rsidR="003D31C9" w:rsidRPr="007F7F88">
        <w:rPr>
          <w:sz w:val="24"/>
          <w:szCs w:val="24"/>
        </w:rPr>
        <w:t xml:space="preserve">limiting </w:t>
      </w:r>
      <w:r w:rsidR="007470C1" w:rsidRPr="007F7F88">
        <w:rPr>
          <w:sz w:val="24"/>
          <w:szCs w:val="24"/>
        </w:rPr>
        <w:t>thresholds</w:t>
      </w:r>
      <w:r w:rsidR="00E7783F" w:rsidRPr="007F7F88">
        <w:rPr>
          <w:sz w:val="24"/>
          <w:szCs w:val="24"/>
        </w:rPr>
        <w:t xml:space="preserve"> </w:t>
      </w:r>
      <w:r w:rsidR="0081238E" w:rsidRPr="007F7F88">
        <w:rPr>
          <w:sz w:val="24"/>
          <w:szCs w:val="24"/>
        </w:rPr>
        <w:t xml:space="preserve">during summer </w:t>
      </w:r>
      <w:r w:rsidR="00E7783F" w:rsidRPr="007F7F88">
        <w:rPr>
          <w:sz w:val="24"/>
          <w:szCs w:val="24"/>
        </w:rPr>
        <w:t>(</w:t>
      </w:r>
      <w:r w:rsidR="00B76042" w:rsidRPr="007F7F88">
        <w:rPr>
          <w:sz w:val="24"/>
          <w:szCs w:val="24"/>
        </w:rPr>
        <w:t xml:space="preserve">e.g., </w:t>
      </w:r>
      <w:r w:rsidR="00E7783F" w:rsidRPr="007F7F88">
        <w:rPr>
          <w:sz w:val="24"/>
          <w:szCs w:val="24"/>
        </w:rPr>
        <w:t xml:space="preserve">5 </w:t>
      </w:r>
      <w:r w:rsidR="00E7783F" w:rsidRPr="007F7F88">
        <w:rPr>
          <w:rFonts w:cstheme="minorHAnsi"/>
          <w:sz w:val="24"/>
          <w:szCs w:val="24"/>
        </w:rPr>
        <w:t>µ</w:t>
      </w:r>
      <w:r w:rsidR="00E7783F" w:rsidRPr="007F7F88">
        <w:rPr>
          <w:sz w:val="24"/>
          <w:szCs w:val="24"/>
        </w:rPr>
        <w:t>g P L</w:t>
      </w:r>
      <w:r w:rsidR="00E7783F" w:rsidRPr="007F7F88">
        <w:rPr>
          <w:sz w:val="24"/>
          <w:szCs w:val="24"/>
          <w:vertAlign w:val="superscript"/>
        </w:rPr>
        <w:t>-1</w:t>
      </w:r>
      <w:r w:rsidR="00E7783F" w:rsidRPr="007F7F88">
        <w:rPr>
          <w:sz w:val="24"/>
          <w:szCs w:val="24"/>
        </w:rPr>
        <w:t xml:space="preserve"> and</w:t>
      </w:r>
      <w:r w:rsidR="00CB4E8B" w:rsidRPr="007F7F88">
        <w:rPr>
          <w:sz w:val="24"/>
          <w:szCs w:val="24"/>
        </w:rPr>
        <w:t xml:space="preserve"> 10–</w:t>
      </w:r>
      <w:r w:rsidR="00E16DE6" w:rsidRPr="007F7F88">
        <w:rPr>
          <w:sz w:val="24"/>
          <w:szCs w:val="24"/>
        </w:rPr>
        <w:t xml:space="preserve"> 2</w:t>
      </w:r>
      <w:r w:rsidR="00E7783F" w:rsidRPr="007F7F88">
        <w:rPr>
          <w:sz w:val="24"/>
          <w:szCs w:val="24"/>
        </w:rPr>
        <w:t xml:space="preserve">0 </w:t>
      </w:r>
      <w:r w:rsidR="00E7783F" w:rsidRPr="007F7F88">
        <w:rPr>
          <w:rFonts w:cstheme="minorHAnsi"/>
          <w:sz w:val="24"/>
          <w:szCs w:val="24"/>
        </w:rPr>
        <w:t>µ</w:t>
      </w:r>
      <w:r w:rsidR="007470C1" w:rsidRPr="007F7F88">
        <w:rPr>
          <w:rFonts w:cstheme="minorHAnsi"/>
          <w:sz w:val="24"/>
          <w:szCs w:val="24"/>
        </w:rPr>
        <w:t xml:space="preserve">g </w:t>
      </w:r>
      <w:r w:rsidR="00E7783F" w:rsidRPr="007F7F88">
        <w:rPr>
          <w:sz w:val="24"/>
          <w:szCs w:val="24"/>
        </w:rPr>
        <w:t>N L</w:t>
      </w:r>
      <w:r w:rsidR="00E7783F" w:rsidRPr="007F7F88">
        <w:rPr>
          <w:sz w:val="24"/>
          <w:szCs w:val="24"/>
          <w:vertAlign w:val="superscript"/>
        </w:rPr>
        <w:t>-1</w:t>
      </w:r>
      <w:r w:rsidR="00B76042" w:rsidRPr="007F7F88">
        <w:rPr>
          <w:sz w:val="24"/>
          <w:szCs w:val="24"/>
          <w:vertAlign w:val="superscript"/>
        </w:rPr>
        <w:t>,</w:t>
      </w:r>
      <w:r w:rsidR="00B76042" w:rsidRPr="007F7F88">
        <w:rPr>
          <w:sz w:val="24"/>
          <w:szCs w:val="24"/>
        </w:rPr>
        <w:t>, Maberly et al</w:t>
      </w:r>
      <w:r w:rsidR="00E57901" w:rsidRPr="007F7F88">
        <w:rPr>
          <w:sz w:val="24"/>
          <w:szCs w:val="24"/>
        </w:rPr>
        <w:t>.</w:t>
      </w:r>
      <w:r w:rsidR="00A30643" w:rsidRPr="007F7F88">
        <w:rPr>
          <w:sz w:val="24"/>
          <w:szCs w:val="24"/>
        </w:rPr>
        <w:t>,</w:t>
      </w:r>
      <w:r w:rsidR="00E57901" w:rsidRPr="007F7F88">
        <w:rPr>
          <w:sz w:val="24"/>
          <w:szCs w:val="24"/>
        </w:rPr>
        <w:t xml:space="preserve"> 2020)</w:t>
      </w:r>
      <w:r w:rsidR="00FC413F" w:rsidRPr="007F7F88">
        <w:rPr>
          <w:sz w:val="24"/>
          <w:szCs w:val="24"/>
        </w:rPr>
        <w:t xml:space="preserve"> </w:t>
      </w:r>
      <w:r w:rsidR="003D31C9" w:rsidRPr="007F7F88">
        <w:rPr>
          <w:sz w:val="24"/>
          <w:szCs w:val="24"/>
        </w:rPr>
        <w:t xml:space="preserve">for the </w:t>
      </w:r>
      <w:r w:rsidR="00FC413F" w:rsidRPr="007F7F88">
        <w:rPr>
          <w:sz w:val="24"/>
          <w:szCs w:val="24"/>
        </w:rPr>
        <w:t xml:space="preserve">phytoplankton </w:t>
      </w:r>
      <w:r w:rsidR="003D31C9" w:rsidRPr="007F7F88">
        <w:rPr>
          <w:sz w:val="24"/>
          <w:szCs w:val="24"/>
        </w:rPr>
        <w:t xml:space="preserve">biomass </w:t>
      </w:r>
      <w:r w:rsidR="007470C1" w:rsidRPr="007F7F88">
        <w:rPr>
          <w:sz w:val="24"/>
          <w:szCs w:val="24"/>
        </w:rPr>
        <w:t xml:space="preserve">and </w:t>
      </w:r>
      <w:r w:rsidR="00F47B24" w:rsidRPr="007F7F88">
        <w:rPr>
          <w:sz w:val="24"/>
          <w:szCs w:val="24"/>
        </w:rPr>
        <w:t xml:space="preserve">those </w:t>
      </w:r>
      <w:r w:rsidR="00FC413F" w:rsidRPr="007F7F88">
        <w:rPr>
          <w:sz w:val="24"/>
          <w:szCs w:val="24"/>
        </w:rPr>
        <w:t xml:space="preserve">low nutrient levels have become </w:t>
      </w:r>
      <w:r w:rsidR="007470C1" w:rsidRPr="007F7F88">
        <w:rPr>
          <w:sz w:val="24"/>
          <w:szCs w:val="24"/>
        </w:rPr>
        <w:t xml:space="preserve">more frequent </w:t>
      </w:r>
      <w:r w:rsidR="004E0AA6" w:rsidRPr="007F7F88">
        <w:rPr>
          <w:sz w:val="24"/>
          <w:szCs w:val="24"/>
        </w:rPr>
        <w:t xml:space="preserve">during the last </w:t>
      </w:r>
      <w:r w:rsidR="00F47B24" w:rsidRPr="007F7F88">
        <w:rPr>
          <w:sz w:val="24"/>
          <w:szCs w:val="24"/>
        </w:rPr>
        <w:t xml:space="preserve">30 </w:t>
      </w:r>
      <w:r w:rsidR="004E0AA6" w:rsidRPr="007F7F88">
        <w:rPr>
          <w:sz w:val="24"/>
          <w:szCs w:val="24"/>
        </w:rPr>
        <w:t>years</w:t>
      </w:r>
      <w:r w:rsidR="007470C1" w:rsidRPr="007F7F88">
        <w:rPr>
          <w:sz w:val="24"/>
          <w:szCs w:val="24"/>
        </w:rPr>
        <w:t xml:space="preserve"> (Sand-Jensen et al.</w:t>
      </w:r>
      <w:r w:rsidR="00A30643" w:rsidRPr="007F7F88">
        <w:rPr>
          <w:sz w:val="24"/>
          <w:szCs w:val="24"/>
        </w:rPr>
        <w:t>,</w:t>
      </w:r>
      <w:r w:rsidR="007470C1" w:rsidRPr="007F7F88">
        <w:rPr>
          <w:sz w:val="24"/>
          <w:szCs w:val="24"/>
        </w:rPr>
        <w:t xml:space="preserve"> 2025)</w:t>
      </w:r>
      <w:r w:rsidR="004E0AA6" w:rsidRPr="007F7F88">
        <w:rPr>
          <w:sz w:val="24"/>
          <w:szCs w:val="24"/>
        </w:rPr>
        <w:t xml:space="preserve">. </w:t>
      </w:r>
      <w:r w:rsidR="007470C1" w:rsidRPr="007F7F88">
        <w:rPr>
          <w:sz w:val="24"/>
          <w:szCs w:val="24"/>
        </w:rPr>
        <w:t>However, t</w:t>
      </w:r>
      <w:r w:rsidR="004E0AA6" w:rsidRPr="007F7F88">
        <w:rPr>
          <w:sz w:val="24"/>
          <w:szCs w:val="24"/>
        </w:rPr>
        <w:t xml:space="preserve">he </w:t>
      </w:r>
      <w:r w:rsidR="001E7905" w:rsidRPr="007F7F88">
        <w:rPr>
          <w:sz w:val="24"/>
          <w:szCs w:val="24"/>
        </w:rPr>
        <w:t xml:space="preserve">uncertainty </w:t>
      </w:r>
      <w:r w:rsidR="004E0AA6" w:rsidRPr="007F7F88">
        <w:rPr>
          <w:sz w:val="24"/>
          <w:szCs w:val="24"/>
        </w:rPr>
        <w:t>of re</w:t>
      </w:r>
      <w:r w:rsidR="00FC413F" w:rsidRPr="007F7F88">
        <w:rPr>
          <w:sz w:val="24"/>
          <w:szCs w:val="24"/>
        </w:rPr>
        <w:t xml:space="preserve">sponses </w:t>
      </w:r>
      <w:r w:rsidR="004E0AA6" w:rsidRPr="007F7F88">
        <w:rPr>
          <w:sz w:val="24"/>
          <w:szCs w:val="24"/>
        </w:rPr>
        <w:t xml:space="preserve">of </w:t>
      </w:r>
      <w:r w:rsidR="001E7905" w:rsidRPr="007F7F88">
        <w:rPr>
          <w:sz w:val="24"/>
          <w:szCs w:val="24"/>
        </w:rPr>
        <w:t xml:space="preserve">light attenuation to in-lake TN and TP concentrations </w:t>
      </w:r>
      <w:r w:rsidR="009470CD" w:rsidRPr="007F7F88">
        <w:rPr>
          <w:sz w:val="24"/>
          <w:szCs w:val="24"/>
        </w:rPr>
        <w:t xml:space="preserve">at the lower level of actual measures </w:t>
      </w:r>
      <w:r w:rsidR="001E7905" w:rsidRPr="007F7F88">
        <w:rPr>
          <w:sz w:val="24"/>
          <w:szCs w:val="24"/>
        </w:rPr>
        <w:t xml:space="preserve">makes it difficult to </w:t>
      </w:r>
      <w:r w:rsidR="0081238E" w:rsidRPr="007F7F88">
        <w:rPr>
          <w:sz w:val="24"/>
          <w:szCs w:val="24"/>
        </w:rPr>
        <w:t xml:space="preserve">estimate </w:t>
      </w:r>
      <w:r w:rsidR="001E7905" w:rsidRPr="007F7F88">
        <w:rPr>
          <w:sz w:val="24"/>
          <w:szCs w:val="24"/>
        </w:rPr>
        <w:t>the</w:t>
      </w:r>
      <w:r w:rsidR="003D31C9" w:rsidRPr="007F7F88">
        <w:rPr>
          <w:sz w:val="24"/>
          <w:szCs w:val="24"/>
        </w:rPr>
        <w:t xml:space="preserve"> exact </w:t>
      </w:r>
      <w:r w:rsidR="00FC413F" w:rsidRPr="007F7F88">
        <w:rPr>
          <w:sz w:val="24"/>
          <w:szCs w:val="24"/>
        </w:rPr>
        <w:t xml:space="preserve">external </w:t>
      </w:r>
      <w:r w:rsidR="001E7905" w:rsidRPr="007F7F88">
        <w:rPr>
          <w:sz w:val="24"/>
          <w:szCs w:val="24"/>
        </w:rPr>
        <w:t>nutrient inputs that may lead to su</w:t>
      </w:r>
      <w:r w:rsidR="00E57901" w:rsidRPr="007F7F88">
        <w:rPr>
          <w:sz w:val="24"/>
          <w:szCs w:val="24"/>
        </w:rPr>
        <w:t xml:space="preserve">bstantial </w:t>
      </w:r>
      <w:r w:rsidR="001E7905" w:rsidRPr="007F7F88">
        <w:rPr>
          <w:sz w:val="24"/>
          <w:szCs w:val="24"/>
        </w:rPr>
        <w:t xml:space="preserve">improvement of the light climate in Lake Arresø. </w:t>
      </w:r>
      <w:r w:rsidR="0081238E" w:rsidRPr="007F7F88">
        <w:rPr>
          <w:sz w:val="24"/>
          <w:szCs w:val="24"/>
        </w:rPr>
        <w:t xml:space="preserve">Our </w:t>
      </w:r>
      <w:r w:rsidR="003D31C9" w:rsidRPr="007F7F88">
        <w:rPr>
          <w:sz w:val="24"/>
          <w:szCs w:val="24"/>
        </w:rPr>
        <w:t xml:space="preserve">calculations suggest that the annual TP input must be reduced to 3.7 tons, half the present level, to obtain a summer mean in-lake concentration of 75 </w:t>
      </w:r>
      <w:r w:rsidR="003D31C9" w:rsidRPr="007F7F88">
        <w:rPr>
          <w:rFonts w:cstheme="minorHAnsi"/>
          <w:sz w:val="24"/>
          <w:szCs w:val="24"/>
        </w:rPr>
        <w:t>µ</w:t>
      </w:r>
      <w:r w:rsidR="003D31C9" w:rsidRPr="007F7F88">
        <w:rPr>
          <w:sz w:val="24"/>
          <w:szCs w:val="24"/>
        </w:rPr>
        <w:t>g org P L</w:t>
      </w:r>
      <w:r w:rsidR="003D31C9" w:rsidRPr="007F7F88">
        <w:rPr>
          <w:sz w:val="24"/>
          <w:szCs w:val="24"/>
          <w:vertAlign w:val="superscript"/>
        </w:rPr>
        <w:t>-1</w:t>
      </w:r>
      <w:r w:rsidR="003D31C9" w:rsidRPr="007F7F88">
        <w:rPr>
          <w:sz w:val="24"/>
          <w:szCs w:val="24"/>
        </w:rPr>
        <w:t xml:space="preserve"> and a Secchi</w:t>
      </w:r>
      <w:r w:rsidR="0081238E" w:rsidRPr="007F7F88">
        <w:rPr>
          <w:sz w:val="24"/>
          <w:szCs w:val="24"/>
        </w:rPr>
        <w:t xml:space="preserve"> </w:t>
      </w:r>
      <w:r w:rsidR="003D31C9" w:rsidRPr="007F7F88">
        <w:rPr>
          <w:sz w:val="24"/>
          <w:szCs w:val="24"/>
        </w:rPr>
        <w:t xml:space="preserve">depth of 1 m, which may facilitate the </w:t>
      </w:r>
      <w:r w:rsidR="00357321" w:rsidRPr="007F7F88">
        <w:rPr>
          <w:sz w:val="24"/>
          <w:szCs w:val="24"/>
        </w:rPr>
        <w:t xml:space="preserve">spread </w:t>
      </w:r>
      <w:r w:rsidR="003D31C9" w:rsidRPr="007F7F88">
        <w:rPr>
          <w:sz w:val="24"/>
          <w:szCs w:val="24"/>
        </w:rPr>
        <w:t>of submerged macrophytes, increase sediment stability and reduce sediment resuspension.</w:t>
      </w:r>
      <w:r w:rsidR="00E6535F" w:rsidRPr="007F7F88">
        <w:rPr>
          <w:sz w:val="24"/>
          <w:szCs w:val="24"/>
        </w:rPr>
        <w:t xml:space="preserve"> </w:t>
      </w:r>
      <w:r w:rsidR="003B1662" w:rsidRPr="007F7F88">
        <w:rPr>
          <w:sz w:val="24"/>
          <w:szCs w:val="24"/>
        </w:rPr>
        <w:t xml:space="preserve">To </w:t>
      </w:r>
      <w:r w:rsidR="0081238E" w:rsidRPr="007F7F88">
        <w:rPr>
          <w:sz w:val="24"/>
          <w:szCs w:val="24"/>
        </w:rPr>
        <w:t xml:space="preserve">achieve </w:t>
      </w:r>
      <w:r w:rsidR="003B1662" w:rsidRPr="007F7F88">
        <w:rPr>
          <w:sz w:val="24"/>
          <w:szCs w:val="24"/>
        </w:rPr>
        <w:t>this improvement,</w:t>
      </w:r>
      <w:r w:rsidR="00CB4E8B" w:rsidRPr="007F7F88">
        <w:rPr>
          <w:sz w:val="24"/>
          <w:szCs w:val="24"/>
        </w:rPr>
        <w:t xml:space="preserve"> </w:t>
      </w:r>
      <w:r w:rsidR="003B1662" w:rsidRPr="007F7F88">
        <w:rPr>
          <w:sz w:val="24"/>
          <w:szCs w:val="24"/>
        </w:rPr>
        <w:t>P</w:t>
      </w:r>
      <w:r w:rsidR="0081238E" w:rsidRPr="007F7F88">
        <w:rPr>
          <w:sz w:val="24"/>
          <w:szCs w:val="24"/>
        </w:rPr>
        <w:t xml:space="preserve"> input </w:t>
      </w:r>
      <w:r w:rsidR="003B1662" w:rsidRPr="007F7F88">
        <w:rPr>
          <w:sz w:val="24"/>
          <w:szCs w:val="24"/>
        </w:rPr>
        <w:t xml:space="preserve">from </w:t>
      </w:r>
      <w:r w:rsidR="00C65951" w:rsidRPr="007F7F88">
        <w:rPr>
          <w:sz w:val="24"/>
          <w:szCs w:val="24"/>
        </w:rPr>
        <w:t xml:space="preserve">the </w:t>
      </w:r>
      <w:r w:rsidR="003B1662" w:rsidRPr="007F7F88">
        <w:rPr>
          <w:sz w:val="24"/>
          <w:szCs w:val="24"/>
        </w:rPr>
        <w:t xml:space="preserve">fields must be </w:t>
      </w:r>
      <w:r w:rsidR="008A640A" w:rsidRPr="007F7F88">
        <w:rPr>
          <w:sz w:val="24"/>
          <w:szCs w:val="24"/>
        </w:rPr>
        <w:t xml:space="preserve">markedly </w:t>
      </w:r>
      <w:r w:rsidR="003B1662" w:rsidRPr="007F7F88">
        <w:rPr>
          <w:sz w:val="24"/>
          <w:szCs w:val="24"/>
        </w:rPr>
        <w:t>reduced.</w:t>
      </w:r>
      <w:r w:rsidR="00F278BE" w:rsidRPr="007F7F88">
        <w:rPr>
          <w:sz w:val="24"/>
          <w:szCs w:val="24"/>
        </w:rPr>
        <w:t xml:space="preserve"> </w:t>
      </w:r>
      <w:r w:rsidR="001E7905" w:rsidRPr="007F7F88">
        <w:rPr>
          <w:sz w:val="24"/>
          <w:szCs w:val="24"/>
        </w:rPr>
        <w:t xml:space="preserve"> </w:t>
      </w:r>
    </w:p>
    <w:p w14:paraId="4E87DB87" w14:textId="75F45EF1" w:rsidR="00BC39F5" w:rsidRPr="007F7F88" w:rsidRDefault="00EB37F5" w:rsidP="00BF6C3C">
      <w:pPr>
        <w:spacing w:line="480" w:lineRule="auto"/>
        <w:rPr>
          <w:sz w:val="24"/>
          <w:szCs w:val="24"/>
        </w:rPr>
      </w:pPr>
      <w:r w:rsidRPr="007F7F88">
        <w:rPr>
          <w:sz w:val="24"/>
          <w:szCs w:val="24"/>
        </w:rPr>
        <w:t>Since 2016, t</w:t>
      </w:r>
      <w:r w:rsidR="00E23DFF" w:rsidRPr="007F7F88">
        <w:rPr>
          <w:sz w:val="24"/>
          <w:szCs w:val="24"/>
        </w:rPr>
        <w:t xml:space="preserve">he permissible nutrient application of TP and TN from inorganic fertilizers and liquid manure </w:t>
      </w:r>
      <w:r w:rsidRPr="007F7F88">
        <w:rPr>
          <w:sz w:val="24"/>
          <w:szCs w:val="24"/>
        </w:rPr>
        <w:t xml:space="preserve">on the fields has been </w:t>
      </w:r>
      <w:r w:rsidR="00B77C83" w:rsidRPr="007F7F88">
        <w:rPr>
          <w:sz w:val="24"/>
          <w:szCs w:val="24"/>
        </w:rPr>
        <w:t xml:space="preserve">allowed to </w:t>
      </w:r>
      <w:r w:rsidRPr="007F7F88">
        <w:rPr>
          <w:sz w:val="24"/>
          <w:szCs w:val="24"/>
        </w:rPr>
        <w:t>increase</w:t>
      </w:r>
      <w:r w:rsidR="00B77C83" w:rsidRPr="007F7F88">
        <w:rPr>
          <w:sz w:val="24"/>
          <w:szCs w:val="24"/>
        </w:rPr>
        <w:t xml:space="preserve"> by </w:t>
      </w:r>
      <w:r w:rsidR="00873CCE" w:rsidRPr="007F7F88">
        <w:rPr>
          <w:sz w:val="24"/>
          <w:szCs w:val="24"/>
        </w:rPr>
        <w:t xml:space="preserve">20% </w:t>
      </w:r>
      <w:r w:rsidR="00B77C83" w:rsidRPr="007F7F88">
        <w:rPr>
          <w:sz w:val="24"/>
          <w:szCs w:val="24"/>
        </w:rPr>
        <w:t>and t</w:t>
      </w:r>
      <w:r w:rsidRPr="007F7F88">
        <w:rPr>
          <w:sz w:val="24"/>
          <w:szCs w:val="24"/>
        </w:rPr>
        <w:t xml:space="preserve">he </w:t>
      </w:r>
      <w:r w:rsidR="00B77C83" w:rsidRPr="007F7F88">
        <w:rPr>
          <w:sz w:val="24"/>
          <w:szCs w:val="24"/>
        </w:rPr>
        <w:t xml:space="preserve">10 m wide </w:t>
      </w:r>
      <w:r w:rsidR="00503546" w:rsidRPr="007F7F88">
        <w:rPr>
          <w:sz w:val="24"/>
          <w:szCs w:val="24"/>
        </w:rPr>
        <w:t xml:space="preserve">uncultivated </w:t>
      </w:r>
      <w:r w:rsidRPr="007F7F88">
        <w:rPr>
          <w:sz w:val="24"/>
          <w:szCs w:val="24"/>
        </w:rPr>
        <w:t xml:space="preserve">buffer zones along streams </w:t>
      </w:r>
      <w:r w:rsidR="005C1D34" w:rsidRPr="007F7F88">
        <w:rPr>
          <w:sz w:val="24"/>
          <w:szCs w:val="24"/>
        </w:rPr>
        <w:t xml:space="preserve">reduced </w:t>
      </w:r>
      <w:r w:rsidR="00081A99" w:rsidRPr="007F7F88">
        <w:rPr>
          <w:sz w:val="24"/>
          <w:szCs w:val="24"/>
        </w:rPr>
        <w:t xml:space="preserve">to </w:t>
      </w:r>
      <w:r w:rsidR="00F47B24" w:rsidRPr="007F7F88">
        <w:rPr>
          <w:sz w:val="24"/>
          <w:szCs w:val="24"/>
        </w:rPr>
        <w:t xml:space="preserve">just </w:t>
      </w:r>
      <w:r w:rsidR="008A3312" w:rsidRPr="007F7F88">
        <w:rPr>
          <w:sz w:val="24"/>
          <w:szCs w:val="24"/>
        </w:rPr>
        <w:t>2 m</w:t>
      </w:r>
      <w:r w:rsidR="00081A99" w:rsidRPr="007F7F88">
        <w:rPr>
          <w:sz w:val="24"/>
          <w:szCs w:val="24"/>
        </w:rPr>
        <w:t xml:space="preserve"> (</w:t>
      </w:r>
      <w:proofErr w:type="spellStart"/>
      <w:r w:rsidR="00081A99" w:rsidRPr="007F7F88">
        <w:rPr>
          <w:sz w:val="24"/>
          <w:szCs w:val="24"/>
        </w:rPr>
        <w:t>Landbrugspakken</w:t>
      </w:r>
      <w:proofErr w:type="spellEnd"/>
      <w:r w:rsidR="004D3FA0" w:rsidRPr="007F7F88">
        <w:rPr>
          <w:sz w:val="24"/>
          <w:szCs w:val="24"/>
        </w:rPr>
        <w:t xml:space="preserve">, Lov nr. 186, </w:t>
      </w:r>
      <w:r w:rsidR="004D3FA0" w:rsidRPr="007F7F88">
        <w:rPr>
          <w:sz w:val="24"/>
          <w:szCs w:val="24"/>
        </w:rPr>
        <w:lastRenderedPageBreak/>
        <w:t>March</w:t>
      </w:r>
      <w:r w:rsidR="00081A99" w:rsidRPr="007F7F88">
        <w:rPr>
          <w:sz w:val="24"/>
          <w:szCs w:val="24"/>
        </w:rPr>
        <w:t xml:space="preserve"> 2016)</w:t>
      </w:r>
      <w:r w:rsidR="00E10125" w:rsidRPr="007F7F88">
        <w:rPr>
          <w:sz w:val="24"/>
          <w:szCs w:val="24"/>
        </w:rPr>
        <w:t xml:space="preserve">. Accordingly, </w:t>
      </w:r>
      <w:r w:rsidR="00081A99" w:rsidRPr="007F7F88">
        <w:rPr>
          <w:sz w:val="24"/>
          <w:szCs w:val="24"/>
        </w:rPr>
        <w:t xml:space="preserve">higher losses of dissolved nutrients and soil particles </w:t>
      </w:r>
      <w:r w:rsidR="00700082" w:rsidRPr="007F7F88">
        <w:rPr>
          <w:sz w:val="24"/>
          <w:szCs w:val="24"/>
        </w:rPr>
        <w:t xml:space="preserve">from </w:t>
      </w:r>
      <w:r w:rsidR="00081A99" w:rsidRPr="007F7F88">
        <w:rPr>
          <w:sz w:val="24"/>
          <w:szCs w:val="24"/>
        </w:rPr>
        <w:t>f</w:t>
      </w:r>
      <w:r w:rsidRPr="007F7F88">
        <w:rPr>
          <w:sz w:val="24"/>
          <w:szCs w:val="24"/>
        </w:rPr>
        <w:t>ield</w:t>
      </w:r>
      <w:r w:rsidR="00503546" w:rsidRPr="007F7F88">
        <w:rPr>
          <w:sz w:val="24"/>
          <w:szCs w:val="24"/>
        </w:rPr>
        <w:t>s</w:t>
      </w:r>
      <w:r w:rsidRPr="007F7F88">
        <w:rPr>
          <w:sz w:val="24"/>
          <w:szCs w:val="24"/>
        </w:rPr>
        <w:t xml:space="preserve"> </w:t>
      </w:r>
      <w:r w:rsidR="007E475E" w:rsidRPr="007F7F88">
        <w:rPr>
          <w:sz w:val="24"/>
          <w:szCs w:val="24"/>
        </w:rPr>
        <w:t xml:space="preserve">and stream banks </w:t>
      </w:r>
      <w:r w:rsidR="00700082" w:rsidRPr="007F7F88">
        <w:rPr>
          <w:sz w:val="24"/>
          <w:szCs w:val="24"/>
        </w:rPr>
        <w:t xml:space="preserve">next </w:t>
      </w:r>
      <w:r w:rsidR="00CD1D9B" w:rsidRPr="007F7F88">
        <w:rPr>
          <w:sz w:val="24"/>
          <w:szCs w:val="24"/>
        </w:rPr>
        <w:t>to the fields</w:t>
      </w:r>
      <w:r w:rsidR="003B1662" w:rsidRPr="007F7F88">
        <w:rPr>
          <w:sz w:val="24"/>
          <w:szCs w:val="24"/>
        </w:rPr>
        <w:t xml:space="preserve"> are </w:t>
      </w:r>
      <w:r w:rsidR="0081238E" w:rsidRPr="007F7F88">
        <w:rPr>
          <w:sz w:val="24"/>
          <w:szCs w:val="24"/>
        </w:rPr>
        <w:t>enabled</w:t>
      </w:r>
      <w:r w:rsidR="008773E8" w:rsidRPr="007F7F88">
        <w:rPr>
          <w:sz w:val="24"/>
          <w:szCs w:val="24"/>
        </w:rPr>
        <w:t xml:space="preserve"> (</w:t>
      </w:r>
      <w:r w:rsidR="007B5868" w:rsidRPr="007F7F88">
        <w:rPr>
          <w:sz w:val="24"/>
          <w:szCs w:val="24"/>
        </w:rPr>
        <w:t>Fraser et al.</w:t>
      </w:r>
      <w:r w:rsidR="00A30643" w:rsidRPr="007F7F88">
        <w:rPr>
          <w:sz w:val="24"/>
          <w:szCs w:val="24"/>
        </w:rPr>
        <w:t>,</w:t>
      </w:r>
      <w:r w:rsidR="007B5868" w:rsidRPr="007F7F88">
        <w:rPr>
          <w:sz w:val="24"/>
          <w:szCs w:val="24"/>
        </w:rPr>
        <w:t xml:space="preserve"> 199</w:t>
      </w:r>
      <w:r w:rsidR="00CF19CF" w:rsidRPr="007F7F88">
        <w:rPr>
          <w:sz w:val="24"/>
          <w:szCs w:val="24"/>
        </w:rPr>
        <w:t>9</w:t>
      </w:r>
      <w:r w:rsidR="00A30643" w:rsidRPr="007F7F88">
        <w:rPr>
          <w:sz w:val="24"/>
          <w:szCs w:val="24"/>
        </w:rPr>
        <w:t>;</w:t>
      </w:r>
      <w:r w:rsidR="007B5868" w:rsidRPr="007F7F88">
        <w:rPr>
          <w:sz w:val="24"/>
          <w:szCs w:val="24"/>
        </w:rPr>
        <w:t xml:space="preserve"> </w:t>
      </w:r>
      <w:r w:rsidR="00D00AAD" w:rsidRPr="007F7F88">
        <w:rPr>
          <w:sz w:val="24"/>
          <w:szCs w:val="24"/>
        </w:rPr>
        <w:t>Kronvang et al.</w:t>
      </w:r>
      <w:r w:rsidR="00A30643" w:rsidRPr="007F7F88">
        <w:rPr>
          <w:sz w:val="24"/>
          <w:szCs w:val="24"/>
        </w:rPr>
        <w:t>,</w:t>
      </w:r>
      <w:r w:rsidR="00D00AAD" w:rsidRPr="007F7F88">
        <w:rPr>
          <w:sz w:val="24"/>
          <w:szCs w:val="24"/>
        </w:rPr>
        <w:t xml:space="preserve"> 201</w:t>
      </w:r>
      <w:r w:rsidR="00CF19CF" w:rsidRPr="007F7F88">
        <w:rPr>
          <w:sz w:val="24"/>
          <w:szCs w:val="24"/>
        </w:rPr>
        <w:t>2</w:t>
      </w:r>
      <w:r w:rsidR="008773E8" w:rsidRPr="007F7F88">
        <w:rPr>
          <w:sz w:val="24"/>
          <w:szCs w:val="24"/>
        </w:rPr>
        <w:t>)</w:t>
      </w:r>
      <w:r w:rsidRPr="007F7F88">
        <w:rPr>
          <w:sz w:val="24"/>
          <w:szCs w:val="24"/>
        </w:rPr>
        <w:t xml:space="preserve">. </w:t>
      </w:r>
      <w:r w:rsidR="005E701A" w:rsidRPr="007F7F88">
        <w:rPr>
          <w:sz w:val="24"/>
          <w:szCs w:val="24"/>
        </w:rPr>
        <w:t xml:space="preserve">This </w:t>
      </w:r>
      <w:r w:rsidR="004D3FA0" w:rsidRPr="007F7F88">
        <w:rPr>
          <w:sz w:val="24"/>
          <w:szCs w:val="24"/>
        </w:rPr>
        <w:t xml:space="preserve">may have </w:t>
      </w:r>
      <w:r w:rsidR="005E701A" w:rsidRPr="007F7F88">
        <w:rPr>
          <w:sz w:val="24"/>
          <w:szCs w:val="24"/>
        </w:rPr>
        <w:t>contributed to</w:t>
      </w:r>
      <w:r w:rsidR="0081238E" w:rsidRPr="007F7F88">
        <w:rPr>
          <w:sz w:val="24"/>
          <w:szCs w:val="24"/>
        </w:rPr>
        <w:t xml:space="preserve"> 17–55% </w:t>
      </w:r>
      <w:r w:rsidR="005E701A" w:rsidRPr="007F7F88">
        <w:rPr>
          <w:sz w:val="24"/>
          <w:szCs w:val="24"/>
        </w:rPr>
        <w:t xml:space="preserve"> </w:t>
      </w:r>
      <w:r w:rsidR="00CD1D9B" w:rsidRPr="007F7F88">
        <w:rPr>
          <w:sz w:val="24"/>
          <w:szCs w:val="24"/>
        </w:rPr>
        <w:t>increase</w:t>
      </w:r>
      <w:r w:rsidR="0081238E" w:rsidRPr="007F7F88">
        <w:rPr>
          <w:sz w:val="24"/>
          <w:szCs w:val="24"/>
        </w:rPr>
        <w:t>s</w:t>
      </w:r>
      <w:r w:rsidR="005E701A" w:rsidRPr="007F7F88">
        <w:rPr>
          <w:sz w:val="24"/>
          <w:szCs w:val="24"/>
        </w:rPr>
        <w:t xml:space="preserve"> </w:t>
      </w:r>
      <w:r w:rsidR="003B1662" w:rsidRPr="007F7F88">
        <w:rPr>
          <w:sz w:val="24"/>
          <w:szCs w:val="24"/>
        </w:rPr>
        <w:t xml:space="preserve">in TP, TN, </w:t>
      </w:r>
      <w:proofErr w:type="spellStart"/>
      <w:r w:rsidR="003B1662" w:rsidRPr="007F7F88">
        <w:rPr>
          <w:sz w:val="24"/>
          <w:szCs w:val="24"/>
        </w:rPr>
        <w:t>Chl</w:t>
      </w:r>
      <w:proofErr w:type="spellEnd"/>
      <w:r w:rsidR="003B1662" w:rsidRPr="007F7F88">
        <w:rPr>
          <w:sz w:val="24"/>
          <w:szCs w:val="24"/>
        </w:rPr>
        <w:t xml:space="preserve"> </w:t>
      </w:r>
      <w:r w:rsidR="005E701A" w:rsidRPr="007F7F88">
        <w:rPr>
          <w:sz w:val="24"/>
          <w:szCs w:val="24"/>
        </w:rPr>
        <w:t xml:space="preserve">and </w:t>
      </w:r>
      <w:proofErr w:type="spellStart"/>
      <w:r w:rsidR="005E701A" w:rsidRPr="007F7F88">
        <w:rPr>
          <w:sz w:val="24"/>
          <w:szCs w:val="24"/>
        </w:rPr>
        <w:t>K</w:t>
      </w:r>
      <w:r w:rsidR="005E701A" w:rsidRPr="007F7F88">
        <w:rPr>
          <w:sz w:val="24"/>
          <w:szCs w:val="24"/>
          <w:vertAlign w:val="subscript"/>
        </w:rPr>
        <w:t>d</w:t>
      </w:r>
      <w:proofErr w:type="spellEnd"/>
      <w:r w:rsidR="005E701A" w:rsidRPr="007F7F88">
        <w:rPr>
          <w:sz w:val="24"/>
          <w:szCs w:val="24"/>
        </w:rPr>
        <w:t xml:space="preserve"> </w:t>
      </w:r>
      <w:r w:rsidR="0081238E" w:rsidRPr="007F7F88">
        <w:rPr>
          <w:sz w:val="24"/>
          <w:szCs w:val="24"/>
        </w:rPr>
        <w:t xml:space="preserve">in Lake Arresø </w:t>
      </w:r>
      <w:r w:rsidR="003B1662" w:rsidRPr="007F7F88">
        <w:rPr>
          <w:sz w:val="24"/>
          <w:szCs w:val="24"/>
        </w:rPr>
        <w:t>from 2010 to 2022</w:t>
      </w:r>
      <w:r w:rsidR="0081238E" w:rsidRPr="007F7F88">
        <w:rPr>
          <w:sz w:val="24"/>
          <w:szCs w:val="24"/>
        </w:rPr>
        <w:t>,</w:t>
      </w:r>
      <w:r w:rsidR="003B1662" w:rsidRPr="007F7F88">
        <w:rPr>
          <w:sz w:val="24"/>
          <w:szCs w:val="24"/>
        </w:rPr>
        <w:t xml:space="preserve"> </w:t>
      </w:r>
      <w:r w:rsidR="00D36774" w:rsidRPr="007F7F88">
        <w:rPr>
          <w:sz w:val="24"/>
          <w:szCs w:val="24"/>
        </w:rPr>
        <w:t xml:space="preserve">while </w:t>
      </w:r>
      <w:r w:rsidR="0081238E" w:rsidRPr="007F7F88">
        <w:rPr>
          <w:sz w:val="24"/>
          <w:szCs w:val="24"/>
        </w:rPr>
        <w:t xml:space="preserve">input from </w:t>
      </w:r>
      <w:r w:rsidR="00D36774" w:rsidRPr="007F7F88">
        <w:rPr>
          <w:sz w:val="24"/>
          <w:szCs w:val="24"/>
        </w:rPr>
        <w:t xml:space="preserve">urban </w:t>
      </w:r>
      <w:r w:rsidR="0081238E" w:rsidRPr="007F7F88">
        <w:rPr>
          <w:sz w:val="24"/>
          <w:szCs w:val="24"/>
        </w:rPr>
        <w:t>sources continue</w:t>
      </w:r>
      <w:r w:rsidR="00CB4E8B" w:rsidRPr="007F7F88">
        <w:rPr>
          <w:sz w:val="24"/>
          <w:szCs w:val="24"/>
        </w:rPr>
        <w:t>d</w:t>
      </w:r>
      <w:r w:rsidR="0081238E" w:rsidRPr="007F7F88">
        <w:rPr>
          <w:sz w:val="24"/>
          <w:szCs w:val="24"/>
        </w:rPr>
        <w:t xml:space="preserve"> to </w:t>
      </w:r>
      <w:r w:rsidR="00D36774" w:rsidRPr="007F7F88">
        <w:rPr>
          <w:sz w:val="24"/>
          <w:szCs w:val="24"/>
        </w:rPr>
        <w:t>decline</w:t>
      </w:r>
      <w:r w:rsidR="003B1662" w:rsidRPr="007F7F88">
        <w:rPr>
          <w:sz w:val="24"/>
          <w:szCs w:val="24"/>
        </w:rPr>
        <w:t xml:space="preserve">. </w:t>
      </w:r>
      <w:r w:rsidR="001E5D49" w:rsidRPr="007F7F88">
        <w:rPr>
          <w:sz w:val="24"/>
          <w:szCs w:val="24"/>
        </w:rPr>
        <w:t>Thus, there is apparently no scope of achieving a good ecological status in Lake Arresø unless rural inputs are markedly reduced.</w:t>
      </w:r>
      <w:r w:rsidR="005F3CD2" w:rsidRPr="007F7F88">
        <w:rPr>
          <w:sz w:val="24"/>
          <w:szCs w:val="24"/>
        </w:rPr>
        <w:t xml:space="preserve"> </w:t>
      </w:r>
      <w:r w:rsidR="003B1662" w:rsidRPr="007F7F88">
        <w:rPr>
          <w:sz w:val="24"/>
          <w:szCs w:val="24"/>
        </w:rPr>
        <w:t xml:space="preserve"> </w:t>
      </w:r>
      <w:r w:rsidR="00727AAF" w:rsidRPr="007F7F88">
        <w:rPr>
          <w:sz w:val="24"/>
          <w:szCs w:val="24"/>
        </w:rPr>
        <w:t xml:space="preserve"> </w:t>
      </w:r>
      <w:r w:rsidR="007619CF" w:rsidRPr="007F7F88">
        <w:rPr>
          <w:sz w:val="24"/>
          <w:szCs w:val="24"/>
        </w:rPr>
        <w:t xml:space="preserve"> </w:t>
      </w:r>
    </w:p>
    <w:p w14:paraId="783AB332" w14:textId="77777777" w:rsidR="00191606" w:rsidRPr="007F7F88" w:rsidRDefault="00621C98" w:rsidP="00BF6C3C">
      <w:pPr>
        <w:spacing w:line="480" w:lineRule="auto"/>
        <w:rPr>
          <w:sz w:val="24"/>
          <w:szCs w:val="24"/>
        </w:rPr>
      </w:pPr>
      <w:r w:rsidRPr="007F7F88">
        <w:rPr>
          <w:sz w:val="24"/>
          <w:szCs w:val="24"/>
        </w:rPr>
        <w:t xml:space="preserve">Nitrogen reduction and </w:t>
      </w:r>
      <w:r w:rsidR="002335C1" w:rsidRPr="007F7F88">
        <w:rPr>
          <w:sz w:val="24"/>
          <w:szCs w:val="24"/>
        </w:rPr>
        <w:t xml:space="preserve">downstream </w:t>
      </w:r>
      <w:r w:rsidRPr="007F7F88">
        <w:rPr>
          <w:sz w:val="24"/>
          <w:szCs w:val="24"/>
        </w:rPr>
        <w:t xml:space="preserve">losses </w:t>
      </w:r>
    </w:p>
    <w:p w14:paraId="1C5A4FA2" w14:textId="0A19F716" w:rsidR="008A3312" w:rsidRPr="007F7F88" w:rsidRDefault="00E4250A" w:rsidP="00BF6C3C">
      <w:pPr>
        <w:spacing w:line="480" w:lineRule="auto"/>
        <w:rPr>
          <w:sz w:val="24"/>
          <w:szCs w:val="24"/>
        </w:rPr>
      </w:pPr>
      <w:r w:rsidRPr="007F7F88">
        <w:rPr>
          <w:sz w:val="24"/>
          <w:szCs w:val="24"/>
        </w:rPr>
        <w:t xml:space="preserve">Annual </w:t>
      </w:r>
      <w:r w:rsidR="00FC380B" w:rsidRPr="007F7F88">
        <w:rPr>
          <w:sz w:val="24"/>
          <w:szCs w:val="24"/>
        </w:rPr>
        <w:t>N</w:t>
      </w:r>
      <w:r w:rsidRPr="007F7F88">
        <w:rPr>
          <w:sz w:val="24"/>
          <w:szCs w:val="24"/>
        </w:rPr>
        <w:t xml:space="preserve"> l</w:t>
      </w:r>
      <w:r w:rsidR="008A3312" w:rsidRPr="007F7F88">
        <w:rPr>
          <w:sz w:val="24"/>
          <w:szCs w:val="24"/>
        </w:rPr>
        <w:t xml:space="preserve">osses to the downstream N-limited estuary </w:t>
      </w:r>
      <w:r w:rsidRPr="007F7F88">
        <w:rPr>
          <w:sz w:val="24"/>
          <w:szCs w:val="24"/>
        </w:rPr>
        <w:t xml:space="preserve">via the outlet from </w:t>
      </w:r>
      <w:r w:rsidR="008A3312" w:rsidRPr="007F7F88">
        <w:rPr>
          <w:sz w:val="24"/>
          <w:szCs w:val="24"/>
        </w:rPr>
        <w:t xml:space="preserve">Lake Arresø have been reduced about 3-fold </w:t>
      </w:r>
      <w:r w:rsidRPr="007F7F88">
        <w:rPr>
          <w:sz w:val="24"/>
          <w:szCs w:val="24"/>
        </w:rPr>
        <w:t>f</w:t>
      </w:r>
      <w:r w:rsidR="008A3312" w:rsidRPr="007F7F88">
        <w:rPr>
          <w:sz w:val="24"/>
          <w:szCs w:val="24"/>
        </w:rPr>
        <w:t xml:space="preserve">rom the </w:t>
      </w:r>
      <w:r w:rsidRPr="007F7F88">
        <w:rPr>
          <w:sz w:val="24"/>
          <w:szCs w:val="24"/>
        </w:rPr>
        <w:t xml:space="preserve">1970s to the recent </w:t>
      </w:r>
      <w:r w:rsidR="008A3312" w:rsidRPr="007F7F88">
        <w:rPr>
          <w:sz w:val="24"/>
          <w:szCs w:val="24"/>
        </w:rPr>
        <w:t>2011</w:t>
      </w:r>
      <w:r w:rsidR="006B59D0" w:rsidRPr="007F7F88">
        <w:rPr>
          <w:sz w:val="24"/>
          <w:szCs w:val="24"/>
        </w:rPr>
        <w:t>–</w:t>
      </w:r>
      <w:r w:rsidR="008A3312" w:rsidRPr="007F7F88">
        <w:rPr>
          <w:sz w:val="24"/>
          <w:szCs w:val="24"/>
        </w:rPr>
        <w:t>2021</w:t>
      </w:r>
      <w:r w:rsidRPr="007F7F88">
        <w:rPr>
          <w:sz w:val="24"/>
          <w:szCs w:val="24"/>
        </w:rPr>
        <w:t xml:space="preserve"> </w:t>
      </w:r>
      <w:r w:rsidR="001E5D49" w:rsidRPr="007F7F88">
        <w:rPr>
          <w:sz w:val="24"/>
          <w:szCs w:val="24"/>
        </w:rPr>
        <w:t xml:space="preserve">primarily </w:t>
      </w:r>
      <w:r w:rsidR="008A3312" w:rsidRPr="007F7F88">
        <w:rPr>
          <w:sz w:val="24"/>
          <w:szCs w:val="24"/>
        </w:rPr>
        <w:t xml:space="preserve">due </w:t>
      </w:r>
      <w:r w:rsidRPr="007F7F88">
        <w:rPr>
          <w:sz w:val="24"/>
          <w:szCs w:val="24"/>
        </w:rPr>
        <w:t xml:space="preserve">to </w:t>
      </w:r>
      <w:r w:rsidR="008A3312" w:rsidRPr="007F7F88">
        <w:rPr>
          <w:sz w:val="24"/>
          <w:szCs w:val="24"/>
        </w:rPr>
        <w:t>improved sewage treatment</w:t>
      </w:r>
      <w:r w:rsidR="001E5D49" w:rsidRPr="007F7F88">
        <w:rPr>
          <w:sz w:val="24"/>
          <w:szCs w:val="24"/>
        </w:rPr>
        <w:t xml:space="preserve"> and </w:t>
      </w:r>
      <w:r w:rsidR="008A3312" w:rsidRPr="007F7F88">
        <w:rPr>
          <w:sz w:val="24"/>
          <w:szCs w:val="24"/>
        </w:rPr>
        <w:t>construction of four new lakes in the catchment (removing N by denitrification)</w:t>
      </w:r>
      <w:r w:rsidR="001E5D49" w:rsidRPr="007F7F88">
        <w:rPr>
          <w:sz w:val="24"/>
          <w:szCs w:val="24"/>
        </w:rPr>
        <w:t>.</w:t>
      </w:r>
      <w:r w:rsidR="008A3312" w:rsidRPr="007F7F88">
        <w:rPr>
          <w:sz w:val="24"/>
          <w:szCs w:val="24"/>
        </w:rPr>
        <w:t xml:space="preserve"> </w:t>
      </w:r>
      <w:r w:rsidR="00357321" w:rsidRPr="007F7F88">
        <w:rPr>
          <w:sz w:val="24"/>
          <w:szCs w:val="24"/>
        </w:rPr>
        <w:t>T</w:t>
      </w:r>
      <w:r w:rsidR="00081A99" w:rsidRPr="007F7F88">
        <w:rPr>
          <w:sz w:val="24"/>
          <w:szCs w:val="24"/>
        </w:rPr>
        <w:t xml:space="preserve">he main goal </w:t>
      </w:r>
      <w:r w:rsidR="000A6BB1" w:rsidRPr="007F7F88">
        <w:rPr>
          <w:sz w:val="24"/>
          <w:szCs w:val="24"/>
        </w:rPr>
        <w:t xml:space="preserve">of </w:t>
      </w:r>
      <w:r w:rsidRPr="007F7F88">
        <w:rPr>
          <w:sz w:val="24"/>
          <w:szCs w:val="24"/>
        </w:rPr>
        <w:t>constructi</w:t>
      </w:r>
      <w:r w:rsidR="00081A99" w:rsidRPr="007F7F88">
        <w:rPr>
          <w:sz w:val="24"/>
          <w:szCs w:val="24"/>
        </w:rPr>
        <w:t xml:space="preserve">ng </w:t>
      </w:r>
      <w:r w:rsidR="00784CB3" w:rsidRPr="007F7F88">
        <w:rPr>
          <w:sz w:val="24"/>
          <w:szCs w:val="24"/>
        </w:rPr>
        <w:t xml:space="preserve">the </w:t>
      </w:r>
      <w:r w:rsidRPr="007F7F88">
        <w:rPr>
          <w:sz w:val="24"/>
          <w:szCs w:val="24"/>
        </w:rPr>
        <w:t xml:space="preserve">four new shallow lakes </w:t>
      </w:r>
      <w:r w:rsidR="00081A99" w:rsidRPr="007F7F88">
        <w:rPr>
          <w:sz w:val="24"/>
          <w:szCs w:val="24"/>
        </w:rPr>
        <w:t xml:space="preserve">in the catchment was to </w:t>
      </w:r>
      <w:r w:rsidR="007B5868" w:rsidRPr="007F7F88">
        <w:rPr>
          <w:sz w:val="24"/>
          <w:szCs w:val="24"/>
        </w:rPr>
        <w:t>reduc</w:t>
      </w:r>
      <w:r w:rsidR="00336DD3" w:rsidRPr="007F7F88">
        <w:rPr>
          <w:sz w:val="24"/>
          <w:szCs w:val="24"/>
        </w:rPr>
        <w:t>e</w:t>
      </w:r>
      <w:r w:rsidR="007B5868" w:rsidRPr="007F7F88">
        <w:rPr>
          <w:sz w:val="24"/>
          <w:szCs w:val="24"/>
        </w:rPr>
        <w:t xml:space="preserve"> </w:t>
      </w:r>
      <w:r w:rsidRPr="007F7F88">
        <w:rPr>
          <w:sz w:val="24"/>
          <w:szCs w:val="24"/>
        </w:rPr>
        <w:t>P-inlets to Lake Arresø</w:t>
      </w:r>
      <w:r w:rsidR="005F23F0" w:rsidRPr="007F7F88">
        <w:rPr>
          <w:sz w:val="24"/>
          <w:szCs w:val="24"/>
        </w:rPr>
        <w:t xml:space="preserve">, but </w:t>
      </w:r>
      <w:r w:rsidR="002335C1" w:rsidRPr="007F7F88">
        <w:rPr>
          <w:sz w:val="24"/>
          <w:szCs w:val="24"/>
        </w:rPr>
        <w:t xml:space="preserve">the new lakes </w:t>
      </w:r>
      <w:r w:rsidR="00784CB3" w:rsidRPr="007F7F88">
        <w:rPr>
          <w:sz w:val="24"/>
          <w:szCs w:val="24"/>
        </w:rPr>
        <w:t xml:space="preserve">turned out to </w:t>
      </w:r>
      <w:r w:rsidR="005F23F0" w:rsidRPr="007F7F88">
        <w:rPr>
          <w:sz w:val="24"/>
          <w:szCs w:val="24"/>
        </w:rPr>
        <w:t>have no</w:t>
      </w:r>
      <w:r w:rsidR="00784CB3" w:rsidRPr="007F7F88">
        <w:rPr>
          <w:sz w:val="24"/>
          <w:szCs w:val="24"/>
        </w:rPr>
        <w:t xml:space="preserve"> </w:t>
      </w:r>
      <w:r w:rsidR="005F23F0" w:rsidRPr="007F7F88">
        <w:rPr>
          <w:sz w:val="24"/>
          <w:szCs w:val="24"/>
        </w:rPr>
        <w:t xml:space="preserve">lasting </w:t>
      </w:r>
      <w:r w:rsidR="00784CB3" w:rsidRPr="007F7F88">
        <w:rPr>
          <w:sz w:val="24"/>
          <w:szCs w:val="24"/>
        </w:rPr>
        <w:t xml:space="preserve">effect </w:t>
      </w:r>
      <w:r w:rsidR="000A6BB1" w:rsidRPr="007F7F88">
        <w:rPr>
          <w:sz w:val="24"/>
          <w:szCs w:val="24"/>
        </w:rPr>
        <w:t xml:space="preserve">on P-retention </w:t>
      </w:r>
      <w:r w:rsidRPr="007F7F88">
        <w:rPr>
          <w:sz w:val="24"/>
          <w:szCs w:val="24"/>
        </w:rPr>
        <w:t xml:space="preserve">as </w:t>
      </w:r>
      <w:r w:rsidR="002335C1" w:rsidRPr="007F7F88">
        <w:rPr>
          <w:sz w:val="24"/>
          <w:szCs w:val="24"/>
        </w:rPr>
        <w:t xml:space="preserve">they </w:t>
      </w:r>
      <w:r w:rsidR="00E16DE6" w:rsidRPr="007F7F88">
        <w:rPr>
          <w:sz w:val="24"/>
          <w:szCs w:val="24"/>
        </w:rPr>
        <w:t xml:space="preserve">lacked </w:t>
      </w:r>
      <w:r w:rsidR="0081238E" w:rsidRPr="007F7F88">
        <w:rPr>
          <w:sz w:val="24"/>
          <w:szCs w:val="24"/>
        </w:rPr>
        <w:t xml:space="preserve">deep </w:t>
      </w:r>
      <w:r w:rsidRPr="007F7F88">
        <w:rPr>
          <w:sz w:val="24"/>
          <w:szCs w:val="24"/>
        </w:rPr>
        <w:t>sedimentation basin</w:t>
      </w:r>
      <w:r w:rsidR="00784CB3" w:rsidRPr="007F7F88">
        <w:rPr>
          <w:sz w:val="24"/>
          <w:szCs w:val="24"/>
        </w:rPr>
        <w:t>s</w:t>
      </w:r>
      <w:r w:rsidRPr="007F7F88">
        <w:rPr>
          <w:sz w:val="24"/>
          <w:szCs w:val="24"/>
        </w:rPr>
        <w:t xml:space="preserve">. </w:t>
      </w:r>
      <w:r w:rsidR="003A0B9C" w:rsidRPr="007F7F88">
        <w:rPr>
          <w:sz w:val="24"/>
          <w:szCs w:val="24"/>
        </w:rPr>
        <w:t xml:space="preserve">However, the </w:t>
      </w:r>
      <w:r w:rsidR="00FC380B" w:rsidRPr="007F7F88">
        <w:rPr>
          <w:sz w:val="24"/>
          <w:szCs w:val="24"/>
        </w:rPr>
        <w:t xml:space="preserve">new </w:t>
      </w:r>
      <w:r w:rsidR="003A0B9C" w:rsidRPr="007F7F88">
        <w:rPr>
          <w:sz w:val="24"/>
          <w:szCs w:val="24"/>
        </w:rPr>
        <w:t xml:space="preserve">lakes </w:t>
      </w:r>
      <w:r w:rsidR="00FC380B" w:rsidRPr="007F7F88">
        <w:rPr>
          <w:sz w:val="24"/>
          <w:szCs w:val="24"/>
        </w:rPr>
        <w:t xml:space="preserve">developed </w:t>
      </w:r>
      <w:r w:rsidR="006C7C00" w:rsidRPr="007F7F88">
        <w:rPr>
          <w:sz w:val="24"/>
          <w:szCs w:val="24"/>
        </w:rPr>
        <w:t xml:space="preserve">rich populations of waterfowl feeding on benthic invertebrates and plants </w:t>
      </w:r>
      <w:r w:rsidR="00FC380B" w:rsidRPr="007F7F88">
        <w:rPr>
          <w:sz w:val="24"/>
          <w:szCs w:val="24"/>
        </w:rPr>
        <w:t>(Sand-Jensen</w:t>
      </w:r>
      <w:r w:rsidR="006979E3" w:rsidRPr="007F7F88">
        <w:rPr>
          <w:sz w:val="24"/>
          <w:szCs w:val="24"/>
        </w:rPr>
        <w:t>,</w:t>
      </w:r>
      <w:r w:rsidR="00FC380B" w:rsidRPr="007F7F88">
        <w:rPr>
          <w:sz w:val="24"/>
          <w:szCs w:val="24"/>
        </w:rPr>
        <w:t xml:space="preserve"> 200</w:t>
      </w:r>
      <w:r w:rsidR="004D3FA0" w:rsidRPr="007F7F88">
        <w:rPr>
          <w:sz w:val="24"/>
          <w:szCs w:val="24"/>
        </w:rPr>
        <w:t>1</w:t>
      </w:r>
      <w:r w:rsidR="00FC380B" w:rsidRPr="007F7F88">
        <w:rPr>
          <w:sz w:val="24"/>
          <w:szCs w:val="24"/>
        </w:rPr>
        <w:t xml:space="preserve">) and </w:t>
      </w:r>
      <w:r w:rsidR="006C7C00" w:rsidRPr="007F7F88">
        <w:rPr>
          <w:sz w:val="24"/>
          <w:szCs w:val="24"/>
        </w:rPr>
        <w:t xml:space="preserve">also </w:t>
      </w:r>
      <w:r w:rsidR="003A0B9C" w:rsidRPr="007F7F88">
        <w:rPr>
          <w:sz w:val="24"/>
          <w:szCs w:val="24"/>
        </w:rPr>
        <w:t>generate</w:t>
      </w:r>
      <w:r w:rsidR="006C7C00" w:rsidRPr="007F7F88">
        <w:rPr>
          <w:sz w:val="24"/>
          <w:szCs w:val="24"/>
        </w:rPr>
        <w:t>d</w:t>
      </w:r>
      <w:r w:rsidR="003A0B9C" w:rsidRPr="007F7F88">
        <w:rPr>
          <w:sz w:val="24"/>
          <w:szCs w:val="24"/>
        </w:rPr>
        <w:t xml:space="preserve"> a positive </w:t>
      </w:r>
      <w:r w:rsidR="00FC380B" w:rsidRPr="007F7F88">
        <w:rPr>
          <w:sz w:val="24"/>
          <w:szCs w:val="24"/>
        </w:rPr>
        <w:t xml:space="preserve">downstream </w:t>
      </w:r>
      <w:r w:rsidR="003A0B9C" w:rsidRPr="007F7F88">
        <w:rPr>
          <w:sz w:val="24"/>
          <w:szCs w:val="24"/>
        </w:rPr>
        <w:t>effect</w:t>
      </w:r>
      <w:r w:rsidR="006C7C00" w:rsidRPr="007F7F88">
        <w:rPr>
          <w:sz w:val="24"/>
          <w:szCs w:val="24"/>
        </w:rPr>
        <w:t>. Thus, d</w:t>
      </w:r>
      <w:r w:rsidRPr="007F7F88">
        <w:rPr>
          <w:sz w:val="24"/>
          <w:szCs w:val="24"/>
        </w:rPr>
        <w:t xml:space="preserve">enitrification </w:t>
      </w:r>
      <w:r w:rsidR="007B5868" w:rsidRPr="007F7F88">
        <w:rPr>
          <w:sz w:val="24"/>
          <w:szCs w:val="24"/>
        </w:rPr>
        <w:t xml:space="preserve">in the new lakes </w:t>
      </w:r>
      <w:r w:rsidR="00336DD3" w:rsidRPr="007F7F88">
        <w:rPr>
          <w:sz w:val="24"/>
          <w:szCs w:val="24"/>
        </w:rPr>
        <w:t xml:space="preserve">has </w:t>
      </w:r>
      <w:r w:rsidR="007B5868" w:rsidRPr="007F7F88">
        <w:rPr>
          <w:sz w:val="24"/>
          <w:szCs w:val="24"/>
        </w:rPr>
        <w:t>contrib</w:t>
      </w:r>
      <w:r w:rsidRPr="007F7F88">
        <w:rPr>
          <w:sz w:val="24"/>
          <w:szCs w:val="24"/>
        </w:rPr>
        <w:t xml:space="preserve">uted to lower N loading </w:t>
      </w:r>
      <w:r w:rsidR="000A6BB1" w:rsidRPr="007F7F88">
        <w:rPr>
          <w:sz w:val="24"/>
          <w:szCs w:val="24"/>
        </w:rPr>
        <w:t xml:space="preserve">to </w:t>
      </w:r>
      <w:r w:rsidR="00F80291" w:rsidRPr="007F7F88">
        <w:rPr>
          <w:sz w:val="24"/>
          <w:szCs w:val="24"/>
        </w:rPr>
        <w:t xml:space="preserve">Lake Arresø and to </w:t>
      </w:r>
      <w:r w:rsidRPr="007F7F88">
        <w:rPr>
          <w:sz w:val="24"/>
          <w:szCs w:val="24"/>
        </w:rPr>
        <w:t>the estuary</w:t>
      </w:r>
      <w:r w:rsidR="0081238E" w:rsidRPr="007F7F88">
        <w:rPr>
          <w:sz w:val="24"/>
          <w:szCs w:val="24"/>
        </w:rPr>
        <w:t>,</w:t>
      </w:r>
      <w:r w:rsidRPr="007F7F88">
        <w:rPr>
          <w:sz w:val="24"/>
          <w:szCs w:val="24"/>
        </w:rPr>
        <w:t xml:space="preserve"> which </w:t>
      </w:r>
      <w:r w:rsidR="00C44DE0" w:rsidRPr="007F7F88">
        <w:rPr>
          <w:sz w:val="24"/>
          <w:szCs w:val="24"/>
        </w:rPr>
        <w:t xml:space="preserve">faces </w:t>
      </w:r>
      <w:r w:rsidR="007B5868" w:rsidRPr="007F7F88">
        <w:rPr>
          <w:sz w:val="24"/>
          <w:szCs w:val="24"/>
        </w:rPr>
        <w:t xml:space="preserve">N </w:t>
      </w:r>
      <w:r w:rsidRPr="007F7F88">
        <w:rPr>
          <w:sz w:val="24"/>
          <w:szCs w:val="24"/>
        </w:rPr>
        <w:t xml:space="preserve">eutrophication </w:t>
      </w:r>
      <w:r w:rsidR="000A6BB1" w:rsidRPr="007F7F88">
        <w:rPr>
          <w:sz w:val="24"/>
          <w:szCs w:val="24"/>
        </w:rPr>
        <w:t xml:space="preserve">due to detrimental </w:t>
      </w:r>
      <w:r w:rsidR="00336DD3" w:rsidRPr="007F7F88">
        <w:rPr>
          <w:sz w:val="24"/>
          <w:szCs w:val="24"/>
        </w:rPr>
        <w:t xml:space="preserve">oxygen depletion and growth of nuisance filamentous macroalgae </w:t>
      </w:r>
      <w:r w:rsidRPr="007F7F88">
        <w:rPr>
          <w:sz w:val="24"/>
          <w:szCs w:val="24"/>
        </w:rPr>
        <w:t>(Geertz-Hansen et al.</w:t>
      </w:r>
      <w:r w:rsidR="006979E3" w:rsidRPr="007F7F88">
        <w:rPr>
          <w:sz w:val="24"/>
          <w:szCs w:val="24"/>
        </w:rPr>
        <w:t>,</w:t>
      </w:r>
      <w:r w:rsidRPr="007F7F88">
        <w:rPr>
          <w:sz w:val="24"/>
          <w:szCs w:val="24"/>
        </w:rPr>
        <w:t xml:space="preserve"> 1993</w:t>
      </w:r>
      <w:r w:rsidR="006979E3" w:rsidRPr="007F7F88">
        <w:rPr>
          <w:sz w:val="24"/>
          <w:szCs w:val="24"/>
        </w:rPr>
        <w:t>;</w:t>
      </w:r>
      <w:r w:rsidRPr="007F7F88">
        <w:rPr>
          <w:sz w:val="24"/>
          <w:szCs w:val="24"/>
        </w:rPr>
        <w:t xml:space="preserve"> Pedersen and Borum</w:t>
      </w:r>
      <w:r w:rsidR="006979E3" w:rsidRPr="007F7F88">
        <w:rPr>
          <w:sz w:val="24"/>
          <w:szCs w:val="24"/>
        </w:rPr>
        <w:t>,</w:t>
      </w:r>
      <w:r w:rsidRPr="007F7F88">
        <w:rPr>
          <w:sz w:val="24"/>
          <w:szCs w:val="24"/>
        </w:rPr>
        <w:t xml:space="preserve"> 1996).  </w:t>
      </w:r>
    </w:p>
    <w:p w14:paraId="32680BE5" w14:textId="32DDF7E2" w:rsidR="005F23F0" w:rsidRPr="007F7F88" w:rsidRDefault="00AA3998" w:rsidP="00BF6C3C">
      <w:pPr>
        <w:spacing w:line="480" w:lineRule="auto"/>
        <w:rPr>
          <w:sz w:val="24"/>
          <w:szCs w:val="24"/>
        </w:rPr>
      </w:pPr>
      <w:r w:rsidRPr="007F7F88">
        <w:rPr>
          <w:sz w:val="24"/>
          <w:szCs w:val="24"/>
        </w:rPr>
        <w:t>D</w:t>
      </w:r>
      <w:r w:rsidR="00406780" w:rsidRPr="007F7F88">
        <w:rPr>
          <w:sz w:val="24"/>
          <w:szCs w:val="24"/>
        </w:rPr>
        <w:t xml:space="preserve">enitrification </w:t>
      </w:r>
      <w:r w:rsidR="00DE1BAD" w:rsidRPr="007F7F88">
        <w:rPr>
          <w:sz w:val="24"/>
          <w:szCs w:val="24"/>
        </w:rPr>
        <w:t xml:space="preserve">rates estimated </w:t>
      </w:r>
      <w:r w:rsidR="00406780" w:rsidRPr="007F7F88">
        <w:rPr>
          <w:sz w:val="24"/>
          <w:szCs w:val="24"/>
        </w:rPr>
        <w:t xml:space="preserve">in the shallow Lake Solbjerg </w:t>
      </w:r>
      <w:r w:rsidR="007259BD" w:rsidRPr="007F7F88">
        <w:rPr>
          <w:sz w:val="24"/>
          <w:szCs w:val="24"/>
        </w:rPr>
        <w:t>(14.6 g N m</w:t>
      </w:r>
      <w:r w:rsidR="007259BD" w:rsidRPr="007F7F88">
        <w:rPr>
          <w:sz w:val="24"/>
          <w:szCs w:val="24"/>
          <w:vertAlign w:val="superscript"/>
        </w:rPr>
        <w:t>-2</w:t>
      </w:r>
      <w:r w:rsidR="007259BD" w:rsidRPr="007F7F88">
        <w:rPr>
          <w:sz w:val="24"/>
          <w:szCs w:val="24"/>
        </w:rPr>
        <w:t xml:space="preserve"> year</w:t>
      </w:r>
      <w:r w:rsidR="007259BD" w:rsidRPr="007F7F88">
        <w:rPr>
          <w:sz w:val="24"/>
          <w:szCs w:val="24"/>
          <w:vertAlign w:val="superscript"/>
        </w:rPr>
        <w:t>-1</w:t>
      </w:r>
      <w:r w:rsidR="007259BD" w:rsidRPr="007F7F88">
        <w:rPr>
          <w:sz w:val="24"/>
          <w:szCs w:val="24"/>
        </w:rPr>
        <w:t xml:space="preserve">) </w:t>
      </w:r>
      <w:r w:rsidR="004D3FA0" w:rsidRPr="007F7F88">
        <w:rPr>
          <w:sz w:val="24"/>
          <w:szCs w:val="24"/>
        </w:rPr>
        <w:t xml:space="preserve">were high, </w:t>
      </w:r>
      <w:r w:rsidR="007259BD" w:rsidRPr="007F7F88">
        <w:rPr>
          <w:sz w:val="24"/>
          <w:szCs w:val="24"/>
        </w:rPr>
        <w:t>a</w:t>
      </w:r>
      <w:r w:rsidR="00406780" w:rsidRPr="007F7F88">
        <w:rPr>
          <w:sz w:val="24"/>
          <w:szCs w:val="24"/>
        </w:rPr>
        <w:t xml:space="preserve">nd </w:t>
      </w:r>
      <w:r w:rsidR="004D3FA0" w:rsidRPr="007F7F88">
        <w:rPr>
          <w:sz w:val="24"/>
          <w:szCs w:val="24"/>
        </w:rPr>
        <w:t xml:space="preserve">rates </w:t>
      </w:r>
      <w:r w:rsidR="00D36774" w:rsidRPr="007F7F88">
        <w:rPr>
          <w:sz w:val="24"/>
          <w:szCs w:val="24"/>
        </w:rPr>
        <w:t xml:space="preserve">in </w:t>
      </w:r>
      <w:r w:rsidR="00406780" w:rsidRPr="007F7F88">
        <w:rPr>
          <w:sz w:val="24"/>
          <w:szCs w:val="24"/>
        </w:rPr>
        <w:t xml:space="preserve">Lake Arresø </w:t>
      </w:r>
      <w:r w:rsidR="007259BD" w:rsidRPr="007F7F88">
        <w:rPr>
          <w:sz w:val="24"/>
          <w:szCs w:val="24"/>
        </w:rPr>
        <w:t>(</w:t>
      </w:r>
      <w:r w:rsidRPr="007F7F88">
        <w:rPr>
          <w:sz w:val="24"/>
          <w:szCs w:val="24"/>
        </w:rPr>
        <w:t>2.4</w:t>
      </w:r>
      <w:r w:rsidR="001802E0" w:rsidRPr="007F7F88">
        <w:rPr>
          <w:sz w:val="24"/>
          <w:szCs w:val="24"/>
        </w:rPr>
        <w:t>–</w:t>
      </w:r>
      <w:r w:rsidRPr="007F7F88">
        <w:rPr>
          <w:sz w:val="24"/>
          <w:szCs w:val="24"/>
        </w:rPr>
        <w:t>8.7</w:t>
      </w:r>
      <w:r w:rsidR="007259BD" w:rsidRPr="007F7F88">
        <w:rPr>
          <w:sz w:val="24"/>
          <w:szCs w:val="24"/>
        </w:rPr>
        <w:t xml:space="preserve"> </w:t>
      </w:r>
      <w:r w:rsidR="00406780" w:rsidRPr="007F7F88">
        <w:rPr>
          <w:sz w:val="24"/>
          <w:szCs w:val="24"/>
        </w:rPr>
        <w:t>g N m</w:t>
      </w:r>
      <w:r w:rsidR="00406780" w:rsidRPr="007F7F88">
        <w:rPr>
          <w:sz w:val="24"/>
          <w:szCs w:val="24"/>
          <w:vertAlign w:val="superscript"/>
        </w:rPr>
        <w:t>-2</w:t>
      </w:r>
      <w:r w:rsidR="00406780" w:rsidRPr="007F7F88">
        <w:rPr>
          <w:sz w:val="24"/>
          <w:szCs w:val="24"/>
        </w:rPr>
        <w:t xml:space="preserve"> year</w:t>
      </w:r>
      <w:r w:rsidR="00406780" w:rsidRPr="007F7F88">
        <w:rPr>
          <w:sz w:val="24"/>
          <w:szCs w:val="24"/>
          <w:vertAlign w:val="superscript"/>
        </w:rPr>
        <w:t>-1</w:t>
      </w:r>
      <w:r w:rsidR="00406780" w:rsidRPr="007F7F88">
        <w:rPr>
          <w:sz w:val="24"/>
          <w:szCs w:val="24"/>
        </w:rPr>
        <w:t xml:space="preserve">) </w:t>
      </w:r>
      <w:r w:rsidR="00DE1BAD" w:rsidRPr="007F7F88">
        <w:rPr>
          <w:sz w:val="24"/>
          <w:szCs w:val="24"/>
        </w:rPr>
        <w:t xml:space="preserve">were positively related to </w:t>
      </w:r>
      <w:r w:rsidR="00406780" w:rsidRPr="007F7F88">
        <w:rPr>
          <w:sz w:val="24"/>
          <w:szCs w:val="24"/>
        </w:rPr>
        <w:t>N-inputs and in-lake concentrations</w:t>
      </w:r>
      <w:r w:rsidR="00DE1BAD" w:rsidRPr="007F7F88">
        <w:rPr>
          <w:sz w:val="24"/>
          <w:szCs w:val="24"/>
        </w:rPr>
        <w:t xml:space="preserve">. The magnitudes in Lake Arresø are supported by measurements applying </w:t>
      </w:r>
      <w:r w:rsidR="00DE1BAD" w:rsidRPr="007F7F88">
        <w:rPr>
          <w:sz w:val="24"/>
          <w:szCs w:val="24"/>
          <w:vertAlign w:val="superscript"/>
        </w:rPr>
        <w:t>15</w:t>
      </w:r>
      <w:r w:rsidR="005F3CD2" w:rsidRPr="007F7F88">
        <w:rPr>
          <w:sz w:val="24"/>
          <w:szCs w:val="24"/>
        </w:rPr>
        <w:t>N</w:t>
      </w:r>
      <w:r w:rsidR="002335C1" w:rsidRPr="007F7F88">
        <w:rPr>
          <w:sz w:val="24"/>
          <w:szCs w:val="24"/>
        </w:rPr>
        <w:t>-nitrate</w:t>
      </w:r>
      <w:r w:rsidR="005F3CD2" w:rsidRPr="007F7F88">
        <w:rPr>
          <w:sz w:val="24"/>
          <w:szCs w:val="24"/>
        </w:rPr>
        <w:t xml:space="preserve"> </w:t>
      </w:r>
      <w:r w:rsidR="00DE1BAD" w:rsidRPr="007F7F88">
        <w:rPr>
          <w:sz w:val="24"/>
          <w:szCs w:val="24"/>
        </w:rPr>
        <w:t>(Madsen</w:t>
      </w:r>
      <w:r w:rsidR="006979E3" w:rsidRPr="007F7F88">
        <w:rPr>
          <w:sz w:val="24"/>
          <w:szCs w:val="24"/>
        </w:rPr>
        <w:t>,</w:t>
      </w:r>
      <w:r w:rsidR="00DE1BAD" w:rsidRPr="007F7F88">
        <w:rPr>
          <w:sz w:val="24"/>
          <w:szCs w:val="24"/>
        </w:rPr>
        <w:t xml:space="preserve"> 197</w:t>
      </w:r>
      <w:r w:rsidR="00FC1B9B" w:rsidRPr="007F7F88">
        <w:rPr>
          <w:sz w:val="24"/>
          <w:szCs w:val="24"/>
        </w:rPr>
        <w:t>9</w:t>
      </w:r>
      <w:r w:rsidR="00DE1BAD" w:rsidRPr="007F7F88">
        <w:rPr>
          <w:sz w:val="24"/>
          <w:szCs w:val="24"/>
        </w:rPr>
        <w:t xml:space="preserve">). </w:t>
      </w:r>
      <w:r w:rsidR="007D69CF" w:rsidRPr="007F7F88">
        <w:rPr>
          <w:sz w:val="24"/>
          <w:szCs w:val="24"/>
        </w:rPr>
        <w:t xml:space="preserve">The calculated denitrification </w:t>
      </w:r>
      <w:r w:rsidR="003A0B9C" w:rsidRPr="007F7F88">
        <w:rPr>
          <w:sz w:val="24"/>
          <w:szCs w:val="24"/>
        </w:rPr>
        <w:t xml:space="preserve">rates </w:t>
      </w:r>
      <w:r w:rsidRPr="007F7F88">
        <w:rPr>
          <w:sz w:val="24"/>
          <w:szCs w:val="24"/>
        </w:rPr>
        <w:t xml:space="preserve">in Lake Arresø </w:t>
      </w:r>
      <w:r w:rsidR="007D69CF" w:rsidRPr="007F7F88">
        <w:rPr>
          <w:sz w:val="24"/>
          <w:szCs w:val="24"/>
        </w:rPr>
        <w:t xml:space="preserve">are </w:t>
      </w:r>
      <w:r w:rsidRPr="007F7F88">
        <w:rPr>
          <w:sz w:val="24"/>
          <w:szCs w:val="24"/>
        </w:rPr>
        <w:t xml:space="preserve">lower </w:t>
      </w:r>
      <w:r w:rsidR="003A0B9C" w:rsidRPr="007F7F88">
        <w:rPr>
          <w:sz w:val="24"/>
          <w:szCs w:val="24"/>
        </w:rPr>
        <w:t>than</w:t>
      </w:r>
      <w:r w:rsidR="00D526F3" w:rsidRPr="007F7F88">
        <w:rPr>
          <w:sz w:val="24"/>
          <w:szCs w:val="24"/>
        </w:rPr>
        <w:t xml:space="preserve"> in</w:t>
      </w:r>
      <w:r w:rsidR="003A0B9C" w:rsidRPr="007F7F88">
        <w:rPr>
          <w:sz w:val="24"/>
          <w:szCs w:val="24"/>
        </w:rPr>
        <w:t xml:space="preserve"> </w:t>
      </w:r>
      <w:r w:rsidR="007D69CF" w:rsidRPr="007F7F88">
        <w:rPr>
          <w:sz w:val="24"/>
          <w:szCs w:val="24"/>
        </w:rPr>
        <w:lastRenderedPageBreak/>
        <w:t xml:space="preserve">other hypertrophic shallow </w:t>
      </w:r>
      <w:r w:rsidR="00DE1BAD" w:rsidRPr="007F7F88">
        <w:rPr>
          <w:sz w:val="24"/>
          <w:szCs w:val="24"/>
        </w:rPr>
        <w:t xml:space="preserve">Danish </w:t>
      </w:r>
      <w:r w:rsidR="007D69CF" w:rsidRPr="007F7F88">
        <w:rPr>
          <w:sz w:val="24"/>
          <w:szCs w:val="24"/>
        </w:rPr>
        <w:t xml:space="preserve">lakes </w:t>
      </w:r>
      <w:r w:rsidRPr="007F7F88">
        <w:rPr>
          <w:sz w:val="24"/>
          <w:szCs w:val="24"/>
        </w:rPr>
        <w:t xml:space="preserve">receiving higher N-input relative to lake </w:t>
      </w:r>
      <w:r w:rsidR="005F3CD2" w:rsidRPr="007F7F88">
        <w:rPr>
          <w:sz w:val="24"/>
          <w:szCs w:val="24"/>
        </w:rPr>
        <w:t xml:space="preserve">surface </w:t>
      </w:r>
      <w:r w:rsidRPr="007F7F88">
        <w:rPr>
          <w:sz w:val="24"/>
          <w:szCs w:val="24"/>
        </w:rPr>
        <w:t>area</w:t>
      </w:r>
      <w:r w:rsidR="00C44DE0" w:rsidRPr="007F7F88">
        <w:rPr>
          <w:sz w:val="24"/>
          <w:szCs w:val="24"/>
        </w:rPr>
        <w:t xml:space="preserve"> </w:t>
      </w:r>
      <w:r w:rsidR="00DE1BAD" w:rsidRPr="007F7F88">
        <w:rPr>
          <w:sz w:val="24"/>
          <w:szCs w:val="24"/>
        </w:rPr>
        <w:t>(</w:t>
      </w:r>
      <w:r w:rsidRPr="007F7F88">
        <w:rPr>
          <w:sz w:val="24"/>
          <w:szCs w:val="24"/>
        </w:rPr>
        <w:t xml:space="preserve">i.e. </w:t>
      </w:r>
      <w:r w:rsidR="00C44DE0" w:rsidRPr="007F7F88">
        <w:rPr>
          <w:sz w:val="24"/>
          <w:szCs w:val="24"/>
        </w:rPr>
        <w:t>13</w:t>
      </w:r>
      <w:r w:rsidR="005C5B14" w:rsidRPr="007F7F88">
        <w:rPr>
          <w:sz w:val="24"/>
          <w:szCs w:val="24"/>
        </w:rPr>
        <w:t>–</w:t>
      </w:r>
      <w:r w:rsidR="007D69CF" w:rsidRPr="007F7F88">
        <w:rPr>
          <w:sz w:val="24"/>
          <w:szCs w:val="24"/>
        </w:rPr>
        <w:t>76 g N m</w:t>
      </w:r>
      <w:r w:rsidR="007D69CF" w:rsidRPr="007F7F88">
        <w:rPr>
          <w:sz w:val="24"/>
          <w:szCs w:val="24"/>
          <w:vertAlign w:val="superscript"/>
        </w:rPr>
        <w:t>-2</w:t>
      </w:r>
      <w:r w:rsidR="007D69CF" w:rsidRPr="007F7F88">
        <w:rPr>
          <w:sz w:val="24"/>
          <w:szCs w:val="24"/>
        </w:rPr>
        <w:t xml:space="preserve"> year</w:t>
      </w:r>
      <w:r w:rsidR="007D69CF" w:rsidRPr="007F7F88">
        <w:rPr>
          <w:sz w:val="24"/>
          <w:szCs w:val="24"/>
          <w:vertAlign w:val="superscript"/>
        </w:rPr>
        <w:t>-1</w:t>
      </w:r>
      <w:r w:rsidR="00FC380B" w:rsidRPr="007F7F88">
        <w:rPr>
          <w:sz w:val="24"/>
          <w:szCs w:val="24"/>
        </w:rPr>
        <w:t>;</w:t>
      </w:r>
      <w:r w:rsidR="00DE1BAD" w:rsidRPr="007F7F88">
        <w:rPr>
          <w:sz w:val="24"/>
          <w:szCs w:val="24"/>
        </w:rPr>
        <w:t xml:space="preserve"> Andersen</w:t>
      </w:r>
      <w:r w:rsidR="006979E3" w:rsidRPr="007F7F88">
        <w:rPr>
          <w:sz w:val="24"/>
          <w:szCs w:val="24"/>
        </w:rPr>
        <w:t>,</w:t>
      </w:r>
      <w:r w:rsidR="00DE1BAD" w:rsidRPr="007F7F88">
        <w:rPr>
          <w:sz w:val="24"/>
          <w:szCs w:val="24"/>
        </w:rPr>
        <w:t xml:space="preserve"> 197</w:t>
      </w:r>
      <w:r w:rsidR="000671C9" w:rsidRPr="007F7F88">
        <w:rPr>
          <w:sz w:val="24"/>
          <w:szCs w:val="24"/>
        </w:rPr>
        <w:t>4</w:t>
      </w:r>
      <w:r w:rsidR="00DE1BAD" w:rsidRPr="007F7F88">
        <w:rPr>
          <w:sz w:val="24"/>
          <w:szCs w:val="24"/>
        </w:rPr>
        <w:t>, 1977</w:t>
      </w:r>
      <w:r w:rsidR="00E16DE6" w:rsidRPr="007F7F88">
        <w:rPr>
          <w:sz w:val="24"/>
          <w:szCs w:val="24"/>
        </w:rPr>
        <w:t>;</w:t>
      </w:r>
      <w:r w:rsidR="006A4815" w:rsidRPr="007F7F88">
        <w:rPr>
          <w:sz w:val="24"/>
          <w:szCs w:val="24"/>
        </w:rPr>
        <w:t xml:space="preserve"> </w:t>
      </w:r>
      <w:r w:rsidR="00C44DE0" w:rsidRPr="007F7F88">
        <w:rPr>
          <w:sz w:val="24"/>
          <w:szCs w:val="24"/>
        </w:rPr>
        <w:t>Jensen et al.</w:t>
      </w:r>
      <w:r w:rsidR="006979E3" w:rsidRPr="007F7F88">
        <w:rPr>
          <w:sz w:val="24"/>
          <w:szCs w:val="24"/>
        </w:rPr>
        <w:t>,</w:t>
      </w:r>
      <w:r w:rsidR="00C44DE0" w:rsidRPr="007F7F88">
        <w:rPr>
          <w:sz w:val="24"/>
          <w:szCs w:val="24"/>
        </w:rPr>
        <w:t xml:space="preserve"> 1992</w:t>
      </w:r>
      <w:r w:rsidR="00DE1BAD" w:rsidRPr="007F7F88">
        <w:rPr>
          <w:sz w:val="24"/>
          <w:szCs w:val="24"/>
        </w:rPr>
        <w:t>).</w:t>
      </w:r>
      <w:r w:rsidR="000E26F7" w:rsidRPr="007F7F88">
        <w:rPr>
          <w:sz w:val="24"/>
          <w:szCs w:val="24"/>
        </w:rPr>
        <w:t xml:space="preserve"> Denitrification is enhanced by coupled nitrification-denitrification in the shallow lakes by shifting sediment particle resuspension in the oxic water column</w:t>
      </w:r>
      <w:r w:rsidR="0081238E" w:rsidRPr="007F7F88">
        <w:rPr>
          <w:sz w:val="24"/>
          <w:szCs w:val="24"/>
        </w:rPr>
        <w:t>,</w:t>
      </w:r>
      <w:r w:rsidR="000E26F7" w:rsidRPr="007F7F88">
        <w:rPr>
          <w:sz w:val="24"/>
          <w:szCs w:val="24"/>
        </w:rPr>
        <w:t xml:space="preserve"> producing nitrate as the essential element for denitrification when particles resettle </w:t>
      </w:r>
      <w:r w:rsidR="00F80291" w:rsidRPr="007F7F88">
        <w:rPr>
          <w:sz w:val="24"/>
          <w:szCs w:val="24"/>
        </w:rPr>
        <w:t xml:space="preserve">and </w:t>
      </w:r>
      <w:r w:rsidR="000E26F7" w:rsidRPr="007F7F88">
        <w:rPr>
          <w:sz w:val="24"/>
          <w:szCs w:val="24"/>
        </w:rPr>
        <w:t xml:space="preserve">sediment anoxia </w:t>
      </w:r>
      <w:r w:rsidR="002335C1" w:rsidRPr="007F7F88">
        <w:rPr>
          <w:sz w:val="24"/>
          <w:szCs w:val="24"/>
        </w:rPr>
        <w:t>develops</w:t>
      </w:r>
      <w:r w:rsidR="000E26F7" w:rsidRPr="007F7F88">
        <w:rPr>
          <w:sz w:val="24"/>
          <w:szCs w:val="24"/>
        </w:rPr>
        <w:t xml:space="preserve"> (Zhu et al.</w:t>
      </w:r>
      <w:r w:rsidR="006979E3" w:rsidRPr="007F7F88">
        <w:rPr>
          <w:sz w:val="24"/>
          <w:szCs w:val="24"/>
        </w:rPr>
        <w:t>,</w:t>
      </w:r>
      <w:r w:rsidR="000E26F7" w:rsidRPr="007F7F88">
        <w:rPr>
          <w:sz w:val="24"/>
          <w:szCs w:val="24"/>
        </w:rPr>
        <w:t xml:space="preserve"> 2021).</w:t>
      </w:r>
      <w:r w:rsidR="00DE1BAD" w:rsidRPr="007F7F88">
        <w:rPr>
          <w:sz w:val="24"/>
          <w:szCs w:val="24"/>
        </w:rPr>
        <w:t xml:space="preserve"> </w:t>
      </w:r>
    </w:p>
    <w:p w14:paraId="23D5E475" w14:textId="77777777" w:rsidR="00191606" w:rsidRPr="007F7F88" w:rsidRDefault="0064666C" w:rsidP="00BF6C3C">
      <w:pPr>
        <w:spacing w:line="480" w:lineRule="auto"/>
        <w:rPr>
          <w:i/>
          <w:sz w:val="24"/>
          <w:szCs w:val="24"/>
        </w:rPr>
      </w:pPr>
      <w:r w:rsidRPr="007F7F88">
        <w:rPr>
          <w:sz w:val="24"/>
          <w:szCs w:val="24"/>
        </w:rPr>
        <w:t>Sediment-water dynamics over time</w:t>
      </w:r>
      <w:r w:rsidRPr="007F7F88">
        <w:rPr>
          <w:i/>
          <w:sz w:val="24"/>
          <w:szCs w:val="24"/>
        </w:rPr>
        <w:t xml:space="preserve"> </w:t>
      </w:r>
    </w:p>
    <w:p w14:paraId="3AB5905A" w14:textId="267CFF8F" w:rsidR="0064666C" w:rsidRPr="007F7F88" w:rsidRDefault="0064666C" w:rsidP="00BF6C3C">
      <w:pPr>
        <w:spacing w:line="480" w:lineRule="auto"/>
        <w:rPr>
          <w:sz w:val="24"/>
          <w:szCs w:val="24"/>
        </w:rPr>
      </w:pPr>
      <w:r w:rsidRPr="007F7F88">
        <w:rPr>
          <w:sz w:val="24"/>
          <w:szCs w:val="24"/>
        </w:rPr>
        <w:t xml:space="preserve">Surface sediment and water </w:t>
      </w:r>
      <w:r w:rsidR="00886530" w:rsidRPr="007F7F88">
        <w:rPr>
          <w:sz w:val="24"/>
          <w:szCs w:val="24"/>
        </w:rPr>
        <w:t xml:space="preserve">are </w:t>
      </w:r>
      <w:r w:rsidRPr="007F7F88">
        <w:rPr>
          <w:sz w:val="24"/>
          <w:szCs w:val="24"/>
        </w:rPr>
        <w:t>in close contact</w:t>
      </w:r>
      <w:r w:rsidR="0081238E" w:rsidRPr="007F7F88">
        <w:rPr>
          <w:sz w:val="24"/>
          <w:szCs w:val="24"/>
        </w:rPr>
        <w:t>,</w:t>
      </w:r>
      <w:r w:rsidRPr="007F7F88">
        <w:rPr>
          <w:sz w:val="24"/>
          <w:szCs w:val="24"/>
        </w:rPr>
        <w:t xml:space="preserve"> and </w:t>
      </w:r>
      <w:r w:rsidR="000E26F7" w:rsidRPr="007F7F88">
        <w:rPr>
          <w:sz w:val="24"/>
          <w:szCs w:val="24"/>
        </w:rPr>
        <w:t xml:space="preserve">they </w:t>
      </w:r>
      <w:r w:rsidRPr="007F7F88">
        <w:rPr>
          <w:sz w:val="24"/>
          <w:szCs w:val="24"/>
        </w:rPr>
        <w:t xml:space="preserve">decreased </w:t>
      </w:r>
      <w:r w:rsidR="003A4831" w:rsidRPr="007F7F88">
        <w:rPr>
          <w:sz w:val="24"/>
          <w:szCs w:val="24"/>
        </w:rPr>
        <w:t xml:space="preserve">in concert </w:t>
      </w:r>
      <w:r w:rsidRPr="007F7F88">
        <w:rPr>
          <w:sz w:val="24"/>
          <w:szCs w:val="24"/>
        </w:rPr>
        <w:t xml:space="preserve">over time with </w:t>
      </w:r>
      <w:r w:rsidR="002335C1" w:rsidRPr="007F7F88">
        <w:rPr>
          <w:sz w:val="24"/>
          <w:szCs w:val="24"/>
        </w:rPr>
        <w:t xml:space="preserve">the </w:t>
      </w:r>
      <w:r w:rsidRPr="007F7F88">
        <w:rPr>
          <w:sz w:val="24"/>
          <w:szCs w:val="24"/>
        </w:rPr>
        <w:t xml:space="preserve">reduced nutrient input to Lake Arresø. </w:t>
      </w:r>
      <w:r w:rsidR="00B34900" w:rsidRPr="007F7F88">
        <w:rPr>
          <w:sz w:val="24"/>
          <w:szCs w:val="24"/>
        </w:rPr>
        <w:t xml:space="preserve">The P concentrations </w:t>
      </w:r>
      <w:r w:rsidR="006C7C00" w:rsidRPr="007F7F88">
        <w:rPr>
          <w:sz w:val="24"/>
          <w:szCs w:val="24"/>
        </w:rPr>
        <w:t xml:space="preserve">was maximum </w:t>
      </w:r>
      <w:r w:rsidR="00B34900" w:rsidRPr="007F7F88">
        <w:rPr>
          <w:sz w:val="24"/>
          <w:szCs w:val="24"/>
        </w:rPr>
        <w:t xml:space="preserve">in the upper 5 cm of surface sediments, which had the highest proportions of P relative to org C </w:t>
      </w:r>
      <w:r w:rsidR="006A4815" w:rsidRPr="007F7F88">
        <w:rPr>
          <w:sz w:val="24"/>
          <w:szCs w:val="24"/>
        </w:rPr>
        <w:t xml:space="preserve">and </w:t>
      </w:r>
      <w:r w:rsidR="00B34900" w:rsidRPr="007F7F88">
        <w:rPr>
          <w:sz w:val="24"/>
          <w:szCs w:val="24"/>
        </w:rPr>
        <w:t>mobile P (about 60% of TP) compared to deeper sediment with most P associated with recalcitrant organic matter and aluminum, carbonate and iron minerals (</w:t>
      </w:r>
      <w:proofErr w:type="spellStart"/>
      <w:r w:rsidR="00B34900" w:rsidRPr="007F7F88">
        <w:rPr>
          <w:sz w:val="24"/>
          <w:szCs w:val="24"/>
        </w:rPr>
        <w:t>C</w:t>
      </w:r>
      <w:r w:rsidR="006C7C00" w:rsidRPr="007F7F88">
        <w:rPr>
          <w:sz w:val="24"/>
          <w:szCs w:val="24"/>
        </w:rPr>
        <w:t>owi</w:t>
      </w:r>
      <w:r w:rsidR="006979E3" w:rsidRPr="007F7F88">
        <w:rPr>
          <w:sz w:val="24"/>
          <w:szCs w:val="24"/>
        </w:rPr>
        <w:t>C</w:t>
      </w:r>
      <w:r w:rsidR="00B34900" w:rsidRPr="007F7F88">
        <w:rPr>
          <w:sz w:val="24"/>
          <w:szCs w:val="24"/>
        </w:rPr>
        <w:t>onsult</w:t>
      </w:r>
      <w:proofErr w:type="spellEnd"/>
      <w:ins w:id="17" w:author="Jonas Stage Sø" w:date="2025-06-30T17:25:00Z" w16du:dateUtc="2025-06-30T15:25:00Z">
        <w:r w:rsidR="0059783B">
          <w:rPr>
            <w:sz w:val="24"/>
            <w:szCs w:val="24"/>
          </w:rPr>
          <w:t>,</w:t>
        </w:r>
      </w:ins>
      <w:r w:rsidR="00B34900" w:rsidRPr="007F7F88">
        <w:rPr>
          <w:sz w:val="24"/>
          <w:szCs w:val="24"/>
        </w:rPr>
        <w:t xml:space="preserve"> </w:t>
      </w:r>
      <w:r w:rsidR="006A4815" w:rsidRPr="007F7F88">
        <w:rPr>
          <w:sz w:val="24"/>
          <w:szCs w:val="24"/>
        </w:rPr>
        <w:t>19</w:t>
      </w:r>
      <w:r w:rsidR="00B34900" w:rsidRPr="007F7F88">
        <w:rPr>
          <w:sz w:val="24"/>
          <w:szCs w:val="24"/>
        </w:rPr>
        <w:t xml:space="preserve">89). </w:t>
      </w:r>
      <w:r w:rsidR="0007712A" w:rsidRPr="007F7F88">
        <w:rPr>
          <w:sz w:val="24"/>
          <w:szCs w:val="24"/>
        </w:rPr>
        <w:t xml:space="preserve">The P concentrations in the upper 5 cm of surface sediments </w:t>
      </w:r>
      <w:r w:rsidR="00D711F7" w:rsidRPr="007F7F88">
        <w:rPr>
          <w:sz w:val="24"/>
          <w:szCs w:val="24"/>
        </w:rPr>
        <w:t xml:space="preserve">decreased </w:t>
      </w:r>
      <w:r w:rsidR="0007712A" w:rsidRPr="007F7F88">
        <w:rPr>
          <w:sz w:val="24"/>
          <w:szCs w:val="24"/>
        </w:rPr>
        <w:t>significantly from 198</w:t>
      </w:r>
      <w:r w:rsidR="000E26F7" w:rsidRPr="007F7F88">
        <w:rPr>
          <w:sz w:val="24"/>
          <w:szCs w:val="24"/>
        </w:rPr>
        <w:t>8</w:t>
      </w:r>
      <w:r w:rsidR="0007712A" w:rsidRPr="007F7F88">
        <w:rPr>
          <w:sz w:val="24"/>
          <w:szCs w:val="24"/>
        </w:rPr>
        <w:t xml:space="preserve"> to </w:t>
      </w:r>
      <w:r w:rsidR="000E26F7" w:rsidRPr="007F7F88">
        <w:rPr>
          <w:sz w:val="24"/>
          <w:szCs w:val="24"/>
        </w:rPr>
        <w:t>2014</w:t>
      </w:r>
      <w:r w:rsidR="00DB1377" w:rsidRPr="007F7F88">
        <w:rPr>
          <w:sz w:val="24"/>
          <w:szCs w:val="24"/>
        </w:rPr>
        <w:t>–</w:t>
      </w:r>
      <w:r w:rsidR="0007712A" w:rsidRPr="007F7F88">
        <w:rPr>
          <w:sz w:val="24"/>
          <w:szCs w:val="24"/>
        </w:rPr>
        <w:t xml:space="preserve">2018 by </w:t>
      </w:r>
      <w:r w:rsidR="002712CF" w:rsidRPr="007F7F88">
        <w:rPr>
          <w:sz w:val="24"/>
          <w:szCs w:val="24"/>
        </w:rPr>
        <w:t xml:space="preserve">about </w:t>
      </w:r>
      <w:r w:rsidR="000E26F7" w:rsidRPr="007F7F88">
        <w:rPr>
          <w:sz w:val="24"/>
          <w:szCs w:val="24"/>
        </w:rPr>
        <w:t>15</w:t>
      </w:r>
      <w:r w:rsidR="00DB1377" w:rsidRPr="007F7F88">
        <w:rPr>
          <w:sz w:val="24"/>
          <w:szCs w:val="24"/>
        </w:rPr>
        <w:t>–</w:t>
      </w:r>
      <w:r w:rsidR="0007712A" w:rsidRPr="007F7F88">
        <w:rPr>
          <w:sz w:val="24"/>
          <w:szCs w:val="24"/>
        </w:rPr>
        <w:t>45 ton</w:t>
      </w:r>
      <w:r w:rsidR="0081238E" w:rsidRPr="007F7F88">
        <w:rPr>
          <w:sz w:val="24"/>
          <w:szCs w:val="24"/>
        </w:rPr>
        <w:t>s</w:t>
      </w:r>
      <w:r w:rsidR="0007712A" w:rsidRPr="007F7F88">
        <w:rPr>
          <w:sz w:val="24"/>
          <w:szCs w:val="24"/>
        </w:rPr>
        <w:t xml:space="preserve"> P</w:t>
      </w:r>
      <w:r w:rsidR="00C44DE0" w:rsidRPr="007F7F88">
        <w:rPr>
          <w:sz w:val="24"/>
          <w:szCs w:val="24"/>
        </w:rPr>
        <w:t xml:space="preserve"> (0.5-1.5 tons P year</w:t>
      </w:r>
      <w:r w:rsidR="00C44DE0" w:rsidRPr="007F7F88">
        <w:rPr>
          <w:sz w:val="24"/>
          <w:szCs w:val="24"/>
          <w:vertAlign w:val="superscript"/>
        </w:rPr>
        <w:t>-1</w:t>
      </w:r>
      <w:r w:rsidR="00C44DE0" w:rsidRPr="007F7F88">
        <w:rPr>
          <w:sz w:val="24"/>
          <w:szCs w:val="24"/>
        </w:rPr>
        <w:t>).</w:t>
      </w:r>
      <w:r w:rsidR="0007712A" w:rsidRPr="007F7F88">
        <w:rPr>
          <w:sz w:val="24"/>
          <w:szCs w:val="24"/>
        </w:rPr>
        <w:t xml:space="preserve"> </w:t>
      </w:r>
      <w:r w:rsidR="001C7FEB" w:rsidRPr="007F7F88">
        <w:rPr>
          <w:sz w:val="24"/>
          <w:szCs w:val="24"/>
        </w:rPr>
        <w:t xml:space="preserve">These values </w:t>
      </w:r>
      <w:r w:rsidR="0007712A" w:rsidRPr="007F7F88">
        <w:rPr>
          <w:sz w:val="24"/>
          <w:szCs w:val="24"/>
        </w:rPr>
        <w:t>are subject to considerable uncertainty</w:t>
      </w:r>
      <w:r w:rsidR="00D711F7" w:rsidRPr="007F7F88">
        <w:rPr>
          <w:sz w:val="24"/>
          <w:szCs w:val="24"/>
        </w:rPr>
        <w:t xml:space="preserve"> due to sampling and measuring error, </w:t>
      </w:r>
      <w:r w:rsidR="00F80291" w:rsidRPr="007F7F88">
        <w:rPr>
          <w:sz w:val="24"/>
          <w:szCs w:val="24"/>
        </w:rPr>
        <w:t xml:space="preserve">but magnitudes </w:t>
      </w:r>
      <w:r w:rsidR="00D711F7" w:rsidRPr="007F7F88">
        <w:rPr>
          <w:sz w:val="24"/>
          <w:szCs w:val="24"/>
        </w:rPr>
        <w:t xml:space="preserve">are </w:t>
      </w:r>
      <w:r w:rsidR="005F3CD2" w:rsidRPr="007F7F88">
        <w:rPr>
          <w:sz w:val="24"/>
          <w:szCs w:val="24"/>
        </w:rPr>
        <w:t xml:space="preserve">definitely </w:t>
      </w:r>
      <w:r w:rsidR="00D711F7" w:rsidRPr="007F7F88">
        <w:rPr>
          <w:sz w:val="24"/>
          <w:szCs w:val="24"/>
        </w:rPr>
        <w:t xml:space="preserve">within </w:t>
      </w:r>
      <w:r w:rsidR="002335C1" w:rsidRPr="007F7F88">
        <w:rPr>
          <w:sz w:val="24"/>
          <w:szCs w:val="24"/>
        </w:rPr>
        <w:t xml:space="preserve">these </w:t>
      </w:r>
      <w:r w:rsidR="00D711F7" w:rsidRPr="007F7F88">
        <w:rPr>
          <w:sz w:val="24"/>
          <w:szCs w:val="24"/>
        </w:rPr>
        <w:t>narrow ranges</w:t>
      </w:r>
      <w:r w:rsidR="009470CD" w:rsidRPr="007F7F88">
        <w:rPr>
          <w:sz w:val="24"/>
          <w:szCs w:val="24"/>
        </w:rPr>
        <w:t>.</w:t>
      </w:r>
      <w:r w:rsidR="001E285D" w:rsidRPr="007F7F88">
        <w:rPr>
          <w:sz w:val="24"/>
          <w:szCs w:val="24"/>
        </w:rPr>
        <w:t xml:space="preserve"> </w:t>
      </w:r>
    </w:p>
    <w:p w14:paraId="2EFA41A6" w14:textId="16602AEC" w:rsidR="003A4831" w:rsidRPr="007F7F88" w:rsidRDefault="001E285D" w:rsidP="00BF6C3C">
      <w:pPr>
        <w:spacing w:line="480" w:lineRule="auto"/>
        <w:rPr>
          <w:sz w:val="24"/>
          <w:szCs w:val="24"/>
        </w:rPr>
      </w:pPr>
      <w:r w:rsidRPr="007F7F88">
        <w:rPr>
          <w:sz w:val="24"/>
          <w:szCs w:val="24"/>
        </w:rPr>
        <w:t xml:space="preserve">The </w:t>
      </w:r>
      <w:r w:rsidR="001C7FEB" w:rsidRPr="007F7F88">
        <w:rPr>
          <w:sz w:val="24"/>
          <w:szCs w:val="24"/>
        </w:rPr>
        <w:t xml:space="preserve">decline of </w:t>
      </w:r>
      <w:r w:rsidRPr="007F7F88">
        <w:rPr>
          <w:sz w:val="24"/>
          <w:szCs w:val="24"/>
        </w:rPr>
        <w:t xml:space="preserve">mobile sediment </w:t>
      </w:r>
      <w:r w:rsidR="00886530" w:rsidRPr="007F7F88">
        <w:rPr>
          <w:sz w:val="24"/>
          <w:szCs w:val="24"/>
        </w:rPr>
        <w:t xml:space="preserve">concentrations </w:t>
      </w:r>
      <w:r w:rsidRPr="007F7F88">
        <w:rPr>
          <w:sz w:val="24"/>
          <w:szCs w:val="24"/>
        </w:rPr>
        <w:t xml:space="preserve">of TP and organic matter from the </w:t>
      </w:r>
      <w:r w:rsidR="005A66D0" w:rsidRPr="007F7F88">
        <w:rPr>
          <w:sz w:val="24"/>
          <w:szCs w:val="24"/>
        </w:rPr>
        <w:t>19</w:t>
      </w:r>
      <w:r w:rsidR="00886530" w:rsidRPr="007F7F88">
        <w:rPr>
          <w:sz w:val="24"/>
          <w:szCs w:val="24"/>
        </w:rPr>
        <w:t xml:space="preserve">88 </w:t>
      </w:r>
      <w:r w:rsidRPr="007F7F88">
        <w:rPr>
          <w:sz w:val="24"/>
          <w:szCs w:val="24"/>
        </w:rPr>
        <w:t>to 2018</w:t>
      </w:r>
      <w:r w:rsidR="00AD721B" w:rsidRPr="007F7F88">
        <w:rPr>
          <w:sz w:val="24"/>
          <w:szCs w:val="24"/>
        </w:rPr>
        <w:t>–</w:t>
      </w:r>
      <w:r w:rsidRPr="007F7F88">
        <w:rPr>
          <w:sz w:val="24"/>
          <w:szCs w:val="24"/>
        </w:rPr>
        <w:t>2021 accord</w:t>
      </w:r>
      <w:r w:rsidR="001C7FEB" w:rsidRPr="007F7F88">
        <w:rPr>
          <w:sz w:val="24"/>
          <w:szCs w:val="24"/>
        </w:rPr>
        <w:t xml:space="preserve"> with </w:t>
      </w:r>
      <w:r w:rsidR="002968FD" w:rsidRPr="007F7F88">
        <w:rPr>
          <w:sz w:val="24"/>
          <w:szCs w:val="24"/>
        </w:rPr>
        <w:t xml:space="preserve">the </w:t>
      </w:r>
      <w:r w:rsidR="00D835F3" w:rsidRPr="007F7F88">
        <w:rPr>
          <w:sz w:val="24"/>
          <w:szCs w:val="24"/>
        </w:rPr>
        <w:t xml:space="preserve">gradually </w:t>
      </w:r>
      <w:r w:rsidR="002968FD" w:rsidRPr="007F7F88">
        <w:rPr>
          <w:sz w:val="24"/>
          <w:szCs w:val="24"/>
        </w:rPr>
        <w:t xml:space="preserve">smaller </w:t>
      </w:r>
      <w:r w:rsidR="001C7FEB" w:rsidRPr="007F7F88">
        <w:rPr>
          <w:sz w:val="24"/>
          <w:szCs w:val="24"/>
        </w:rPr>
        <w:t xml:space="preserve">summer </w:t>
      </w:r>
      <w:r w:rsidR="003F78EE" w:rsidRPr="007F7F88">
        <w:rPr>
          <w:sz w:val="24"/>
          <w:szCs w:val="24"/>
        </w:rPr>
        <w:t xml:space="preserve">TP </w:t>
      </w:r>
      <w:r w:rsidR="002968FD" w:rsidRPr="007F7F88">
        <w:rPr>
          <w:sz w:val="24"/>
          <w:szCs w:val="24"/>
        </w:rPr>
        <w:t xml:space="preserve">increase in the water column </w:t>
      </w:r>
      <w:r w:rsidR="007A746A" w:rsidRPr="007F7F88">
        <w:rPr>
          <w:sz w:val="24"/>
          <w:szCs w:val="24"/>
        </w:rPr>
        <w:t xml:space="preserve">in </w:t>
      </w:r>
      <w:r w:rsidR="001C7FEB" w:rsidRPr="007F7F88">
        <w:rPr>
          <w:sz w:val="24"/>
          <w:szCs w:val="24"/>
        </w:rPr>
        <w:t>late</w:t>
      </w:r>
      <w:r w:rsidR="003F78EE" w:rsidRPr="007F7F88">
        <w:rPr>
          <w:sz w:val="24"/>
          <w:szCs w:val="24"/>
        </w:rPr>
        <w:t>r</w:t>
      </w:r>
      <w:r w:rsidR="00F80291" w:rsidRPr="007F7F88">
        <w:rPr>
          <w:sz w:val="24"/>
          <w:szCs w:val="24"/>
        </w:rPr>
        <w:t xml:space="preserve"> </w:t>
      </w:r>
      <w:r w:rsidR="002335C1" w:rsidRPr="007F7F88">
        <w:rPr>
          <w:sz w:val="24"/>
          <w:szCs w:val="24"/>
        </w:rPr>
        <w:t xml:space="preserve">years </w:t>
      </w:r>
      <w:r w:rsidR="00F80291" w:rsidRPr="007F7F88">
        <w:rPr>
          <w:sz w:val="24"/>
          <w:szCs w:val="24"/>
        </w:rPr>
        <w:t xml:space="preserve">compared to </w:t>
      </w:r>
      <w:r w:rsidR="001C7FEB" w:rsidRPr="007F7F88">
        <w:rPr>
          <w:sz w:val="24"/>
          <w:szCs w:val="24"/>
        </w:rPr>
        <w:t>early years</w:t>
      </w:r>
      <w:r w:rsidR="002968FD" w:rsidRPr="007F7F88">
        <w:rPr>
          <w:sz w:val="24"/>
          <w:szCs w:val="24"/>
        </w:rPr>
        <w:t>. T</w:t>
      </w:r>
      <w:r w:rsidR="001C7FEB" w:rsidRPr="007F7F88">
        <w:rPr>
          <w:sz w:val="24"/>
          <w:szCs w:val="24"/>
        </w:rPr>
        <w:t>he magnitude</w:t>
      </w:r>
      <w:r w:rsidR="00AD721B" w:rsidRPr="007F7F88">
        <w:rPr>
          <w:sz w:val="24"/>
          <w:szCs w:val="24"/>
        </w:rPr>
        <w:t>s</w:t>
      </w:r>
      <w:r w:rsidR="001C7FEB" w:rsidRPr="007F7F88">
        <w:rPr>
          <w:sz w:val="24"/>
          <w:szCs w:val="24"/>
        </w:rPr>
        <w:t xml:space="preserve"> of reductions of sediment surface p</w:t>
      </w:r>
      <w:r w:rsidR="00DB74C3" w:rsidRPr="007F7F88">
        <w:rPr>
          <w:sz w:val="24"/>
          <w:szCs w:val="24"/>
        </w:rPr>
        <w:t xml:space="preserve">ools, increase of TP pools in the lake water during summer and the annual TP input are all within the same range. Thus, </w:t>
      </w:r>
      <w:r w:rsidR="00FC380B" w:rsidRPr="007F7F88">
        <w:rPr>
          <w:sz w:val="24"/>
          <w:szCs w:val="24"/>
        </w:rPr>
        <w:t xml:space="preserve">net </w:t>
      </w:r>
      <w:r w:rsidR="00DB74C3" w:rsidRPr="007F7F88">
        <w:rPr>
          <w:sz w:val="24"/>
          <w:szCs w:val="24"/>
        </w:rPr>
        <w:t>i</w:t>
      </w:r>
      <w:r w:rsidR="002968FD" w:rsidRPr="007F7F88">
        <w:rPr>
          <w:sz w:val="24"/>
          <w:szCs w:val="24"/>
        </w:rPr>
        <w:t xml:space="preserve">nternal </w:t>
      </w:r>
      <w:r w:rsidR="00F26E8A" w:rsidRPr="007F7F88">
        <w:rPr>
          <w:sz w:val="24"/>
          <w:szCs w:val="24"/>
        </w:rPr>
        <w:t xml:space="preserve">P </w:t>
      </w:r>
      <w:r w:rsidR="002968FD" w:rsidRPr="007F7F88">
        <w:rPr>
          <w:sz w:val="24"/>
          <w:szCs w:val="24"/>
        </w:rPr>
        <w:t>loading</w:t>
      </w:r>
      <w:r w:rsidR="00F26E8A" w:rsidRPr="007F7F88">
        <w:rPr>
          <w:sz w:val="24"/>
          <w:szCs w:val="24"/>
        </w:rPr>
        <w:t xml:space="preserve"> </w:t>
      </w:r>
      <w:r w:rsidR="00FC380B" w:rsidRPr="007F7F88">
        <w:rPr>
          <w:sz w:val="24"/>
          <w:szCs w:val="24"/>
        </w:rPr>
        <w:t xml:space="preserve">during summer </w:t>
      </w:r>
      <w:r w:rsidR="00F26E8A" w:rsidRPr="007F7F88">
        <w:rPr>
          <w:sz w:val="24"/>
          <w:szCs w:val="24"/>
        </w:rPr>
        <w:t>has declined over the long-term period</w:t>
      </w:r>
      <w:r w:rsidR="00DB74C3" w:rsidRPr="007F7F88">
        <w:rPr>
          <w:sz w:val="24"/>
          <w:szCs w:val="24"/>
        </w:rPr>
        <w:t xml:space="preserve"> and </w:t>
      </w:r>
      <w:r w:rsidR="00F26E8A" w:rsidRPr="007F7F88">
        <w:rPr>
          <w:sz w:val="24"/>
          <w:szCs w:val="24"/>
        </w:rPr>
        <w:t xml:space="preserve">they do not represent a prominent delay to </w:t>
      </w:r>
      <w:r w:rsidR="003F78EE" w:rsidRPr="007F7F88">
        <w:rPr>
          <w:sz w:val="24"/>
          <w:szCs w:val="24"/>
        </w:rPr>
        <w:t xml:space="preserve">the </w:t>
      </w:r>
      <w:r w:rsidR="00F26E8A" w:rsidRPr="007F7F88">
        <w:rPr>
          <w:sz w:val="24"/>
          <w:szCs w:val="24"/>
        </w:rPr>
        <w:t xml:space="preserve">reduction of in-lake P concentrations </w:t>
      </w:r>
      <w:r w:rsidR="003F78EE" w:rsidRPr="007F7F88">
        <w:rPr>
          <w:sz w:val="24"/>
          <w:szCs w:val="24"/>
        </w:rPr>
        <w:t xml:space="preserve">after </w:t>
      </w:r>
      <w:r w:rsidR="003F78EE" w:rsidRPr="007F7F88">
        <w:rPr>
          <w:sz w:val="24"/>
          <w:szCs w:val="24"/>
        </w:rPr>
        <w:lastRenderedPageBreak/>
        <w:t xml:space="preserve">a cut down of external loading </w:t>
      </w:r>
      <w:r w:rsidR="005D3FF5" w:rsidRPr="007F7F88">
        <w:rPr>
          <w:sz w:val="24"/>
          <w:szCs w:val="24"/>
        </w:rPr>
        <w:t xml:space="preserve">due to the frequent sediment resuspension </w:t>
      </w:r>
      <w:r w:rsidR="003F78EE" w:rsidRPr="007F7F88">
        <w:rPr>
          <w:sz w:val="24"/>
          <w:szCs w:val="24"/>
        </w:rPr>
        <w:t xml:space="preserve">and P mobilization </w:t>
      </w:r>
      <w:r w:rsidR="005D3FF5" w:rsidRPr="007F7F88">
        <w:rPr>
          <w:sz w:val="24"/>
          <w:szCs w:val="24"/>
        </w:rPr>
        <w:t>across the lake</w:t>
      </w:r>
      <w:r w:rsidR="00F26E8A" w:rsidRPr="007F7F88">
        <w:rPr>
          <w:sz w:val="24"/>
          <w:szCs w:val="24"/>
        </w:rPr>
        <w:t>.</w:t>
      </w:r>
      <w:r w:rsidR="00DB74C3" w:rsidRPr="007F7F88">
        <w:rPr>
          <w:sz w:val="24"/>
          <w:szCs w:val="24"/>
        </w:rPr>
        <w:t xml:space="preserve"> This </w:t>
      </w:r>
      <w:r w:rsidR="005D3FF5" w:rsidRPr="007F7F88">
        <w:rPr>
          <w:sz w:val="24"/>
          <w:szCs w:val="24"/>
        </w:rPr>
        <w:t xml:space="preserve">situation </w:t>
      </w:r>
      <w:r w:rsidR="00DB74C3" w:rsidRPr="007F7F88">
        <w:rPr>
          <w:sz w:val="24"/>
          <w:szCs w:val="24"/>
        </w:rPr>
        <w:t xml:space="preserve">is in contrast to the prominent delay </w:t>
      </w:r>
      <w:r w:rsidR="0006201C" w:rsidRPr="007F7F88">
        <w:rPr>
          <w:sz w:val="24"/>
          <w:szCs w:val="24"/>
        </w:rPr>
        <w:t>to reduc</w:t>
      </w:r>
      <w:r w:rsidR="0032048B" w:rsidRPr="007F7F88">
        <w:rPr>
          <w:sz w:val="24"/>
          <w:szCs w:val="24"/>
        </w:rPr>
        <w:t xml:space="preserve">e </w:t>
      </w:r>
      <w:r w:rsidR="00CC614F" w:rsidRPr="007F7F88">
        <w:rPr>
          <w:sz w:val="24"/>
          <w:szCs w:val="24"/>
        </w:rPr>
        <w:t xml:space="preserve">in-lake </w:t>
      </w:r>
      <w:r w:rsidR="00DB74C3" w:rsidRPr="007F7F88">
        <w:rPr>
          <w:sz w:val="24"/>
          <w:szCs w:val="24"/>
        </w:rPr>
        <w:t>nutrient concentration</w:t>
      </w:r>
      <w:r w:rsidR="0006201C" w:rsidRPr="007F7F88">
        <w:rPr>
          <w:sz w:val="24"/>
          <w:szCs w:val="24"/>
        </w:rPr>
        <w:t xml:space="preserve">s </w:t>
      </w:r>
      <w:r w:rsidR="00CC614F" w:rsidRPr="007F7F88">
        <w:rPr>
          <w:sz w:val="24"/>
          <w:szCs w:val="24"/>
        </w:rPr>
        <w:t xml:space="preserve">accompanying </w:t>
      </w:r>
      <w:r w:rsidR="0006201C" w:rsidRPr="007F7F88">
        <w:rPr>
          <w:sz w:val="24"/>
          <w:szCs w:val="24"/>
        </w:rPr>
        <w:t xml:space="preserve">lowered </w:t>
      </w:r>
      <w:r w:rsidR="00CC614F" w:rsidRPr="007F7F88">
        <w:rPr>
          <w:sz w:val="24"/>
          <w:szCs w:val="24"/>
        </w:rPr>
        <w:t xml:space="preserve">loading of many </w:t>
      </w:r>
      <w:r w:rsidR="00CE2280" w:rsidRPr="007F7F88">
        <w:rPr>
          <w:sz w:val="24"/>
          <w:szCs w:val="24"/>
        </w:rPr>
        <w:t>l</w:t>
      </w:r>
      <w:r w:rsidR="00CC614F" w:rsidRPr="007F7F88">
        <w:rPr>
          <w:sz w:val="24"/>
          <w:szCs w:val="24"/>
        </w:rPr>
        <w:t xml:space="preserve">akes </w:t>
      </w:r>
      <w:r w:rsidR="003F78EE" w:rsidRPr="007F7F88">
        <w:rPr>
          <w:sz w:val="24"/>
          <w:szCs w:val="24"/>
        </w:rPr>
        <w:t xml:space="preserve">after several decades of excessive loading </w:t>
      </w:r>
      <w:r w:rsidR="00CC614F" w:rsidRPr="007F7F88">
        <w:rPr>
          <w:sz w:val="24"/>
          <w:szCs w:val="24"/>
        </w:rPr>
        <w:t>(Björk</w:t>
      </w:r>
      <w:r w:rsidR="006979E3" w:rsidRPr="007F7F88">
        <w:rPr>
          <w:sz w:val="24"/>
          <w:szCs w:val="24"/>
        </w:rPr>
        <w:t>,</w:t>
      </w:r>
      <w:r w:rsidR="00CC614F" w:rsidRPr="007F7F88">
        <w:rPr>
          <w:sz w:val="24"/>
          <w:szCs w:val="24"/>
        </w:rPr>
        <w:t xml:space="preserve"> 1985</w:t>
      </w:r>
      <w:r w:rsidR="006979E3" w:rsidRPr="007F7F88">
        <w:rPr>
          <w:sz w:val="24"/>
          <w:szCs w:val="24"/>
        </w:rPr>
        <w:t>;</w:t>
      </w:r>
      <w:r w:rsidR="00CC614F" w:rsidRPr="007F7F88">
        <w:rPr>
          <w:sz w:val="24"/>
          <w:szCs w:val="24"/>
        </w:rPr>
        <w:t xml:space="preserve"> Søndergaard et al.</w:t>
      </w:r>
      <w:r w:rsidR="006979E3" w:rsidRPr="007F7F88">
        <w:rPr>
          <w:sz w:val="24"/>
          <w:szCs w:val="24"/>
        </w:rPr>
        <w:t>,</w:t>
      </w:r>
      <w:r w:rsidR="00CC614F" w:rsidRPr="007F7F88">
        <w:rPr>
          <w:sz w:val="24"/>
          <w:szCs w:val="24"/>
        </w:rPr>
        <w:t xml:space="preserve"> 2003</w:t>
      </w:r>
      <w:r w:rsidR="006979E3" w:rsidRPr="007F7F88">
        <w:rPr>
          <w:sz w:val="24"/>
          <w:szCs w:val="24"/>
        </w:rPr>
        <w:t>;</w:t>
      </w:r>
      <w:r w:rsidR="00CC614F" w:rsidRPr="007F7F88">
        <w:rPr>
          <w:sz w:val="24"/>
          <w:szCs w:val="24"/>
        </w:rPr>
        <w:t xml:space="preserve"> Sand-Jensen et al.</w:t>
      </w:r>
      <w:r w:rsidR="006979E3" w:rsidRPr="007F7F88">
        <w:rPr>
          <w:sz w:val="24"/>
          <w:szCs w:val="24"/>
        </w:rPr>
        <w:t>,</w:t>
      </w:r>
      <w:r w:rsidR="00CC614F" w:rsidRPr="007F7F88">
        <w:rPr>
          <w:sz w:val="24"/>
          <w:szCs w:val="24"/>
        </w:rPr>
        <w:t xml:space="preserve"> </w:t>
      </w:r>
      <w:r w:rsidR="00DB28C5" w:rsidRPr="007F7F88">
        <w:rPr>
          <w:sz w:val="24"/>
          <w:szCs w:val="24"/>
        </w:rPr>
        <w:t>2017</w:t>
      </w:r>
      <w:r w:rsidR="00CC614F" w:rsidRPr="007F7F88">
        <w:rPr>
          <w:sz w:val="24"/>
          <w:szCs w:val="24"/>
        </w:rPr>
        <w:t xml:space="preserve">). </w:t>
      </w:r>
      <w:r w:rsidR="00D048E4" w:rsidRPr="007F7F88">
        <w:rPr>
          <w:sz w:val="24"/>
          <w:szCs w:val="24"/>
        </w:rPr>
        <w:t xml:space="preserve">However, net P release from the sediments during summer is still appreciable (i.e. 11 tons </w:t>
      </w:r>
      <w:proofErr w:type="spellStart"/>
      <w:r w:rsidR="00D048E4" w:rsidRPr="007F7F88">
        <w:rPr>
          <w:sz w:val="24"/>
          <w:szCs w:val="24"/>
        </w:rPr>
        <w:t>P in</w:t>
      </w:r>
      <w:proofErr w:type="spellEnd"/>
      <w:r w:rsidR="00D048E4" w:rsidRPr="007F7F88">
        <w:rPr>
          <w:sz w:val="24"/>
          <w:szCs w:val="24"/>
        </w:rPr>
        <w:t xml:space="preserve"> 2014) and stimulates ongoing phytoplankton growth. </w:t>
      </w:r>
      <w:r w:rsidR="005A66D0" w:rsidRPr="007F7F88">
        <w:rPr>
          <w:sz w:val="24"/>
          <w:szCs w:val="24"/>
        </w:rPr>
        <w:t xml:space="preserve">Earlier proposals to spend </w:t>
      </w:r>
      <w:r w:rsidR="00CE2280" w:rsidRPr="007F7F88">
        <w:rPr>
          <w:sz w:val="24"/>
          <w:szCs w:val="24"/>
        </w:rPr>
        <w:t>many</w:t>
      </w:r>
      <w:r w:rsidR="00AC6E6E" w:rsidRPr="007F7F88">
        <w:rPr>
          <w:sz w:val="24"/>
          <w:szCs w:val="24"/>
        </w:rPr>
        <w:t xml:space="preserve"> </w:t>
      </w:r>
      <w:r w:rsidR="0055161C" w:rsidRPr="007F7F88">
        <w:rPr>
          <w:sz w:val="24"/>
          <w:szCs w:val="24"/>
        </w:rPr>
        <w:t xml:space="preserve">million Euros to </w:t>
      </w:r>
      <w:r w:rsidR="005A66D0" w:rsidRPr="007F7F88">
        <w:rPr>
          <w:sz w:val="24"/>
          <w:szCs w:val="24"/>
        </w:rPr>
        <w:t>remove</w:t>
      </w:r>
      <w:r w:rsidR="0055161C" w:rsidRPr="007F7F88">
        <w:rPr>
          <w:sz w:val="24"/>
          <w:szCs w:val="24"/>
        </w:rPr>
        <w:t xml:space="preserve"> surface </w:t>
      </w:r>
      <w:r w:rsidR="00A90742" w:rsidRPr="007F7F88">
        <w:rPr>
          <w:sz w:val="24"/>
          <w:szCs w:val="24"/>
        </w:rPr>
        <w:t xml:space="preserve">sediments </w:t>
      </w:r>
      <w:r w:rsidR="005A66D0" w:rsidRPr="007F7F88">
        <w:rPr>
          <w:sz w:val="24"/>
          <w:szCs w:val="24"/>
        </w:rPr>
        <w:t xml:space="preserve">across </w:t>
      </w:r>
      <w:r w:rsidR="003A4831" w:rsidRPr="007F7F88">
        <w:rPr>
          <w:sz w:val="24"/>
          <w:szCs w:val="24"/>
        </w:rPr>
        <w:t xml:space="preserve">the nutrient-rich </w:t>
      </w:r>
      <w:r w:rsidR="00AC6E6E" w:rsidRPr="007F7F88">
        <w:rPr>
          <w:sz w:val="24"/>
          <w:szCs w:val="24"/>
        </w:rPr>
        <w:t>lakebed</w:t>
      </w:r>
      <w:r w:rsidR="005A66D0" w:rsidRPr="007F7F88">
        <w:rPr>
          <w:sz w:val="24"/>
          <w:szCs w:val="24"/>
        </w:rPr>
        <w:t xml:space="preserve"> </w:t>
      </w:r>
      <w:r w:rsidR="003F78EE" w:rsidRPr="007F7F88">
        <w:rPr>
          <w:sz w:val="24"/>
          <w:szCs w:val="24"/>
        </w:rPr>
        <w:t>(</w:t>
      </w:r>
      <w:proofErr w:type="spellStart"/>
      <w:r w:rsidR="003F78EE" w:rsidRPr="007F7F88">
        <w:rPr>
          <w:sz w:val="24"/>
          <w:szCs w:val="24"/>
        </w:rPr>
        <w:t>C</w:t>
      </w:r>
      <w:r w:rsidR="006C7C00" w:rsidRPr="007F7F88">
        <w:rPr>
          <w:sz w:val="24"/>
          <w:szCs w:val="24"/>
        </w:rPr>
        <w:t>owi</w:t>
      </w:r>
      <w:r w:rsidR="006979E3" w:rsidRPr="007F7F88">
        <w:rPr>
          <w:sz w:val="24"/>
          <w:szCs w:val="24"/>
        </w:rPr>
        <w:t>C</w:t>
      </w:r>
      <w:r w:rsidR="006C7C00" w:rsidRPr="007F7F88">
        <w:rPr>
          <w:sz w:val="24"/>
          <w:szCs w:val="24"/>
        </w:rPr>
        <w:t>onsult</w:t>
      </w:r>
      <w:proofErr w:type="spellEnd"/>
      <w:r w:rsidR="006979E3" w:rsidRPr="007F7F88">
        <w:rPr>
          <w:sz w:val="24"/>
          <w:szCs w:val="24"/>
        </w:rPr>
        <w:t>,</w:t>
      </w:r>
      <w:r w:rsidR="00DB74C3" w:rsidRPr="007F7F88">
        <w:rPr>
          <w:sz w:val="24"/>
          <w:szCs w:val="24"/>
        </w:rPr>
        <w:t xml:space="preserve"> 1989) </w:t>
      </w:r>
      <w:r w:rsidR="005A66D0" w:rsidRPr="007F7F88">
        <w:rPr>
          <w:sz w:val="24"/>
          <w:szCs w:val="24"/>
        </w:rPr>
        <w:t xml:space="preserve">and recent proposals to treat Lake Arresø with </w:t>
      </w:r>
      <w:r w:rsidR="002335C1" w:rsidRPr="007F7F88">
        <w:rPr>
          <w:sz w:val="24"/>
          <w:szCs w:val="24"/>
        </w:rPr>
        <w:t xml:space="preserve">expensive </w:t>
      </w:r>
      <w:proofErr w:type="spellStart"/>
      <w:r w:rsidR="005A66D0" w:rsidRPr="007F7F88">
        <w:rPr>
          <w:sz w:val="24"/>
          <w:szCs w:val="24"/>
        </w:rPr>
        <w:t>Phoslock</w:t>
      </w:r>
      <w:proofErr w:type="spellEnd"/>
      <w:r w:rsidR="005A66D0" w:rsidRPr="007F7F88">
        <w:rPr>
          <w:sz w:val="24"/>
          <w:szCs w:val="24"/>
        </w:rPr>
        <w:t xml:space="preserve"> to bind mobile P</w:t>
      </w:r>
      <w:r w:rsidR="003A4831" w:rsidRPr="007F7F88">
        <w:rPr>
          <w:sz w:val="24"/>
          <w:szCs w:val="24"/>
        </w:rPr>
        <w:t xml:space="preserve"> </w:t>
      </w:r>
      <w:r w:rsidR="00DB74C3" w:rsidRPr="007F7F88">
        <w:rPr>
          <w:sz w:val="24"/>
          <w:szCs w:val="24"/>
        </w:rPr>
        <w:t>(Sand-Jensen et al.</w:t>
      </w:r>
      <w:r w:rsidR="006979E3" w:rsidRPr="007F7F88">
        <w:rPr>
          <w:sz w:val="24"/>
          <w:szCs w:val="24"/>
        </w:rPr>
        <w:t>,</w:t>
      </w:r>
      <w:r w:rsidR="00DB74C3" w:rsidRPr="007F7F88">
        <w:rPr>
          <w:sz w:val="24"/>
          <w:szCs w:val="24"/>
        </w:rPr>
        <w:t xml:space="preserve"> 2025) </w:t>
      </w:r>
      <w:r w:rsidR="003F78EE" w:rsidRPr="007F7F88">
        <w:rPr>
          <w:sz w:val="24"/>
          <w:szCs w:val="24"/>
        </w:rPr>
        <w:t xml:space="preserve">cannot be recommended </w:t>
      </w:r>
      <w:r w:rsidR="00A90742" w:rsidRPr="007F7F88">
        <w:rPr>
          <w:sz w:val="24"/>
          <w:szCs w:val="24"/>
        </w:rPr>
        <w:t xml:space="preserve">as external loading was and still remains the main regulator </w:t>
      </w:r>
      <w:r w:rsidR="005D3FF5" w:rsidRPr="007F7F88">
        <w:rPr>
          <w:sz w:val="24"/>
          <w:szCs w:val="24"/>
        </w:rPr>
        <w:t xml:space="preserve">of </w:t>
      </w:r>
      <w:r w:rsidR="003F78EE" w:rsidRPr="007F7F88">
        <w:rPr>
          <w:sz w:val="24"/>
          <w:szCs w:val="24"/>
        </w:rPr>
        <w:t>its water and ecological quality</w:t>
      </w:r>
      <w:r w:rsidR="00A90742" w:rsidRPr="007F7F88">
        <w:rPr>
          <w:sz w:val="24"/>
          <w:szCs w:val="24"/>
        </w:rPr>
        <w:t xml:space="preserve">. </w:t>
      </w:r>
      <w:r w:rsidR="00D048E4" w:rsidRPr="007F7F88">
        <w:rPr>
          <w:sz w:val="24"/>
          <w:szCs w:val="24"/>
        </w:rPr>
        <w:t xml:space="preserve">Thus, in order to improve the ecological quality of Lake Arresø, we argue that </w:t>
      </w:r>
      <w:r w:rsidR="00886530" w:rsidRPr="007F7F88">
        <w:rPr>
          <w:sz w:val="24"/>
          <w:szCs w:val="24"/>
        </w:rPr>
        <w:t xml:space="preserve">annual </w:t>
      </w:r>
      <w:r w:rsidR="00D048E4" w:rsidRPr="007F7F88">
        <w:rPr>
          <w:sz w:val="24"/>
          <w:szCs w:val="24"/>
        </w:rPr>
        <w:t xml:space="preserve">external P loading must be reduced </w:t>
      </w:r>
      <w:r w:rsidR="006C7C00" w:rsidRPr="007F7F88">
        <w:rPr>
          <w:sz w:val="24"/>
          <w:rPrChange w:id="18" w:author="Jonas Stage Sø" w:date="2025-06-30T17:25:00Z" w16du:dateUtc="2025-06-30T15:25:00Z">
            <w:rPr/>
          </w:rPrChange>
        </w:rPr>
        <w:t xml:space="preserve">further, estimated </w:t>
      </w:r>
      <w:r w:rsidR="00886530" w:rsidRPr="007F7F88">
        <w:rPr>
          <w:sz w:val="24"/>
          <w:rPrChange w:id="19" w:author="Jonas Stage Sø" w:date="2025-06-30T17:25:00Z" w16du:dateUtc="2025-06-30T15:25:00Z">
            <w:rPr/>
          </w:rPrChange>
        </w:rPr>
        <w:t xml:space="preserve">at 3.5 tons or </w:t>
      </w:r>
      <w:r w:rsidR="006C7C00" w:rsidRPr="007F7F88">
        <w:rPr>
          <w:sz w:val="24"/>
          <w:szCs w:val="24"/>
        </w:rPr>
        <w:t>half its present level.</w:t>
      </w:r>
      <w:r w:rsidR="003F5C7E" w:rsidRPr="007F7F88">
        <w:rPr>
          <w:sz w:val="24"/>
          <w:szCs w:val="24"/>
        </w:rPr>
        <w:t xml:space="preserve">  </w:t>
      </w:r>
    </w:p>
    <w:p w14:paraId="0629686B" w14:textId="77777777" w:rsidR="00191606" w:rsidRPr="007F7F88" w:rsidRDefault="00BD16F4" w:rsidP="00BF6C3C">
      <w:pPr>
        <w:spacing w:line="480" w:lineRule="auto"/>
        <w:rPr>
          <w:sz w:val="24"/>
          <w:szCs w:val="24"/>
        </w:rPr>
      </w:pPr>
      <w:r w:rsidRPr="007F7F88">
        <w:rPr>
          <w:sz w:val="24"/>
          <w:szCs w:val="24"/>
        </w:rPr>
        <w:t>Sediment stability and vegetation</w:t>
      </w:r>
    </w:p>
    <w:p w14:paraId="0F604E50" w14:textId="358111BE" w:rsidR="00100F0D" w:rsidRPr="007F7F88" w:rsidRDefault="00116760" w:rsidP="00BF6C3C">
      <w:pPr>
        <w:spacing w:line="480" w:lineRule="auto"/>
        <w:rPr>
          <w:sz w:val="24"/>
          <w:szCs w:val="24"/>
        </w:rPr>
      </w:pPr>
      <w:r w:rsidRPr="007F7F88">
        <w:rPr>
          <w:sz w:val="24"/>
          <w:szCs w:val="24"/>
        </w:rPr>
        <w:t>At present, th</w:t>
      </w:r>
      <w:r w:rsidR="00AB637B" w:rsidRPr="007F7F88">
        <w:rPr>
          <w:sz w:val="24"/>
          <w:szCs w:val="24"/>
        </w:rPr>
        <w:t xml:space="preserve">e frequent resuspension </w:t>
      </w:r>
      <w:r w:rsidR="005D3FF5" w:rsidRPr="007F7F88">
        <w:rPr>
          <w:sz w:val="24"/>
          <w:szCs w:val="24"/>
        </w:rPr>
        <w:t xml:space="preserve">of sediment particles reducing water transparency and inhibiting </w:t>
      </w:r>
      <w:r w:rsidR="0081238E" w:rsidRPr="007F7F88">
        <w:rPr>
          <w:sz w:val="24"/>
          <w:szCs w:val="24"/>
        </w:rPr>
        <w:t xml:space="preserve">the </w:t>
      </w:r>
      <w:r w:rsidR="005D3FF5" w:rsidRPr="007F7F88">
        <w:rPr>
          <w:sz w:val="24"/>
          <w:szCs w:val="24"/>
        </w:rPr>
        <w:t xml:space="preserve">rooting of submerged plants </w:t>
      </w:r>
      <w:r w:rsidR="00BD16F4" w:rsidRPr="007F7F88">
        <w:rPr>
          <w:sz w:val="24"/>
          <w:szCs w:val="24"/>
        </w:rPr>
        <w:t xml:space="preserve">may </w:t>
      </w:r>
      <w:r w:rsidR="00AB637B" w:rsidRPr="007F7F88">
        <w:rPr>
          <w:sz w:val="24"/>
          <w:szCs w:val="24"/>
        </w:rPr>
        <w:t xml:space="preserve">be countered by building barriers in </w:t>
      </w:r>
      <w:r w:rsidR="00BD16F4" w:rsidRPr="007F7F88">
        <w:rPr>
          <w:sz w:val="24"/>
          <w:szCs w:val="24"/>
        </w:rPr>
        <w:t>restricted near-shore areas</w:t>
      </w:r>
      <w:r w:rsidR="0081238E" w:rsidRPr="007F7F88">
        <w:rPr>
          <w:sz w:val="24"/>
          <w:szCs w:val="24"/>
        </w:rPr>
        <w:t>,</w:t>
      </w:r>
      <w:r w:rsidR="00BD16F4" w:rsidRPr="007F7F88">
        <w:rPr>
          <w:sz w:val="24"/>
          <w:szCs w:val="24"/>
        </w:rPr>
        <w:t xml:space="preserve"> </w:t>
      </w:r>
      <w:r w:rsidR="003A4831" w:rsidRPr="007F7F88">
        <w:rPr>
          <w:sz w:val="24"/>
          <w:szCs w:val="24"/>
        </w:rPr>
        <w:t xml:space="preserve">to dampen waves </w:t>
      </w:r>
      <w:r w:rsidR="00AB637B" w:rsidRPr="007F7F88">
        <w:rPr>
          <w:sz w:val="24"/>
          <w:szCs w:val="24"/>
        </w:rPr>
        <w:t>and stimulat</w:t>
      </w:r>
      <w:r w:rsidR="00BD16F4" w:rsidRPr="007F7F88">
        <w:rPr>
          <w:sz w:val="24"/>
          <w:szCs w:val="24"/>
        </w:rPr>
        <w:t xml:space="preserve">e </w:t>
      </w:r>
      <w:r w:rsidR="00AB637B" w:rsidRPr="007F7F88">
        <w:rPr>
          <w:sz w:val="24"/>
          <w:szCs w:val="24"/>
        </w:rPr>
        <w:t xml:space="preserve">the </w:t>
      </w:r>
      <w:r w:rsidR="003F2F42" w:rsidRPr="007F7F88">
        <w:rPr>
          <w:sz w:val="24"/>
          <w:szCs w:val="24"/>
        </w:rPr>
        <w:t xml:space="preserve">spread </w:t>
      </w:r>
      <w:r w:rsidR="00AB637B" w:rsidRPr="007F7F88">
        <w:rPr>
          <w:sz w:val="24"/>
          <w:szCs w:val="24"/>
        </w:rPr>
        <w:t xml:space="preserve">and consolidation of submerged vegetation that previously dominated the lake </w:t>
      </w:r>
      <w:r w:rsidR="005D3FF5" w:rsidRPr="007F7F88">
        <w:rPr>
          <w:sz w:val="24"/>
          <w:szCs w:val="24"/>
        </w:rPr>
        <w:t>(Klein</w:t>
      </w:r>
      <w:r w:rsidR="006979E3" w:rsidRPr="007F7F88">
        <w:rPr>
          <w:sz w:val="24"/>
          <w:szCs w:val="24"/>
        </w:rPr>
        <w:t>,</w:t>
      </w:r>
      <w:r w:rsidR="005D3FF5" w:rsidRPr="007F7F88">
        <w:rPr>
          <w:sz w:val="24"/>
          <w:szCs w:val="24"/>
        </w:rPr>
        <w:t xml:space="preserve"> 1989)</w:t>
      </w:r>
      <w:r w:rsidR="00AB637B" w:rsidRPr="007F7F88">
        <w:rPr>
          <w:sz w:val="24"/>
          <w:szCs w:val="24"/>
        </w:rPr>
        <w:t xml:space="preserve">. </w:t>
      </w:r>
      <w:r w:rsidR="0001208C" w:rsidRPr="007F7F88">
        <w:rPr>
          <w:sz w:val="24"/>
          <w:szCs w:val="24"/>
        </w:rPr>
        <w:t xml:space="preserve">Realistically, </w:t>
      </w:r>
      <w:r w:rsidR="00AB637B" w:rsidRPr="007F7F88">
        <w:rPr>
          <w:sz w:val="24"/>
          <w:szCs w:val="24"/>
        </w:rPr>
        <w:t xml:space="preserve">it </w:t>
      </w:r>
      <w:r w:rsidR="00BD16F4" w:rsidRPr="007F7F88">
        <w:rPr>
          <w:sz w:val="24"/>
          <w:szCs w:val="24"/>
        </w:rPr>
        <w:t xml:space="preserve">may be </w:t>
      </w:r>
      <w:r w:rsidRPr="007F7F88">
        <w:rPr>
          <w:sz w:val="24"/>
          <w:szCs w:val="24"/>
        </w:rPr>
        <w:t xml:space="preserve">difficult </w:t>
      </w:r>
      <w:r w:rsidR="00AB637B" w:rsidRPr="007F7F88">
        <w:rPr>
          <w:sz w:val="24"/>
          <w:szCs w:val="24"/>
        </w:rPr>
        <w:t xml:space="preserve">to </w:t>
      </w:r>
      <w:r w:rsidR="00A90742" w:rsidRPr="007F7F88">
        <w:rPr>
          <w:sz w:val="24"/>
          <w:szCs w:val="24"/>
        </w:rPr>
        <w:t xml:space="preserve">diminish </w:t>
      </w:r>
      <w:r w:rsidR="00100F0D" w:rsidRPr="007F7F88">
        <w:rPr>
          <w:sz w:val="24"/>
          <w:szCs w:val="24"/>
        </w:rPr>
        <w:t>nutrient i</w:t>
      </w:r>
      <w:r w:rsidR="00AB637B" w:rsidRPr="007F7F88">
        <w:rPr>
          <w:sz w:val="24"/>
          <w:szCs w:val="24"/>
        </w:rPr>
        <w:t xml:space="preserve">nput </w:t>
      </w:r>
      <w:r w:rsidR="00A90742" w:rsidRPr="007F7F88">
        <w:rPr>
          <w:sz w:val="24"/>
          <w:szCs w:val="24"/>
        </w:rPr>
        <w:t xml:space="preserve">to the lake </w:t>
      </w:r>
      <w:r w:rsidR="00100F0D" w:rsidRPr="007F7F88">
        <w:rPr>
          <w:sz w:val="24"/>
          <w:szCs w:val="24"/>
        </w:rPr>
        <w:t>sufficiently</w:t>
      </w:r>
      <w:r w:rsidR="009775DA" w:rsidRPr="007F7F88">
        <w:rPr>
          <w:sz w:val="24"/>
          <w:szCs w:val="24"/>
        </w:rPr>
        <w:t xml:space="preserve"> due to lack of political </w:t>
      </w:r>
      <w:r w:rsidR="003F2F42" w:rsidRPr="007F7F88">
        <w:rPr>
          <w:sz w:val="24"/>
          <w:szCs w:val="24"/>
        </w:rPr>
        <w:t xml:space="preserve">support </w:t>
      </w:r>
      <w:r w:rsidR="009775DA" w:rsidRPr="007F7F88">
        <w:rPr>
          <w:sz w:val="24"/>
          <w:szCs w:val="24"/>
        </w:rPr>
        <w:t xml:space="preserve">to resume </w:t>
      </w:r>
      <w:r w:rsidR="0001208C" w:rsidRPr="007F7F88">
        <w:rPr>
          <w:sz w:val="24"/>
          <w:szCs w:val="24"/>
        </w:rPr>
        <w:t xml:space="preserve">effective </w:t>
      </w:r>
      <w:r w:rsidR="009775DA" w:rsidRPr="007F7F88">
        <w:rPr>
          <w:sz w:val="24"/>
          <w:szCs w:val="24"/>
        </w:rPr>
        <w:t xml:space="preserve">reduction </w:t>
      </w:r>
      <w:r w:rsidR="0001208C" w:rsidRPr="007F7F88">
        <w:rPr>
          <w:sz w:val="24"/>
          <w:szCs w:val="24"/>
        </w:rPr>
        <w:t xml:space="preserve">of </w:t>
      </w:r>
      <w:r w:rsidR="007B008E" w:rsidRPr="007F7F88">
        <w:rPr>
          <w:sz w:val="24"/>
          <w:szCs w:val="24"/>
        </w:rPr>
        <w:t xml:space="preserve">nutrient </w:t>
      </w:r>
      <w:r w:rsidR="00AB637B" w:rsidRPr="007F7F88">
        <w:rPr>
          <w:sz w:val="24"/>
          <w:szCs w:val="24"/>
        </w:rPr>
        <w:t xml:space="preserve">losses from </w:t>
      </w:r>
      <w:r w:rsidR="0001208C" w:rsidRPr="007F7F88">
        <w:rPr>
          <w:sz w:val="24"/>
          <w:szCs w:val="24"/>
        </w:rPr>
        <w:t xml:space="preserve">rural areas. </w:t>
      </w:r>
      <w:r w:rsidR="005D3FF5" w:rsidRPr="007F7F88">
        <w:rPr>
          <w:sz w:val="24"/>
          <w:szCs w:val="24"/>
        </w:rPr>
        <w:t xml:space="preserve">However, there may be </w:t>
      </w:r>
      <w:r w:rsidR="00BD16F4" w:rsidRPr="007F7F88">
        <w:rPr>
          <w:sz w:val="24"/>
          <w:szCs w:val="24"/>
        </w:rPr>
        <w:t xml:space="preserve">some </w:t>
      </w:r>
      <w:r w:rsidR="005D3FF5" w:rsidRPr="007F7F88">
        <w:rPr>
          <w:sz w:val="24"/>
          <w:szCs w:val="24"/>
        </w:rPr>
        <w:t xml:space="preserve">support </w:t>
      </w:r>
      <w:r w:rsidR="0081238E" w:rsidRPr="007F7F88">
        <w:rPr>
          <w:sz w:val="24"/>
          <w:szCs w:val="24"/>
        </w:rPr>
        <w:t xml:space="preserve">for pilot </w:t>
      </w:r>
      <w:r w:rsidR="006E327A" w:rsidRPr="007F7F88">
        <w:rPr>
          <w:sz w:val="24"/>
          <w:szCs w:val="24"/>
        </w:rPr>
        <w:t>experiment</w:t>
      </w:r>
      <w:r w:rsidR="007B008E" w:rsidRPr="007F7F88">
        <w:rPr>
          <w:sz w:val="24"/>
          <w:szCs w:val="24"/>
        </w:rPr>
        <w:t>s</w:t>
      </w:r>
      <w:r w:rsidR="006E327A" w:rsidRPr="007F7F88">
        <w:rPr>
          <w:sz w:val="24"/>
          <w:szCs w:val="24"/>
        </w:rPr>
        <w:t xml:space="preserve"> with artificial barriers</w:t>
      </w:r>
      <w:r w:rsidR="0081238E" w:rsidRPr="007F7F88">
        <w:rPr>
          <w:sz w:val="24"/>
          <w:szCs w:val="24"/>
        </w:rPr>
        <w:t>,</w:t>
      </w:r>
      <w:r w:rsidR="006E327A" w:rsidRPr="007F7F88">
        <w:rPr>
          <w:sz w:val="24"/>
          <w:szCs w:val="24"/>
        </w:rPr>
        <w:t xml:space="preserve"> to evaluate the influence of sediment stabilization</w:t>
      </w:r>
      <w:r w:rsidR="00426724" w:rsidRPr="007F7F88">
        <w:rPr>
          <w:sz w:val="24"/>
          <w:szCs w:val="24"/>
        </w:rPr>
        <w:t xml:space="preserve"> on submerged macrophyte colonization</w:t>
      </w:r>
      <w:r w:rsidR="009775DA" w:rsidRPr="007F7F88">
        <w:rPr>
          <w:sz w:val="24"/>
          <w:szCs w:val="24"/>
        </w:rPr>
        <w:t xml:space="preserve"> and </w:t>
      </w:r>
      <w:r w:rsidR="00426724" w:rsidRPr="007F7F88">
        <w:rPr>
          <w:sz w:val="24"/>
          <w:szCs w:val="24"/>
        </w:rPr>
        <w:t xml:space="preserve">particle </w:t>
      </w:r>
      <w:r w:rsidR="0001208C" w:rsidRPr="007F7F88">
        <w:rPr>
          <w:sz w:val="24"/>
          <w:szCs w:val="24"/>
        </w:rPr>
        <w:t xml:space="preserve">resuspension. </w:t>
      </w:r>
      <w:r w:rsidR="00100F0D" w:rsidRPr="007F7F88">
        <w:rPr>
          <w:sz w:val="24"/>
          <w:szCs w:val="24"/>
        </w:rPr>
        <w:t xml:space="preserve">Well-established vegetation may </w:t>
      </w:r>
      <w:r w:rsidR="0032048B" w:rsidRPr="007F7F88">
        <w:rPr>
          <w:sz w:val="24"/>
          <w:szCs w:val="24"/>
        </w:rPr>
        <w:t xml:space="preserve">substantially </w:t>
      </w:r>
      <w:r w:rsidR="00100F0D" w:rsidRPr="007F7F88">
        <w:rPr>
          <w:sz w:val="24"/>
          <w:szCs w:val="24"/>
        </w:rPr>
        <w:t xml:space="preserve">increase water transparency in shallow eutrophic lakes </w:t>
      </w:r>
      <w:r w:rsidR="00BD16F4" w:rsidRPr="007F7F88">
        <w:rPr>
          <w:sz w:val="24"/>
          <w:szCs w:val="24"/>
        </w:rPr>
        <w:t xml:space="preserve">despite </w:t>
      </w:r>
      <w:r w:rsidR="00100F0D" w:rsidRPr="007F7F88">
        <w:rPr>
          <w:sz w:val="24"/>
          <w:szCs w:val="24"/>
        </w:rPr>
        <w:t xml:space="preserve">an unaltered </w:t>
      </w:r>
      <w:r w:rsidR="00100F0D" w:rsidRPr="007F7F88">
        <w:rPr>
          <w:sz w:val="24"/>
          <w:szCs w:val="24"/>
        </w:rPr>
        <w:lastRenderedPageBreak/>
        <w:t>nutrient input and induce a better ecological state (</w:t>
      </w:r>
      <w:r w:rsidR="00287B57" w:rsidRPr="007F7F88">
        <w:rPr>
          <w:sz w:val="24"/>
          <w:szCs w:val="24"/>
        </w:rPr>
        <w:t>Moss et al.</w:t>
      </w:r>
      <w:r w:rsidR="006979E3" w:rsidRPr="007F7F88">
        <w:rPr>
          <w:sz w:val="24"/>
          <w:szCs w:val="24"/>
        </w:rPr>
        <w:t>,</w:t>
      </w:r>
      <w:r w:rsidR="00287B57" w:rsidRPr="007F7F88">
        <w:rPr>
          <w:sz w:val="24"/>
          <w:szCs w:val="24"/>
        </w:rPr>
        <w:t xml:space="preserve"> 1996</w:t>
      </w:r>
      <w:r w:rsidR="006979E3" w:rsidRPr="007F7F88">
        <w:rPr>
          <w:sz w:val="24"/>
          <w:szCs w:val="24"/>
        </w:rPr>
        <w:t>;</w:t>
      </w:r>
      <w:r w:rsidR="00287B57" w:rsidRPr="007F7F88">
        <w:rPr>
          <w:sz w:val="24"/>
          <w:szCs w:val="24"/>
        </w:rPr>
        <w:t xml:space="preserve"> </w:t>
      </w:r>
      <w:r w:rsidR="00100F0D" w:rsidRPr="007F7F88">
        <w:rPr>
          <w:sz w:val="24"/>
          <w:szCs w:val="24"/>
        </w:rPr>
        <w:t>van den Berg et al.</w:t>
      </w:r>
      <w:r w:rsidR="006979E3" w:rsidRPr="007F7F88">
        <w:rPr>
          <w:sz w:val="24"/>
          <w:szCs w:val="24"/>
        </w:rPr>
        <w:t>,</w:t>
      </w:r>
      <w:r w:rsidR="00100F0D" w:rsidRPr="007F7F88">
        <w:rPr>
          <w:sz w:val="24"/>
          <w:szCs w:val="24"/>
        </w:rPr>
        <w:t xml:space="preserve"> 1998)</w:t>
      </w:r>
      <w:r w:rsidR="00287B57" w:rsidRPr="007F7F88">
        <w:rPr>
          <w:sz w:val="24"/>
          <w:szCs w:val="24"/>
        </w:rPr>
        <w:t>.</w:t>
      </w:r>
      <w:r w:rsidR="00100F0D" w:rsidRPr="007F7F88">
        <w:rPr>
          <w:sz w:val="24"/>
          <w:szCs w:val="24"/>
        </w:rPr>
        <w:t xml:space="preserve"> </w:t>
      </w:r>
      <w:r w:rsidR="00287B57" w:rsidRPr="007F7F88">
        <w:rPr>
          <w:sz w:val="24"/>
          <w:szCs w:val="24"/>
        </w:rPr>
        <w:t>The relevant submerged angiosperms and charophytes are still present in Lake Arresø</w:t>
      </w:r>
      <w:r w:rsidR="0006201C" w:rsidRPr="007F7F88">
        <w:rPr>
          <w:sz w:val="24"/>
          <w:szCs w:val="24"/>
        </w:rPr>
        <w:t xml:space="preserve"> in small populations at shallow protected sites</w:t>
      </w:r>
      <w:r w:rsidR="0081238E" w:rsidRPr="007F7F88">
        <w:rPr>
          <w:sz w:val="24"/>
          <w:szCs w:val="24"/>
        </w:rPr>
        <w:t>.</w:t>
      </w:r>
      <w:r w:rsidR="00BD16F4" w:rsidRPr="007F7F88">
        <w:rPr>
          <w:sz w:val="24"/>
          <w:szCs w:val="24"/>
        </w:rPr>
        <w:t xml:space="preserve"> </w:t>
      </w:r>
      <w:r w:rsidR="0081238E" w:rsidRPr="007F7F88">
        <w:rPr>
          <w:sz w:val="24"/>
          <w:szCs w:val="24"/>
        </w:rPr>
        <w:t>S</w:t>
      </w:r>
      <w:r w:rsidR="0032048B" w:rsidRPr="007F7F88">
        <w:rPr>
          <w:sz w:val="24"/>
          <w:szCs w:val="24"/>
        </w:rPr>
        <w:t xml:space="preserve">ome </w:t>
      </w:r>
      <w:r w:rsidR="00BD16F4" w:rsidRPr="007F7F88">
        <w:rPr>
          <w:sz w:val="24"/>
          <w:szCs w:val="24"/>
        </w:rPr>
        <w:t xml:space="preserve">hope for improvement </w:t>
      </w:r>
      <w:r w:rsidR="004316F1" w:rsidRPr="007F7F88">
        <w:rPr>
          <w:sz w:val="24"/>
          <w:szCs w:val="24"/>
        </w:rPr>
        <w:t>is alive</w:t>
      </w:r>
      <w:r w:rsidR="00287B57" w:rsidRPr="007F7F88">
        <w:rPr>
          <w:sz w:val="24"/>
          <w:szCs w:val="24"/>
        </w:rPr>
        <w:t xml:space="preserve">. </w:t>
      </w:r>
      <w:r w:rsidR="00100F0D" w:rsidRPr="007F7F88">
        <w:rPr>
          <w:sz w:val="24"/>
          <w:szCs w:val="24"/>
        </w:rPr>
        <w:t xml:space="preserve"> </w:t>
      </w:r>
    </w:p>
    <w:p w14:paraId="7FFC5337" w14:textId="78E19285" w:rsidR="00145E1E" w:rsidRDefault="00C34A37" w:rsidP="00BF6C3C">
      <w:pPr>
        <w:spacing w:line="480" w:lineRule="auto"/>
        <w:rPr>
          <w:ins w:id="20" w:author="Jonas Stage Sø" w:date="2025-06-30T17:25:00Z" w16du:dateUtc="2025-06-30T15:25:00Z"/>
          <w:b/>
          <w:sz w:val="24"/>
          <w:szCs w:val="24"/>
        </w:rPr>
      </w:pPr>
      <w:del w:id="21" w:author="Jonas Stage Sø" w:date="2025-06-30T17:25:00Z" w16du:dateUtc="2025-06-30T15:25:00Z">
        <w:r w:rsidRPr="00AE04F7">
          <w:rPr>
            <w:b/>
            <w:sz w:val="24"/>
            <w:szCs w:val="24"/>
          </w:rPr>
          <w:delText>Conclusions</w:delText>
        </w:r>
        <w:r w:rsidR="00AB4000" w:rsidRPr="00AE04F7">
          <w:rPr>
            <w:sz w:val="24"/>
            <w:szCs w:val="24"/>
          </w:rPr>
          <w:delText>With</w:delText>
        </w:r>
      </w:del>
      <w:ins w:id="22" w:author="Jonas Stage Sø" w:date="2025-06-30T17:25:00Z" w16du:dateUtc="2025-06-30T15:25:00Z">
        <w:r w:rsidRPr="007F7F88">
          <w:rPr>
            <w:b/>
            <w:sz w:val="24"/>
            <w:szCs w:val="24"/>
          </w:rPr>
          <w:t>Conclusions</w:t>
        </w:r>
      </w:ins>
    </w:p>
    <w:p w14:paraId="6C49052A" w14:textId="1AA67C54" w:rsidR="00460287" w:rsidRPr="007F7F88" w:rsidRDefault="00AB4000" w:rsidP="00BF6C3C">
      <w:pPr>
        <w:spacing w:line="480" w:lineRule="auto"/>
        <w:rPr>
          <w:sz w:val="24"/>
          <w:szCs w:val="24"/>
        </w:rPr>
      </w:pPr>
      <w:ins w:id="23" w:author="Jonas Stage Sø" w:date="2025-06-30T17:25:00Z" w16du:dateUtc="2025-06-30T15:25:00Z">
        <w:r w:rsidRPr="007F7F88">
          <w:rPr>
            <w:sz w:val="24"/>
            <w:szCs w:val="24"/>
          </w:rPr>
          <w:t>With</w:t>
        </w:r>
      </w:ins>
      <w:r w:rsidRPr="007F7F88">
        <w:rPr>
          <w:sz w:val="24"/>
          <w:szCs w:val="24"/>
        </w:rPr>
        <w:t xml:space="preserve"> respect </w:t>
      </w:r>
      <w:r w:rsidR="00C34A37" w:rsidRPr="007F7F88">
        <w:rPr>
          <w:sz w:val="24"/>
          <w:szCs w:val="24"/>
        </w:rPr>
        <w:t>to the initial question</w:t>
      </w:r>
      <w:r w:rsidR="0081238E" w:rsidRPr="007F7F88">
        <w:rPr>
          <w:sz w:val="24"/>
          <w:szCs w:val="24"/>
        </w:rPr>
        <w:t>s,</w:t>
      </w:r>
      <w:r w:rsidR="00C34A37" w:rsidRPr="007F7F88">
        <w:rPr>
          <w:sz w:val="24"/>
          <w:szCs w:val="24"/>
        </w:rPr>
        <w:t xml:space="preserve"> we found that</w:t>
      </w:r>
      <w:r w:rsidR="00AE7242" w:rsidRPr="007F7F88">
        <w:rPr>
          <w:sz w:val="24"/>
          <w:szCs w:val="24"/>
        </w:rPr>
        <w:t xml:space="preserve"> over the years</w:t>
      </w:r>
      <w:r w:rsidR="00C34A37" w:rsidRPr="007F7F88">
        <w:rPr>
          <w:sz w:val="24"/>
          <w:szCs w:val="24"/>
        </w:rPr>
        <w:t xml:space="preserve">: 1) dissolved inorganic </w:t>
      </w:r>
      <w:r w:rsidR="00AA51F3" w:rsidRPr="007F7F88">
        <w:rPr>
          <w:sz w:val="24"/>
          <w:szCs w:val="24"/>
        </w:rPr>
        <w:t>P</w:t>
      </w:r>
      <w:r w:rsidR="00C34A37" w:rsidRPr="007F7F88">
        <w:rPr>
          <w:sz w:val="24"/>
          <w:szCs w:val="24"/>
        </w:rPr>
        <w:t xml:space="preserve"> and </w:t>
      </w:r>
      <w:r w:rsidR="00AA51F3" w:rsidRPr="007F7F88">
        <w:rPr>
          <w:sz w:val="24"/>
          <w:szCs w:val="24"/>
        </w:rPr>
        <w:t>N</w:t>
      </w:r>
      <w:r w:rsidR="00C34A37" w:rsidRPr="007F7F88">
        <w:rPr>
          <w:sz w:val="24"/>
          <w:szCs w:val="24"/>
        </w:rPr>
        <w:t xml:space="preserve"> </w:t>
      </w:r>
      <w:r w:rsidR="006C7C00" w:rsidRPr="007F7F88">
        <w:rPr>
          <w:sz w:val="24"/>
          <w:szCs w:val="24"/>
        </w:rPr>
        <w:t xml:space="preserve">in the lake </w:t>
      </w:r>
      <w:r w:rsidR="00C34A37" w:rsidRPr="007F7F88">
        <w:rPr>
          <w:sz w:val="24"/>
          <w:szCs w:val="24"/>
        </w:rPr>
        <w:t xml:space="preserve">decreased </w:t>
      </w:r>
      <w:r w:rsidRPr="007F7F88">
        <w:rPr>
          <w:sz w:val="24"/>
          <w:szCs w:val="24"/>
        </w:rPr>
        <w:t xml:space="preserve">during summer </w:t>
      </w:r>
      <w:r w:rsidR="00C34A37" w:rsidRPr="007F7F88">
        <w:rPr>
          <w:sz w:val="24"/>
          <w:szCs w:val="24"/>
        </w:rPr>
        <w:t xml:space="preserve">to near zero </w:t>
      </w:r>
      <w:r w:rsidR="00DE1F67" w:rsidRPr="007F7F88">
        <w:rPr>
          <w:sz w:val="24"/>
          <w:szCs w:val="24"/>
        </w:rPr>
        <w:t>and potentially biomass</w:t>
      </w:r>
      <w:r w:rsidR="0081238E" w:rsidRPr="007F7F88">
        <w:rPr>
          <w:sz w:val="24"/>
          <w:szCs w:val="24"/>
        </w:rPr>
        <w:t>-</w:t>
      </w:r>
      <w:r w:rsidR="00DE1F67" w:rsidRPr="007F7F88">
        <w:rPr>
          <w:sz w:val="24"/>
          <w:szCs w:val="24"/>
        </w:rPr>
        <w:t xml:space="preserve">limiting </w:t>
      </w:r>
      <w:r w:rsidR="006C7C00" w:rsidRPr="007F7F88">
        <w:rPr>
          <w:sz w:val="24"/>
          <w:szCs w:val="24"/>
        </w:rPr>
        <w:t>concentrations</w:t>
      </w:r>
      <w:r w:rsidR="00DE1F67" w:rsidRPr="007F7F88">
        <w:rPr>
          <w:sz w:val="24"/>
          <w:szCs w:val="24"/>
        </w:rPr>
        <w:t xml:space="preserve"> for phytoplankton, </w:t>
      </w:r>
      <w:r w:rsidR="007B008E" w:rsidRPr="007F7F88">
        <w:rPr>
          <w:sz w:val="24"/>
          <w:szCs w:val="24"/>
        </w:rPr>
        <w:t xml:space="preserve">2) </w:t>
      </w:r>
      <w:r w:rsidR="00DE1F67" w:rsidRPr="007F7F88">
        <w:rPr>
          <w:sz w:val="24"/>
          <w:szCs w:val="24"/>
        </w:rPr>
        <w:t xml:space="preserve">while rural areas and particularly </w:t>
      </w:r>
      <w:r w:rsidRPr="007F7F88">
        <w:rPr>
          <w:sz w:val="24"/>
          <w:szCs w:val="24"/>
        </w:rPr>
        <w:t xml:space="preserve">the </w:t>
      </w:r>
      <w:r w:rsidR="00DE1F67" w:rsidRPr="007F7F88">
        <w:rPr>
          <w:sz w:val="24"/>
          <w:szCs w:val="24"/>
        </w:rPr>
        <w:t xml:space="preserve">losses from cultivated fields by far dominated N inputs to Lake Arresø, the P losses </w:t>
      </w:r>
      <w:r w:rsidR="00AD4ED7" w:rsidRPr="007F7F88">
        <w:rPr>
          <w:sz w:val="24"/>
          <w:szCs w:val="24"/>
        </w:rPr>
        <w:t xml:space="preserve">likely </w:t>
      </w:r>
      <w:r w:rsidR="00DE1F67" w:rsidRPr="007F7F88">
        <w:rPr>
          <w:sz w:val="24"/>
          <w:szCs w:val="24"/>
        </w:rPr>
        <w:t>exceeded urban losses, and 3</w:t>
      </w:r>
      <w:r w:rsidRPr="007F7F88">
        <w:rPr>
          <w:sz w:val="24"/>
          <w:szCs w:val="24"/>
        </w:rPr>
        <w:t>)</w:t>
      </w:r>
      <w:r w:rsidR="00DE1F67" w:rsidRPr="007F7F88">
        <w:rPr>
          <w:sz w:val="24"/>
          <w:szCs w:val="24"/>
        </w:rPr>
        <w:t xml:space="preserve"> to obtain good ecological quality in Lake Arresø </w:t>
      </w:r>
      <w:r w:rsidR="00AD4ED7" w:rsidRPr="007F7F88">
        <w:rPr>
          <w:sz w:val="24"/>
          <w:szCs w:val="24"/>
        </w:rPr>
        <w:t xml:space="preserve">will </w:t>
      </w:r>
      <w:r w:rsidRPr="007F7F88">
        <w:rPr>
          <w:sz w:val="24"/>
          <w:szCs w:val="24"/>
        </w:rPr>
        <w:t xml:space="preserve">not </w:t>
      </w:r>
      <w:r w:rsidR="00AD4ED7" w:rsidRPr="007F7F88">
        <w:rPr>
          <w:sz w:val="24"/>
          <w:szCs w:val="24"/>
        </w:rPr>
        <w:t xml:space="preserve">be possible </w:t>
      </w:r>
      <w:r w:rsidR="00DE1F67" w:rsidRPr="007F7F88">
        <w:rPr>
          <w:sz w:val="24"/>
          <w:szCs w:val="24"/>
        </w:rPr>
        <w:t>with</w:t>
      </w:r>
      <w:r w:rsidR="00AD4ED7" w:rsidRPr="007F7F88">
        <w:rPr>
          <w:sz w:val="24"/>
          <w:szCs w:val="24"/>
        </w:rPr>
        <w:t xml:space="preserve">out a </w:t>
      </w:r>
      <w:r w:rsidR="00DE1F67" w:rsidRPr="007F7F88">
        <w:rPr>
          <w:sz w:val="24"/>
          <w:szCs w:val="24"/>
        </w:rPr>
        <w:t xml:space="preserve">coordinated effort to </w:t>
      </w:r>
      <w:r w:rsidR="00AD4ED7" w:rsidRPr="007F7F88">
        <w:rPr>
          <w:sz w:val="24"/>
          <w:szCs w:val="24"/>
        </w:rPr>
        <w:t xml:space="preserve">markedly </w:t>
      </w:r>
      <w:r w:rsidR="00DE1F67" w:rsidRPr="007F7F88">
        <w:rPr>
          <w:sz w:val="24"/>
          <w:szCs w:val="24"/>
        </w:rPr>
        <w:t xml:space="preserve">reduce nutrient losses from </w:t>
      </w:r>
      <w:r w:rsidR="00AD4ED7" w:rsidRPr="007F7F88">
        <w:rPr>
          <w:sz w:val="24"/>
          <w:szCs w:val="24"/>
        </w:rPr>
        <w:t xml:space="preserve">fields and </w:t>
      </w:r>
      <w:r w:rsidRPr="007F7F88">
        <w:rPr>
          <w:sz w:val="24"/>
          <w:szCs w:val="24"/>
        </w:rPr>
        <w:t>to f</w:t>
      </w:r>
      <w:r w:rsidR="00AD4ED7" w:rsidRPr="007F7F88">
        <w:rPr>
          <w:sz w:val="24"/>
          <w:szCs w:val="24"/>
        </w:rPr>
        <w:t xml:space="preserve">urther reduce urban losses. Water quality in Lake Arresø </w:t>
      </w:r>
      <w:r w:rsidR="008E41A1" w:rsidRPr="007F7F88">
        <w:rPr>
          <w:sz w:val="24"/>
          <w:szCs w:val="24"/>
        </w:rPr>
        <w:t>responds</w:t>
      </w:r>
      <w:r w:rsidR="00AD4ED7" w:rsidRPr="007F7F88">
        <w:rPr>
          <w:sz w:val="24"/>
          <w:szCs w:val="24"/>
        </w:rPr>
        <w:t xml:space="preserve"> quickly to ongoing nutrient inputs</w:t>
      </w:r>
      <w:r w:rsidR="0081238E" w:rsidRPr="007F7F88">
        <w:rPr>
          <w:sz w:val="24"/>
          <w:szCs w:val="24"/>
        </w:rPr>
        <w:t>.</w:t>
      </w:r>
      <w:r w:rsidR="00AD4ED7" w:rsidRPr="007F7F88">
        <w:rPr>
          <w:sz w:val="24"/>
          <w:szCs w:val="24"/>
        </w:rPr>
        <w:t xml:space="preserve"> </w:t>
      </w:r>
      <w:r w:rsidR="0081238E" w:rsidRPr="007F7F88">
        <w:rPr>
          <w:sz w:val="24"/>
          <w:szCs w:val="24"/>
        </w:rPr>
        <w:t>P</w:t>
      </w:r>
      <w:r w:rsidR="00626249" w:rsidRPr="007F7F88">
        <w:rPr>
          <w:sz w:val="24"/>
          <w:szCs w:val="24"/>
        </w:rPr>
        <w:t xml:space="preserve">ublic </w:t>
      </w:r>
      <w:r w:rsidR="00AD4ED7" w:rsidRPr="007F7F88">
        <w:rPr>
          <w:sz w:val="24"/>
          <w:szCs w:val="24"/>
        </w:rPr>
        <w:t xml:space="preserve">proposals to remove lake sediments or treat them with </w:t>
      </w:r>
      <w:proofErr w:type="spellStart"/>
      <w:r w:rsidR="00AD4ED7" w:rsidRPr="007F7F88">
        <w:rPr>
          <w:sz w:val="24"/>
          <w:szCs w:val="24"/>
        </w:rPr>
        <w:t>Phoslock</w:t>
      </w:r>
      <w:proofErr w:type="spellEnd"/>
      <w:r w:rsidR="00AD4ED7" w:rsidRPr="007F7F88">
        <w:rPr>
          <w:sz w:val="24"/>
          <w:szCs w:val="24"/>
        </w:rPr>
        <w:t xml:space="preserve"> are extremely costly, technically difficult</w:t>
      </w:r>
      <w:r w:rsidR="0081238E" w:rsidRPr="007F7F88">
        <w:rPr>
          <w:sz w:val="24"/>
          <w:szCs w:val="24"/>
        </w:rPr>
        <w:t>,</w:t>
      </w:r>
      <w:r w:rsidR="00AD4ED7" w:rsidRPr="007F7F88">
        <w:rPr>
          <w:sz w:val="24"/>
          <w:szCs w:val="24"/>
        </w:rPr>
        <w:t xml:space="preserve"> and without lasting effects. </w:t>
      </w:r>
    </w:p>
    <w:p w14:paraId="021893A7" w14:textId="77777777" w:rsidR="00925C62" w:rsidRPr="007F7F88" w:rsidRDefault="00925C62" w:rsidP="00BF6C3C">
      <w:pPr>
        <w:spacing w:line="480" w:lineRule="auto"/>
        <w:rPr>
          <w:sz w:val="24"/>
          <w:szCs w:val="24"/>
        </w:rPr>
      </w:pPr>
    </w:p>
    <w:p w14:paraId="174C3ECA" w14:textId="77777777" w:rsidR="00557E08" w:rsidRPr="007F7F88" w:rsidRDefault="00811310" w:rsidP="00BF6C3C">
      <w:pPr>
        <w:spacing w:line="480" w:lineRule="auto"/>
        <w:rPr>
          <w:b/>
          <w:sz w:val="24"/>
          <w:szCs w:val="24"/>
        </w:rPr>
      </w:pPr>
      <w:r w:rsidRPr="007F7F88">
        <w:rPr>
          <w:b/>
          <w:sz w:val="24"/>
          <w:szCs w:val="24"/>
        </w:rPr>
        <w:t xml:space="preserve">Acknowledgements </w:t>
      </w:r>
    </w:p>
    <w:p w14:paraId="09D9073D" w14:textId="0ED7CA6F" w:rsidR="00925C62" w:rsidRPr="007F7F88" w:rsidRDefault="00811310" w:rsidP="00BF6C3C">
      <w:pPr>
        <w:spacing w:line="480" w:lineRule="auto"/>
        <w:rPr>
          <w:sz w:val="24"/>
          <w:szCs w:val="24"/>
        </w:rPr>
      </w:pPr>
      <w:r w:rsidRPr="007F7F88">
        <w:rPr>
          <w:sz w:val="24"/>
          <w:szCs w:val="24"/>
        </w:rPr>
        <w:t xml:space="preserve">We thank the many limnologists in </w:t>
      </w:r>
      <w:proofErr w:type="spellStart"/>
      <w:r w:rsidRPr="007F7F88">
        <w:rPr>
          <w:sz w:val="24"/>
          <w:szCs w:val="24"/>
        </w:rPr>
        <w:t>C</w:t>
      </w:r>
      <w:r w:rsidR="003F2F42" w:rsidRPr="007F7F88">
        <w:rPr>
          <w:sz w:val="24"/>
          <w:szCs w:val="24"/>
        </w:rPr>
        <w:t>owi</w:t>
      </w:r>
      <w:r w:rsidR="004406A1" w:rsidRPr="007F7F88">
        <w:rPr>
          <w:sz w:val="24"/>
          <w:szCs w:val="24"/>
        </w:rPr>
        <w:t>C</w:t>
      </w:r>
      <w:r w:rsidRPr="007F7F88">
        <w:rPr>
          <w:sz w:val="24"/>
          <w:szCs w:val="24"/>
        </w:rPr>
        <w:t>onsult</w:t>
      </w:r>
      <w:proofErr w:type="spellEnd"/>
      <w:r w:rsidRPr="007F7F88">
        <w:rPr>
          <w:sz w:val="24"/>
          <w:szCs w:val="24"/>
        </w:rPr>
        <w:t xml:space="preserve">, Frederiksborg County and the Environmental Protection Agency as well </w:t>
      </w:r>
      <w:r w:rsidR="003F2F42" w:rsidRPr="007F7F88">
        <w:rPr>
          <w:sz w:val="24"/>
          <w:szCs w:val="24"/>
        </w:rPr>
        <w:t xml:space="preserve">as </w:t>
      </w:r>
      <w:r w:rsidRPr="007F7F88">
        <w:rPr>
          <w:sz w:val="24"/>
          <w:szCs w:val="24"/>
        </w:rPr>
        <w:t>cited scientists (Andersen</w:t>
      </w:r>
      <w:r w:rsidR="006979E3" w:rsidRPr="007F7F88">
        <w:rPr>
          <w:sz w:val="24"/>
          <w:szCs w:val="24"/>
        </w:rPr>
        <w:t>,</w:t>
      </w:r>
      <w:r w:rsidRPr="007F7F88">
        <w:rPr>
          <w:sz w:val="24"/>
          <w:szCs w:val="24"/>
        </w:rPr>
        <w:t xml:space="preserve"> 1976</w:t>
      </w:r>
      <w:r w:rsidR="006979E3" w:rsidRPr="007F7F88">
        <w:rPr>
          <w:sz w:val="24"/>
          <w:szCs w:val="24"/>
        </w:rPr>
        <w:t>;</w:t>
      </w:r>
      <w:r w:rsidRPr="007F7F88">
        <w:rPr>
          <w:sz w:val="24"/>
          <w:szCs w:val="24"/>
        </w:rPr>
        <w:t xml:space="preserve"> Olesen</w:t>
      </w:r>
      <w:r w:rsidR="006979E3" w:rsidRPr="007F7F88">
        <w:rPr>
          <w:sz w:val="24"/>
          <w:szCs w:val="24"/>
        </w:rPr>
        <w:t>,</w:t>
      </w:r>
      <w:r w:rsidRPr="007F7F88">
        <w:rPr>
          <w:sz w:val="24"/>
          <w:szCs w:val="24"/>
        </w:rPr>
        <w:t xml:space="preserve"> 1976</w:t>
      </w:r>
      <w:r w:rsidR="00106008" w:rsidRPr="007F7F88">
        <w:rPr>
          <w:sz w:val="24"/>
          <w:szCs w:val="24"/>
        </w:rPr>
        <w:t>;</w:t>
      </w:r>
      <w:r w:rsidRPr="007F7F88">
        <w:rPr>
          <w:sz w:val="24"/>
          <w:szCs w:val="24"/>
        </w:rPr>
        <w:t xml:space="preserve"> Søndergaard et al.</w:t>
      </w:r>
      <w:r w:rsidR="006979E3" w:rsidRPr="007F7F88">
        <w:rPr>
          <w:sz w:val="24"/>
          <w:szCs w:val="24"/>
        </w:rPr>
        <w:t>,</w:t>
      </w:r>
      <w:r w:rsidRPr="007F7F88">
        <w:rPr>
          <w:sz w:val="24"/>
          <w:szCs w:val="24"/>
        </w:rPr>
        <w:t xml:space="preserve"> 1992) that collected the data from Lake Arresø over 50 years. Dr. Henning S. Jensen offered useful comments.</w:t>
      </w:r>
      <w:r w:rsidR="00916FC0" w:rsidRPr="007F7F88">
        <w:rPr>
          <w:sz w:val="24"/>
          <w:szCs w:val="24"/>
        </w:rPr>
        <w:t xml:space="preserve"> Two anonymous referee provided careful suggestions for improvement of the paper. </w:t>
      </w:r>
      <w:r w:rsidRPr="007F7F88">
        <w:rPr>
          <w:sz w:val="24"/>
          <w:szCs w:val="24"/>
        </w:rPr>
        <w:t xml:space="preserve">Kaj Sand-Jensen, Jonas Stage Sø and Theis Kragh were supported by grants from </w:t>
      </w:r>
      <w:r w:rsidR="003D5D86" w:rsidRPr="007F7F88">
        <w:rPr>
          <w:sz w:val="24"/>
          <w:szCs w:val="24"/>
        </w:rPr>
        <w:t xml:space="preserve">Aage V. </w:t>
      </w:r>
      <w:proofErr w:type="spellStart"/>
      <w:r w:rsidR="003D5D86" w:rsidRPr="007F7F88">
        <w:rPr>
          <w:sz w:val="24"/>
          <w:szCs w:val="24"/>
        </w:rPr>
        <w:t>Jensens</w:t>
      </w:r>
      <w:proofErr w:type="spellEnd"/>
      <w:r w:rsidR="003D5D86" w:rsidRPr="007F7F88">
        <w:rPr>
          <w:sz w:val="24"/>
          <w:szCs w:val="24"/>
        </w:rPr>
        <w:t xml:space="preserve"> </w:t>
      </w:r>
      <w:r w:rsidR="00181462" w:rsidRPr="007F7F88">
        <w:rPr>
          <w:sz w:val="24"/>
          <w:szCs w:val="24"/>
        </w:rPr>
        <w:t>Nature Foundation</w:t>
      </w:r>
      <w:r w:rsidR="003D5D86" w:rsidRPr="007F7F88">
        <w:rPr>
          <w:sz w:val="24"/>
          <w:szCs w:val="24"/>
        </w:rPr>
        <w:t>.</w:t>
      </w:r>
      <w:r w:rsidRPr="007F7F88">
        <w:rPr>
          <w:sz w:val="24"/>
          <w:szCs w:val="24"/>
        </w:rPr>
        <w:t xml:space="preserve">  </w:t>
      </w:r>
    </w:p>
    <w:p w14:paraId="3F3F0E3A" w14:textId="77777777" w:rsidR="00E069F4" w:rsidRPr="007F7F88" w:rsidRDefault="00E069F4" w:rsidP="00BF6C3C">
      <w:pPr>
        <w:spacing w:line="480" w:lineRule="auto"/>
        <w:rPr>
          <w:sz w:val="24"/>
          <w:szCs w:val="24"/>
        </w:rPr>
      </w:pPr>
    </w:p>
    <w:p w14:paraId="669140FB" w14:textId="77777777" w:rsidR="00FF5655" w:rsidRPr="007F7F88" w:rsidRDefault="00733663" w:rsidP="00BF6C3C">
      <w:pPr>
        <w:spacing w:line="480" w:lineRule="auto"/>
        <w:rPr>
          <w:b/>
          <w:bCs/>
          <w:sz w:val="24"/>
          <w:szCs w:val="24"/>
        </w:rPr>
      </w:pPr>
      <w:r w:rsidRPr="007F7F88">
        <w:rPr>
          <w:b/>
          <w:bCs/>
          <w:sz w:val="24"/>
          <w:szCs w:val="24"/>
        </w:rPr>
        <w:t xml:space="preserve">Declaration </w:t>
      </w:r>
    </w:p>
    <w:p w14:paraId="71118FF9" w14:textId="5876F491" w:rsidR="00E069F4" w:rsidRPr="007F7F88" w:rsidRDefault="00557E08" w:rsidP="00BF6C3C">
      <w:pPr>
        <w:spacing w:line="480" w:lineRule="auto"/>
        <w:rPr>
          <w:sz w:val="24"/>
          <w:szCs w:val="24"/>
        </w:rPr>
      </w:pPr>
      <w:r w:rsidRPr="007F7F88">
        <w:rPr>
          <w:sz w:val="24"/>
          <w:szCs w:val="24"/>
        </w:rPr>
        <w:t>The authors have no financial or proprietary interests in any material discussed in this article.</w:t>
      </w:r>
    </w:p>
    <w:p w14:paraId="0677A141" w14:textId="77777777" w:rsidR="00287B57" w:rsidRPr="007F7F88" w:rsidRDefault="00287B57" w:rsidP="00BF6C3C">
      <w:pPr>
        <w:spacing w:line="480" w:lineRule="auto"/>
        <w:rPr>
          <w:b/>
          <w:sz w:val="24"/>
          <w:szCs w:val="24"/>
        </w:rPr>
      </w:pPr>
    </w:p>
    <w:p w14:paraId="5D3EE4E9" w14:textId="77777777" w:rsidR="00F545F9" w:rsidRPr="007F7F88" w:rsidRDefault="00F545F9" w:rsidP="00F545F9">
      <w:pPr>
        <w:spacing w:line="480" w:lineRule="auto"/>
        <w:rPr>
          <w:b/>
          <w:bCs/>
          <w:sz w:val="24"/>
          <w:szCs w:val="24"/>
        </w:rPr>
      </w:pPr>
      <w:r w:rsidRPr="007F7F88">
        <w:rPr>
          <w:b/>
          <w:bCs/>
          <w:sz w:val="24"/>
          <w:szCs w:val="24"/>
        </w:rPr>
        <w:t>Data availability</w:t>
      </w:r>
    </w:p>
    <w:p w14:paraId="3AB08A17" w14:textId="33473A84" w:rsidR="00F545F9" w:rsidRPr="007F7F88" w:rsidRDefault="00F545F9" w:rsidP="00BF6C3C">
      <w:pPr>
        <w:spacing w:line="480" w:lineRule="auto"/>
        <w:rPr>
          <w:sz w:val="24"/>
          <w:szCs w:val="24"/>
        </w:rPr>
      </w:pPr>
      <w:r w:rsidRPr="007F7F88">
        <w:rPr>
          <w:sz w:val="24"/>
          <w:szCs w:val="24"/>
        </w:rPr>
        <w:t xml:space="preserve">All data is publicly available </w:t>
      </w:r>
      <w:r w:rsidR="003F2F42" w:rsidRPr="007F7F88">
        <w:rPr>
          <w:sz w:val="24"/>
          <w:szCs w:val="24"/>
        </w:rPr>
        <w:t xml:space="preserve">in the references or </w:t>
      </w:r>
      <w:r w:rsidRPr="007F7F88">
        <w:rPr>
          <w:sz w:val="24"/>
          <w:szCs w:val="24"/>
        </w:rPr>
        <w:t xml:space="preserve">can be downloaded from </w:t>
      </w:r>
      <w:proofErr w:type="spellStart"/>
      <w:r w:rsidRPr="007F7F88">
        <w:rPr>
          <w:sz w:val="24"/>
          <w:szCs w:val="24"/>
        </w:rPr>
        <w:t>Miljøportalen</w:t>
      </w:r>
      <w:proofErr w:type="spellEnd"/>
      <w:r w:rsidRPr="007F7F88">
        <w:rPr>
          <w:sz w:val="24"/>
          <w:szCs w:val="24"/>
        </w:rPr>
        <w:t xml:space="preserve"> (</w:t>
      </w:r>
      <w:hyperlink r:id="rId10" w:history="1">
        <w:r w:rsidR="003D082C" w:rsidRPr="007F7F88">
          <w:rPr>
            <w:rStyle w:val="Hyperlink"/>
            <w:sz w:val="24"/>
            <w:szCs w:val="24"/>
          </w:rPr>
          <w:t>https://kemidata.miljoeportal.dk</w:t>
        </w:r>
      </w:hyperlink>
      <w:r w:rsidRPr="007F7F88">
        <w:rPr>
          <w:sz w:val="24"/>
          <w:szCs w:val="24"/>
        </w:rPr>
        <w:t>)</w:t>
      </w:r>
      <w:r w:rsidR="003D082C" w:rsidRPr="007F7F88">
        <w:rPr>
          <w:sz w:val="24"/>
          <w:szCs w:val="24"/>
        </w:rPr>
        <w:t xml:space="preserve"> and PULS</w:t>
      </w:r>
      <w:r w:rsidR="0068037D" w:rsidRPr="007F7F88">
        <w:rPr>
          <w:sz w:val="24"/>
          <w:szCs w:val="24"/>
        </w:rPr>
        <w:t xml:space="preserve"> database (</w:t>
      </w:r>
      <w:hyperlink r:id="rId11" w:history="1">
        <w:r w:rsidR="004E666B" w:rsidRPr="007F7F88">
          <w:rPr>
            <w:rStyle w:val="Hyperlink"/>
            <w:sz w:val="24"/>
            <w:szCs w:val="24"/>
          </w:rPr>
          <w:t>https://arealdata.miljoeportal.dk</w:t>
        </w:r>
      </w:hyperlink>
      <w:r w:rsidR="004E666B" w:rsidRPr="007F7F88">
        <w:rPr>
          <w:sz w:val="24"/>
          <w:szCs w:val="24"/>
        </w:rPr>
        <w:t xml:space="preserve"> </w:t>
      </w:r>
      <w:r w:rsidR="0068037D" w:rsidRPr="007F7F88">
        <w:rPr>
          <w:sz w:val="24"/>
          <w:szCs w:val="24"/>
        </w:rPr>
        <w:t>)</w:t>
      </w:r>
      <w:r w:rsidRPr="007F7F88">
        <w:rPr>
          <w:sz w:val="24"/>
          <w:szCs w:val="24"/>
        </w:rPr>
        <w:t xml:space="preserve">. </w:t>
      </w:r>
      <w:r w:rsidR="003D082C" w:rsidRPr="007F7F88">
        <w:rPr>
          <w:sz w:val="24"/>
          <w:szCs w:val="24"/>
        </w:rPr>
        <w:t xml:space="preserve"> </w:t>
      </w:r>
    </w:p>
    <w:p w14:paraId="4AD021D3" w14:textId="77777777" w:rsidR="00F545F9" w:rsidRPr="007F7F88"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52AC54A6" w14:textId="77777777" w:rsidR="00935AD8" w:rsidRPr="00935AD8" w:rsidRDefault="00833818" w:rsidP="00935AD8">
      <w:pPr>
        <w:pStyle w:val="EndNoteBibliography"/>
        <w:spacing w:after="0"/>
        <w:ind w:left="720" w:hanging="720"/>
        <w:rPr>
          <w:noProof/>
        </w:rPr>
      </w:pPr>
      <w:r>
        <w:rPr>
          <w:noProof/>
        </w:rPr>
        <w:fldChar w:fldCharType="begin">
          <w:fldData xml:space="preserve">WWVhcj48UmVjTnVtPjk4NTwvUmVjTnVtPjxyZWNvcmQ+PHJlYy1udW1iZXI+OTg1PC9yZWMtbnVt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935AD8">
        <w:rPr>
          <w:noProof/>
        </w:rPr>
        <w:instrText xml:space="preserve"> ADDIN EN.CITE </w:instrText>
      </w:r>
      <w:r w:rsidR="00935AD8">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ZGVyIGkgRGFubWFyayAoaW4gRGFuaXNoKS4gQWFyaHVzIFVuaXZlcnNpdGV0LCBEQ0UtIE5hdGlv
bmFsdCBDZW50ZXIgZm9yIE1pbGrDuCBvZyBFbmVyZ2ksIDM0MHMgLSBWaWRlbnNrYWJlbGlnIFJh
cHBvcnQgbnIuIDM5NzwvdGl0bGU+PC90aXRsZXM+PGRhdGVzPjx5ZWFyPjIwMjA8L3llYXI+PC9k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bnRvdmVydsOlZ25pbmcgbnIgNDUuPC9zZWNvbmRhcnktdGl0bGU+PC90aXRsZXM+PHBlcmlvZGlj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==
</w:fldData>
        </w:fldChar>
      </w:r>
      <w:r w:rsidR="00935AD8">
        <w:rPr>
          <w:noProof/>
        </w:rPr>
        <w:instrText xml:space="preserve"> ADDIN EN.CITE.DATA </w:instrText>
      </w:r>
      <w:r w:rsidR="00935AD8">
        <w:rPr>
          <w:noProof/>
        </w:rPr>
      </w:r>
      <w:r w:rsidR="00935AD8">
        <w:rPr>
          <w:noProof/>
        </w:rPr>
        <w:fldChar w:fldCharType="end"/>
      </w:r>
      <w:r w:rsidR="00935AD8">
        <w:rPr>
          <w:noProof/>
        </w:rPr>
        <w:fldChar w:fldCharType="begin">
          <w:fldData xml:space="preserve">WWVhcj48UmVjTnVtPjk4NTwvUmVjTnVtPjxyZWNvcmQ+PHJlYy1udW1iZXI+OTg1PC9yZWMtbnVt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</w:fldData>
        </w:fldChar>
      </w:r>
      <w:r w:rsidR="00935AD8">
        <w:rPr>
          <w:noProof/>
        </w:rPr>
        <w:instrText xml:space="preserve"> ADDIN EN.CITE.DATA </w:instrText>
      </w:r>
      <w:r w:rsidR="00935AD8">
        <w:rPr>
          <w:noProof/>
        </w:rPr>
      </w:r>
      <w:r w:rsidR="00935AD8">
        <w:rPr>
          <w:noProof/>
        </w:rPr>
        <w:fldChar w:fldCharType="end"/>
      </w:r>
      <w:r>
        <w:rPr>
          <w:noProof/>
        </w:rPr>
        <w:fldChar w:fldCharType="separate"/>
      </w:r>
      <w:r>
        <w:rPr>
          <w:noProof/>
        </w:rPr>
        <w:fldChar w:fldCharType="end"/>
      </w:r>
      <w:r w:rsidR="008858A8">
        <w:rPr>
          <w:b/>
          <w:sz w:val="24"/>
          <w:szCs w:val="24"/>
        </w:rPr>
        <w:fldChar w:fldCharType="begin"/>
      </w:r>
      <w:r w:rsidR="008858A8">
        <w:rPr>
          <w:b/>
          <w:sz w:val="24"/>
          <w:szCs w:val="24"/>
        </w:rPr>
        <w:instrText xml:space="preserve"> ADDIN EN.SECTION.REFLIST </w:instrText>
      </w:r>
      <w:r w:rsidR="008858A8">
        <w:rPr>
          <w:b/>
          <w:sz w:val="24"/>
          <w:szCs w:val="24"/>
        </w:rPr>
        <w:fldChar w:fldCharType="separate"/>
      </w:r>
      <w:r w:rsidR="00935AD8" w:rsidRPr="00935AD8">
        <w:rPr>
          <w:noProof/>
        </w:rPr>
        <w:t xml:space="preserve">Andersen, F. Ø. 1976. Primary production in a shallow water lake with special reference to a reed swamp. Oikos, 243-250. </w:t>
      </w:r>
    </w:p>
    <w:p w14:paraId="2DC8CE1F" w14:textId="77777777" w:rsidR="00935AD8" w:rsidRPr="00935AD8" w:rsidRDefault="00935AD8" w:rsidP="00935AD8">
      <w:pPr>
        <w:pStyle w:val="EndNoteBibliography"/>
        <w:spacing w:after="0"/>
        <w:ind w:left="720" w:hanging="720"/>
        <w:rPr>
          <w:noProof/>
        </w:rPr>
      </w:pPr>
      <w:r w:rsidRPr="00935AD8">
        <w:rPr>
          <w:noProof/>
        </w:rPr>
        <w:t xml:space="preserve">Andersen, H. E., &amp; G. J. Heckrath. 2020. Fosforkortlægning af dyrkningsjord og vandområder i Danmark (in Danish). Aarhus Universitet, DCE- Nationalt Center for Miljø og Energi, 340s - Videnskabelig Rapport nr. 397. </w:t>
      </w:r>
    </w:p>
    <w:p w14:paraId="6A70A15F" w14:textId="77777777" w:rsidR="00935AD8" w:rsidRPr="00935AD8" w:rsidRDefault="00935AD8" w:rsidP="00935AD8">
      <w:pPr>
        <w:pStyle w:val="EndNoteBibliography"/>
        <w:spacing w:after="0"/>
        <w:ind w:left="720" w:hanging="720"/>
        <w:rPr>
          <w:noProof/>
        </w:rPr>
      </w:pPr>
      <w:r w:rsidRPr="00935AD8">
        <w:rPr>
          <w:noProof/>
        </w:rPr>
        <w:t xml:space="preserve">Andersen, J. M. 1974. Nitrogen and phosphorus budgets and the role of sediments in six shallow Danish lakes. </w:t>
      </w:r>
    </w:p>
    <w:p w14:paraId="3FC2E04A" w14:textId="77777777" w:rsidR="00935AD8" w:rsidRPr="00935AD8" w:rsidRDefault="00935AD8" w:rsidP="00935AD8">
      <w:pPr>
        <w:pStyle w:val="EndNoteBibliography"/>
        <w:spacing w:after="0"/>
        <w:ind w:left="720" w:hanging="720"/>
        <w:rPr>
          <w:noProof/>
        </w:rPr>
      </w:pPr>
      <w:r w:rsidRPr="00935AD8">
        <w:rPr>
          <w:noProof/>
        </w:rPr>
        <w:t xml:space="preserve">Andersen, J. M. 1976. An ignition method for determination of total phosphorus in lake sediments. Water Research, 10, 329-331. </w:t>
      </w:r>
    </w:p>
    <w:p w14:paraId="10C57068" w14:textId="77777777" w:rsidR="00935AD8" w:rsidRPr="00935AD8" w:rsidRDefault="00935AD8" w:rsidP="00935AD8">
      <w:pPr>
        <w:pStyle w:val="EndNoteBibliography"/>
        <w:spacing w:after="0"/>
        <w:ind w:left="720" w:hanging="720"/>
        <w:rPr>
          <w:noProof/>
        </w:rPr>
      </w:pPr>
      <w:r w:rsidRPr="00935AD8">
        <w:rPr>
          <w:noProof/>
        </w:rPr>
        <w:t xml:space="preserve">Andersen, J. M. 1977. Rates of denitrification of undisturbed sediment from six lakes as a function of nitrate concentration, oxygen and temperature. Arch. Hydrobiol., 80, 147-159. </w:t>
      </w:r>
    </w:p>
    <w:p w14:paraId="2927C9A0" w14:textId="77777777" w:rsidR="00935AD8" w:rsidRPr="00935AD8" w:rsidRDefault="00935AD8" w:rsidP="00935AD8">
      <w:pPr>
        <w:pStyle w:val="EndNoteBibliography"/>
        <w:spacing w:after="0"/>
        <w:ind w:left="720" w:hanging="720"/>
        <w:rPr>
          <w:noProof/>
        </w:rPr>
      </w:pPr>
      <w:r w:rsidRPr="00935AD8">
        <w:rPr>
          <w:noProof/>
        </w:rPr>
        <w:t xml:space="preserve">Björk, S. 1985. Lake restoration techniques—Proceedings of the International Congress on Lake Pollution and Recovery. Proceedings of the European Water Pollution Control Association, Rome, Italy, 15-18. </w:t>
      </w:r>
    </w:p>
    <w:p w14:paraId="396D189C" w14:textId="77777777" w:rsidR="00935AD8" w:rsidRPr="00935AD8" w:rsidRDefault="00935AD8" w:rsidP="00935AD8">
      <w:pPr>
        <w:pStyle w:val="EndNoteBibliography"/>
        <w:spacing w:after="0"/>
        <w:ind w:left="720" w:hanging="720"/>
        <w:rPr>
          <w:noProof/>
        </w:rPr>
      </w:pPr>
      <w:r w:rsidRPr="00935AD8">
        <w:rPr>
          <w:noProof/>
        </w:rPr>
        <w:t xml:space="preserve">Chorus, I., A. Köhler, C. Beulker, J. Fastner, K. van De Weyer, T. Hegewald, &amp; M. Hupfer. 2020. Decades needed for ecosystem components to respond to a sharp and drastic phosphorus load reduction. Hydrobiologia, 847, 4621-4651. </w:t>
      </w:r>
    </w:p>
    <w:p w14:paraId="31CD7174" w14:textId="21D72503" w:rsidR="00935AD8" w:rsidRPr="00935AD8" w:rsidRDefault="00935AD8" w:rsidP="00935AD8">
      <w:pPr>
        <w:pStyle w:val="EndNoteBibliography"/>
        <w:spacing w:after="0"/>
        <w:ind w:left="720" w:hanging="720"/>
        <w:rPr>
          <w:noProof/>
        </w:rPr>
      </w:pPr>
      <w:r w:rsidRPr="00935AD8">
        <w:rPr>
          <w:noProof/>
        </w:rPr>
        <w:t xml:space="preserve">CowiConsult. 1989. Restoration and future state of Lake Arre. (In Danish). Lake Arre 1985-1988. Recipientovervågning nr 45. </w:t>
      </w:r>
    </w:p>
    <w:p w14:paraId="5FD03B92" w14:textId="77777777" w:rsidR="00935AD8" w:rsidRPr="00935AD8" w:rsidRDefault="00935AD8" w:rsidP="00935AD8">
      <w:pPr>
        <w:pStyle w:val="EndNoteBibliography"/>
        <w:spacing w:after="0"/>
        <w:ind w:left="720" w:hanging="720"/>
        <w:rPr>
          <w:noProof/>
        </w:rPr>
      </w:pPr>
      <w:r w:rsidRPr="00935AD8">
        <w:rPr>
          <w:noProof/>
        </w:rPr>
        <w:t xml:space="preserve">Ellermann, T., H. V. Andersen, R. Bossi, J. Christensen, P. Løfstrøm, C. Monies, L. Grundahl, &amp; C. Geels. 2011. Atmospheric deposition 2010 (in Danish). NOVANA. Aarhus Universitet, DCE – Nationalt Center for Miljø og Energi, Videnskabelig rapport fra DCE – Nationalt Center for Miljø og Energi nr. 2., 109. </w:t>
      </w:r>
    </w:p>
    <w:p w14:paraId="6049939F" w14:textId="07CC6F20" w:rsidR="00935AD8" w:rsidRPr="00935AD8" w:rsidRDefault="00935AD8" w:rsidP="00935AD8">
      <w:pPr>
        <w:pStyle w:val="EndNoteBibliography"/>
        <w:spacing w:after="0"/>
        <w:ind w:left="720" w:hanging="720"/>
        <w:rPr>
          <w:noProof/>
        </w:rPr>
      </w:pPr>
      <w:r w:rsidRPr="00935AD8">
        <w:rPr>
          <w:noProof/>
        </w:rPr>
        <w:lastRenderedPageBreak/>
        <w:t xml:space="preserve">Ellermann, T., R. Bossi, M. O. B. Sørensen, J. Christensen, A. S. Lansø, &amp; M. B. Poulsen. (2024). Atmosfærisk deposition 2022 (in Danish). Retrieved from </w:t>
      </w:r>
      <w:hyperlink r:id="rId12" w:history="1">
        <w:r w:rsidRPr="00935AD8">
          <w:rPr>
            <w:rStyle w:val="Hyperlink"/>
            <w:noProof/>
          </w:rPr>
          <w:t>http://dce2.au.dk/pub/SR588.pdf</w:t>
        </w:r>
      </w:hyperlink>
    </w:p>
    <w:p w14:paraId="018168D8" w14:textId="77777777" w:rsidR="00935AD8" w:rsidRPr="00935AD8" w:rsidRDefault="00935AD8" w:rsidP="00935AD8">
      <w:pPr>
        <w:pStyle w:val="EndNoteBibliography"/>
        <w:spacing w:after="0"/>
        <w:ind w:left="720" w:hanging="720"/>
        <w:rPr>
          <w:noProof/>
        </w:rPr>
      </w:pPr>
      <w:r w:rsidRPr="00935AD8">
        <w:rPr>
          <w:noProof/>
        </w:rPr>
        <w:t xml:space="preserve">Fraser, A. I., T. R. Harrod, &amp; P. M. Haygarth. 1999. The effect of rainfall intensity on soil erosion and particulate phosphorus transfer from arable soils. Water Science and Technology, 39, 41-45. </w:t>
      </w:r>
    </w:p>
    <w:p w14:paraId="3CA76177" w14:textId="77777777" w:rsidR="00935AD8" w:rsidRPr="00935AD8" w:rsidRDefault="00935AD8" w:rsidP="00935AD8">
      <w:pPr>
        <w:pStyle w:val="EndNoteBibliography"/>
        <w:spacing w:after="0"/>
        <w:ind w:left="720" w:hanging="720"/>
        <w:rPr>
          <w:noProof/>
        </w:rPr>
      </w:pPr>
      <w:r w:rsidRPr="00935AD8">
        <w:rPr>
          <w:noProof/>
        </w:rPr>
        <w:t>Frederiksborg Amt, T. o. M. L. 2004. Lake Arre. Status and development 2003. (In Danish).</w:t>
      </w:r>
    </w:p>
    <w:p w14:paraId="14E97832" w14:textId="1B524F13" w:rsidR="00935AD8" w:rsidRPr="00935AD8" w:rsidRDefault="00935AD8" w:rsidP="00935AD8">
      <w:pPr>
        <w:pStyle w:val="EndNoteBibliography"/>
        <w:spacing w:after="0"/>
        <w:ind w:left="720" w:hanging="720"/>
        <w:rPr>
          <w:noProof/>
        </w:rPr>
      </w:pPr>
      <w:r w:rsidRPr="00935AD8">
        <w:rPr>
          <w:noProof/>
        </w:rPr>
        <w:t xml:space="preserve">Frederiksborg Amt, T. o. M. L. (2005). Lakes. Status and development 1989-2004. Maj 2005 (in Danish). Retrieved from </w:t>
      </w:r>
      <w:hyperlink r:id="rId13" w:history="1">
        <w:r w:rsidRPr="00935AD8">
          <w:rPr>
            <w:rStyle w:val="Hyperlink"/>
            <w:noProof/>
          </w:rPr>
          <w:t>www.frederiksborgamt.dk</w:t>
        </w:r>
      </w:hyperlink>
    </w:p>
    <w:p w14:paraId="53367045" w14:textId="77777777" w:rsidR="00935AD8" w:rsidRPr="00935AD8" w:rsidRDefault="00935AD8" w:rsidP="00935AD8">
      <w:pPr>
        <w:pStyle w:val="EndNoteBibliography"/>
        <w:spacing w:after="0"/>
        <w:ind w:left="720" w:hanging="720"/>
        <w:rPr>
          <w:noProof/>
        </w:rPr>
      </w:pPr>
      <w:r w:rsidRPr="00935AD8">
        <w:rPr>
          <w:noProof/>
        </w:rPr>
        <w:t xml:space="preserve">Frenken, T., K. M. Brandenburg, &amp; D. B. Van de Waal. 2023. Long‐term nutrient load reductions and increasing lake TN: TP stoichiometry decrease phytoplankton biomass and diversity in a large shallow lake. Limnology and Oceanography, 68, 2389-2401. </w:t>
      </w:r>
    </w:p>
    <w:p w14:paraId="3C62FA1E" w14:textId="77777777" w:rsidR="00935AD8" w:rsidRPr="00935AD8" w:rsidRDefault="00935AD8" w:rsidP="00935AD8">
      <w:pPr>
        <w:pStyle w:val="EndNoteBibliography"/>
        <w:spacing w:after="0"/>
        <w:ind w:left="720" w:hanging="720"/>
        <w:rPr>
          <w:noProof/>
        </w:rPr>
      </w:pPr>
      <w:r w:rsidRPr="00935AD8">
        <w:rPr>
          <w:noProof/>
        </w:rPr>
        <w:t>Freshwater Biological Laboratory. 1972. Limnological Methods (in Danish): Universitetsforlaget i København.</w:t>
      </w:r>
    </w:p>
    <w:p w14:paraId="17DAC29A" w14:textId="77777777" w:rsidR="00935AD8" w:rsidRPr="00935AD8" w:rsidRDefault="00935AD8" w:rsidP="00935AD8">
      <w:pPr>
        <w:pStyle w:val="EndNoteBibliography"/>
        <w:spacing w:after="0"/>
        <w:ind w:left="720" w:hanging="720"/>
        <w:rPr>
          <w:noProof/>
        </w:rPr>
      </w:pPr>
      <w:r w:rsidRPr="00935AD8">
        <w:rPr>
          <w:noProof/>
        </w:rPr>
        <w:t xml:space="preserve">Geertz-Hansen, O., K. Sand-Jensen, D. F. Hansen, &amp; A. Christiansen. 1993. Growth and grazing control of abundance of the marine macroalga, Ulva lactuca L. in a eutrophic Danish estuary. Aquatic Botany, 46, 101-109. </w:t>
      </w:r>
    </w:p>
    <w:p w14:paraId="44432B23" w14:textId="77777777" w:rsidR="00935AD8" w:rsidRPr="00935AD8" w:rsidRDefault="00935AD8" w:rsidP="00935AD8">
      <w:pPr>
        <w:pStyle w:val="EndNoteBibliography"/>
        <w:spacing w:after="0"/>
        <w:ind w:left="720" w:hanging="720"/>
        <w:rPr>
          <w:noProof/>
        </w:rPr>
      </w:pPr>
      <w:r w:rsidRPr="00935AD8">
        <w:rPr>
          <w:noProof/>
        </w:rPr>
        <w:t xml:space="preserve">Golterman, H. L. 1969. Methods for chemical analysis of fresh waters. </w:t>
      </w:r>
    </w:p>
    <w:p w14:paraId="651110A2" w14:textId="77777777" w:rsidR="00935AD8" w:rsidRPr="00935AD8" w:rsidRDefault="00935AD8" w:rsidP="00935AD8">
      <w:pPr>
        <w:pStyle w:val="EndNoteBibliography"/>
        <w:spacing w:after="0"/>
        <w:ind w:left="720" w:hanging="720"/>
        <w:rPr>
          <w:noProof/>
        </w:rPr>
      </w:pPr>
      <w:r w:rsidRPr="00935AD8">
        <w:rPr>
          <w:noProof/>
        </w:rPr>
        <w:t xml:space="preserve">Heaney, S., &amp; W. Davison. 1977. The determination of ferrous iron in natural waters with 2, 2′ bipyridyl. Limnology and Oceanography, 22, 753-760. </w:t>
      </w:r>
    </w:p>
    <w:p w14:paraId="2415D9F6" w14:textId="77777777" w:rsidR="00935AD8" w:rsidRPr="00935AD8" w:rsidRDefault="00935AD8" w:rsidP="00935AD8">
      <w:pPr>
        <w:pStyle w:val="EndNoteBibliography"/>
        <w:spacing w:after="0"/>
        <w:ind w:left="720" w:hanging="720"/>
        <w:rPr>
          <w:noProof/>
        </w:rPr>
      </w:pPr>
      <w:r w:rsidRPr="00935AD8">
        <w:rPr>
          <w:noProof/>
        </w:rPr>
        <w:t xml:space="preserve">Hovedstadsrådet. 1982. Studies of Lake Arre 1976-1981 (In Danish). </w:t>
      </w:r>
    </w:p>
    <w:p w14:paraId="385D5970" w14:textId="77777777" w:rsidR="00935AD8" w:rsidRPr="00935AD8" w:rsidRDefault="00935AD8" w:rsidP="00935AD8">
      <w:pPr>
        <w:pStyle w:val="EndNoteBibliography"/>
        <w:spacing w:after="0"/>
        <w:ind w:left="720" w:hanging="720"/>
        <w:rPr>
          <w:noProof/>
        </w:rPr>
      </w:pPr>
      <w:r w:rsidRPr="00935AD8">
        <w:rPr>
          <w:noProof/>
        </w:rPr>
        <w:t xml:space="preserve">Jensen, H. S., &amp; F. O. Andersen. 1992. Importance of temperature, nitrate, and pH for phosphate release from aerobic sediments of four shallow, eutrophic lakes. Limnology and Oceanography, 37, 577-589. </w:t>
      </w:r>
    </w:p>
    <w:p w14:paraId="14CE6A88" w14:textId="77777777" w:rsidR="00935AD8" w:rsidRPr="00935AD8" w:rsidRDefault="00935AD8" w:rsidP="00935AD8">
      <w:pPr>
        <w:pStyle w:val="EndNoteBibliography"/>
        <w:spacing w:after="0"/>
        <w:ind w:left="720" w:hanging="720"/>
        <w:rPr>
          <w:noProof/>
        </w:rPr>
      </w:pPr>
      <w:r w:rsidRPr="00935AD8">
        <w:rPr>
          <w:noProof/>
        </w:rPr>
        <w:t>Jensen, H. S., P. Kristensen, E. Jeppesen, &amp; A. Skytthe. (1992). Iron: phosphorus ratio in surface sediment as an indicator of phosphate release from aerobic sediments in shallow lakes. Paper presented at the Sediment/Water Interactions: Proceedings of the Fifth International Symposium.</w:t>
      </w:r>
    </w:p>
    <w:p w14:paraId="3DD0B58F" w14:textId="77777777" w:rsidR="00935AD8" w:rsidRPr="00935AD8" w:rsidRDefault="00935AD8" w:rsidP="00935AD8">
      <w:pPr>
        <w:pStyle w:val="EndNoteBibliography"/>
        <w:spacing w:after="0"/>
        <w:ind w:left="720" w:hanging="720"/>
        <w:rPr>
          <w:noProof/>
        </w:rPr>
      </w:pPr>
      <w:r w:rsidRPr="00935AD8">
        <w:rPr>
          <w:noProof/>
        </w:rPr>
        <w:t>Jensen, J. P., E. Jeppesen, P. Kristensen, P. B. Christensen, &amp; M. Søndergaard. 1992. Nitrogen Loss and Denitrification as Studied in Relation to Reductions in Nitrogen Loading in a Shallow, Hypertrophic Lake (Lake Søbygård, Denmark). Internationale Revue Der Gesamten Hydrobiologie, 77, 29-42. doi:10.1002/iroh.19920770104</w:t>
      </w:r>
    </w:p>
    <w:p w14:paraId="5823E499" w14:textId="77777777" w:rsidR="00935AD8" w:rsidRPr="00935AD8" w:rsidRDefault="00935AD8" w:rsidP="00935AD8">
      <w:pPr>
        <w:pStyle w:val="EndNoteBibliography"/>
        <w:spacing w:after="0"/>
        <w:ind w:left="720" w:hanging="720"/>
        <w:rPr>
          <w:noProof/>
        </w:rPr>
      </w:pPr>
      <w:r w:rsidRPr="00935AD8">
        <w:rPr>
          <w:noProof/>
        </w:rPr>
        <w:t xml:space="preserve">Jensen, J. P., A. R. Pedersen, E. Jeppesen, &amp; M. Søndergaard. 2006. An empirical model describing the seasonal dynamics of phosphorus in 16 shallow eutrophic lakes after external loading reduction. Limnology and Oceanography, 51, 791-800. </w:t>
      </w:r>
    </w:p>
    <w:p w14:paraId="26C08757" w14:textId="77777777" w:rsidR="00935AD8" w:rsidRPr="00935AD8" w:rsidRDefault="00935AD8" w:rsidP="00935AD8">
      <w:pPr>
        <w:pStyle w:val="EndNoteBibliography"/>
        <w:spacing w:after="0"/>
        <w:ind w:left="720" w:hanging="720"/>
        <w:rPr>
          <w:noProof/>
        </w:rPr>
      </w:pPr>
      <w:r w:rsidRPr="00935AD8">
        <w:rPr>
          <w:noProof/>
        </w:rPr>
        <w:t xml:space="preserve">Jeppesen, E., M. Søndergaard, J. P. Jensen, K. E. Havens, O. Anneville, L. Carvalho, M. F. Coveney, R. Deneke, M. T. Dokulil, &amp; B. Foy. 2005. Lake responses to reduced nutrient loading–an analysis of contemporary long‐term data from 35 case studies. Freshwater Biology, 50, 1747-1771. </w:t>
      </w:r>
    </w:p>
    <w:p w14:paraId="13A50D41" w14:textId="77777777" w:rsidR="00935AD8" w:rsidRPr="00935AD8" w:rsidRDefault="00935AD8" w:rsidP="00935AD8">
      <w:pPr>
        <w:pStyle w:val="EndNoteBibliography"/>
        <w:spacing w:after="0"/>
        <w:ind w:left="720" w:hanging="720"/>
        <w:rPr>
          <w:noProof/>
        </w:rPr>
      </w:pPr>
      <w:r w:rsidRPr="00935AD8">
        <w:rPr>
          <w:noProof/>
        </w:rPr>
        <w:t xml:space="preserve">Jespersen, A. 1987. Measurements of chlorophyll a from phytoplankton using ethanol as extraction solvent. Arch. Hydrobiol., 109, 445-454. </w:t>
      </w:r>
    </w:p>
    <w:p w14:paraId="4B11AEA5" w14:textId="77777777" w:rsidR="00935AD8" w:rsidRPr="00935AD8" w:rsidRDefault="00935AD8" w:rsidP="00935AD8">
      <w:pPr>
        <w:pStyle w:val="EndNoteBibliography"/>
        <w:spacing w:after="0"/>
        <w:ind w:left="720" w:hanging="720"/>
        <w:rPr>
          <w:noProof/>
        </w:rPr>
      </w:pPr>
      <w:r w:rsidRPr="00935AD8">
        <w:rPr>
          <w:noProof/>
        </w:rPr>
        <w:t xml:space="preserve">Johansson, L. S., M. Søndergaard, &amp; J. P. Pacheco. 2024. Søer 2023: NOVANA (in Danish). Aarhus Universitet, DCE- Nationalt Center for Miljø og Energi, 67s - Videnskabelig Rapport nr. 631. </w:t>
      </w:r>
    </w:p>
    <w:p w14:paraId="24957B5F" w14:textId="77777777" w:rsidR="00935AD8" w:rsidRPr="00935AD8" w:rsidRDefault="00935AD8" w:rsidP="00935AD8">
      <w:pPr>
        <w:pStyle w:val="EndNoteBibliography"/>
        <w:spacing w:after="0"/>
        <w:ind w:left="720" w:hanging="720"/>
        <w:rPr>
          <w:noProof/>
        </w:rPr>
      </w:pPr>
      <w:r w:rsidRPr="00935AD8">
        <w:rPr>
          <w:noProof/>
        </w:rPr>
        <w:t xml:space="preserve">Kajak, Z., K. Kacprzak, &amp; R. Polkowski. 1965. Tube bottom sampler for taking samples of micro-and macrobenthos and for sampling undisturbed structures of mud samples. Ecol. Pol., 11, 159-165. </w:t>
      </w:r>
    </w:p>
    <w:p w14:paraId="53258215" w14:textId="77777777" w:rsidR="00935AD8" w:rsidRPr="00935AD8" w:rsidRDefault="00935AD8" w:rsidP="00935AD8">
      <w:pPr>
        <w:pStyle w:val="EndNoteBibliography"/>
        <w:spacing w:after="0"/>
        <w:ind w:left="720" w:hanging="720"/>
        <w:rPr>
          <w:noProof/>
        </w:rPr>
      </w:pPr>
      <w:r w:rsidRPr="00935AD8">
        <w:rPr>
          <w:noProof/>
        </w:rPr>
        <w:t>Kalff, J. 2002. Limnology: Prentice Hall.</w:t>
      </w:r>
    </w:p>
    <w:p w14:paraId="4334F86D" w14:textId="77777777" w:rsidR="00935AD8" w:rsidRPr="00935AD8" w:rsidRDefault="00935AD8" w:rsidP="00935AD8">
      <w:pPr>
        <w:pStyle w:val="EndNoteBibliography"/>
        <w:spacing w:after="0"/>
        <w:ind w:left="720" w:hanging="720"/>
        <w:rPr>
          <w:noProof/>
        </w:rPr>
      </w:pPr>
      <w:r w:rsidRPr="00935AD8">
        <w:rPr>
          <w:noProof/>
        </w:rPr>
        <w:t xml:space="preserve">Katsev, S., I. Tsandev, I. L'Heureux, &amp; D. G. Rancourt. 2006. Factors controlling long-term phosphorus efflux from lake sediments: Exploratory reactive-transport modeling. Chemical Geology, 234, 127-147. </w:t>
      </w:r>
    </w:p>
    <w:p w14:paraId="30E7AACB" w14:textId="77777777" w:rsidR="00935AD8" w:rsidRPr="00935AD8" w:rsidRDefault="00935AD8" w:rsidP="00935AD8">
      <w:pPr>
        <w:pStyle w:val="EndNoteBibliography"/>
        <w:spacing w:after="0"/>
        <w:ind w:left="720" w:hanging="720"/>
        <w:rPr>
          <w:noProof/>
        </w:rPr>
      </w:pPr>
      <w:r w:rsidRPr="00935AD8">
        <w:rPr>
          <w:noProof/>
        </w:rPr>
        <w:t xml:space="preserve">Klein, T. 1989. Lakes in the good old days - on background status (In Danish). Vand og Miljoe, 6, </w:t>
      </w:r>
    </w:p>
    <w:p w14:paraId="3F045BA3" w14:textId="77777777" w:rsidR="00935AD8" w:rsidRPr="00935AD8" w:rsidRDefault="00935AD8" w:rsidP="00935AD8">
      <w:pPr>
        <w:pStyle w:val="EndNoteBibliography"/>
        <w:spacing w:after="0"/>
        <w:ind w:left="720" w:hanging="720"/>
        <w:rPr>
          <w:noProof/>
        </w:rPr>
      </w:pPr>
      <w:r w:rsidRPr="00935AD8">
        <w:rPr>
          <w:noProof/>
        </w:rPr>
        <w:lastRenderedPageBreak/>
        <w:t>Kommana, G., B. Grüneberg, &amp; M. Hupfer. 2023. Iron from Lignite Mining Increases Phosphorus Fixation in Sediments, but Does Not Affect Trophic States of Lakes Along River Spree (Germany). Water, Air, &amp; Soil Pollution, 234, 454. doi:10.1007/s11270-023-06441-2</w:t>
      </w:r>
    </w:p>
    <w:p w14:paraId="19F63AD3" w14:textId="77777777" w:rsidR="00935AD8" w:rsidRPr="00935AD8" w:rsidRDefault="00935AD8" w:rsidP="00935AD8">
      <w:pPr>
        <w:pStyle w:val="EndNoteBibliography"/>
        <w:spacing w:after="0"/>
        <w:ind w:left="720" w:hanging="720"/>
        <w:rPr>
          <w:noProof/>
        </w:rPr>
      </w:pPr>
      <w:r w:rsidRPr="00935AD8">
        <w:rPr>
          <w:noProof/>
        </w:rPr>
        <w:t>Koroleff, F. 1968. Determination of total phosphorus in natural waters by means of persulfate oxidation.</w:t>
      </w:r>
    </w:p>
    <w:p w14:paraId="41464D84" w14:textId="77777777" w:rsidR="00935AD8" w:rsidRPr="00935AD8" w:rsidRDefault="00935AD8" w:rsidP="00935AD8">
      <w:pPr>
        <w:pStyle w:val="EndNoteBibliography"/>
        <w:spacing w:after="0"/>
        <w:ind w:left="720" w:hanging="720"/>
        <w:rPr>
          <w:noProof/>
        </w:rPr>
      </w:pPr>
      <w:r w:rsidRPr="00935AD8">
        <w:rPr>
          <w:noProof/>
        </w:rPr>
        <w:t xml:space="preserve">Kronvang, B., J. Audet, A. Baattrup‐Pedersen, H. S. Jensen, &amp; S. E. Larsen. 2012. Phosphorus load to surface water from bank erosion in a Danish lowland river basin. Journal of Environmental Quality, 41, 304-313. </w:t>
      </w:r>
    </w:p>
    <w:p w14:paraId="68A0C7C9" w14:textId="77777777" w:rsidR="00935AD8" w:rsidRPr="00935AD8" w:rsidRDefault="00935AD8" w:rsidP="00935AD8">
      <w:pPr>
        <w:pStyle w:val="EndNoteBibliography"/>
        <w:spacing w:after="0"/>
        <w:ind w:left="720" w:hanging="720"/>
        <w:rPr>
          <w:noProof/>
        </w:rPr>
      </w:pPr>
      <w:r w:rsidRPr="00935AD8">
        <w:rPr>
          <w:noProof/>
        </w:rPr>
        <w:t>Landbrugspakken, Lov nr 186. Forslag til lov om jordbrugets anvendelse af gødning og plantedække (in Danish).</w:t>
      </w:r>
    </w:p>
    <w:p w14:paraId="307E5588" w14:textId="77777777" w:rsidR="00935AD8" w:rsidRPr="00935AD8" w:rsidRDefault="00935AD8" w:rsidP="00935AD8">
      <w:pPr>
        <w:pStyle w:val="EndNoteBibliography"/>
        <w:spacing w:after="0"/>
        <w:ind w:left="720" w:hanging="720"/>
        <w:rPr>
          <w:noProof/>
        </w:rPr>
      </w:pPr>
      <w:r w:rsidRPr="00935AD8">
        <w:rPr>
          <w:noProof/>
        </w:rPr>
        <w:t xml:space="preserve">Lønholdt, J. 1973. Raw sewage’s concentrations of BI5, N and P (In Danish). Stads- og Havneingeniøren, 17, 1–7. </w:t>
      </w:r>
    </w:p>
    <w:p w14:paraId="0084C914" w14:textId="77777777" w:rsidR="00935AD8" w:rsidRPr="00935AD8" w:rsidRDefault="00935AD8" w:rsidP="00935AD8">
      <w:pPr>
        <w:pStyle w:val="EndNoteBibliography"/>
        <w:spacing w:after="0"/>
        <w:ind w:left="720" w:hanging="720"/>
        <w:rPr>
          <w:noProof/>
        </w:rPr>
      </w:pPr>
      <w:r w:rsidRPr="00935AD8">
        <w:rPr>
          <w:noProof/>
        </w:rPr>
        <w:t>Maberly, S. C., P. Jo-Anne, D. P. Sian, &amp; L. and Carvalho. 2020. Nitrogen and phosphorus limitation and the management of small productive lakes. Inland Waters, 10, 159-172. doi:10.1080/20442041.2020.1714384</w:t>
      </w:r>
    </w:p>
    <w:p w14:paraId="1111E041" w14:textId="77777777" w:rsidR="00935AD8" w:rsidRPr="00935AD8" w:rsidRDefault="00935AD8" w:rsidP="00935AD8">
      <w:pPr>
        <w:pStyle w:val="EndNoteBibliography"/>
        <w:spacing w:after="0"/>
        <w:ind w:left="720" w:hanging="720"/>
        <w:rPr>
          <w:noProof/>
        </w:rPr>
      </w:pPr>
      <w:r w:rsidRPr="00935AD8">
        <w:rPr>
          <w:noProof/>
        </w:rPr>
        <w:t xml:space="preserve">Madsen, P. P. 1979. Seasonal variation of denitrification rate in sediment determined by use of 15N. Water Research, 13, 461-465. </w:t>
      </w:r>
    </w:p>
    <w:p w14:paraId="02E5C442" w14:textId="77777777" w:rsidR="00935AD8" w:rsidRPr="00935AD8" w:rsidRDefault="00935AD8" w:rsidP="00935AD8">
      <w:pPr>
        <w:pStyle w:val="EndNoteBibliography"/>
        <w:spacing w:after="0"/>
        <w:ind w:left="720" w:hanging="720"/>
        <w:rPr>
          <w:noProof/>
        </w:rPr>
      </w:pPr>
      <w:r w:rsidRPr="00935AD8">
        <w:rPr>
          <w:noProof/>
        </w:rPr>
        <w:t xml:space="preserve">Miljøstyrelsen. 2000. NOVA-2003. Water environmental plan surveillance program. (In Danish). </w:t>
      </w:r>
    </w:p>
    <w:p w14:paraId="553B5522" w14:textId="77777777" w:rsidR="00935AD8" w:rsidRPr="00935AD8" w:rsidRDefault="00935AD8" w:rsidP="00935AD8">
      <w:pPr>
        <w:pStyle w:val="EndNoteBibliography"/>
        <w:spacing w:after="0"/>
        <w:ind w:left="720" w:hanging="720"/>
        <w:rPr>
          <w:noProof/>
        </w:rPr>
      </w:pPr>
      <w:r w:rsidRPr="00935AD8">
        <w:rPr>
          <w:noProof/>
        </w:rPr>
        <w:t xml:space="preserve">Moss, B., J. Stansfield, K. Irvine, M. Perrow, &amp; G. Phillips. 1996. Progressive restoration of a shallow lake: a 12-year experiment in isolation, sediment removal and biomanipulation. Journal of applied Ecology, 71-86. </w:t>
      </w:r>
    </w:p>
    <w:p w14:paraId="38DC457B" w14:textId="77777777" w:rsidR="00935AD8" w:rsidRPr="00935AD8" w:rsidRDefault="00935AD8" w:rsidP="00935AD8">
      <w:pPr>
        <w:pStyle w:val="EndNoteBibliography"/>
        <w:spacing w:after="0"/>
        <w:ind w:left="720" w:hanging="720"/>
        <w:rPr>
          <w:noProof/>
        </w:rPr>
      </w:pPr>
      <w:r w:rsidRPr="00935AD8">
        <w:rPr>
          <w:noProof/>
        </w:rPr>
        <w:t xml:space="preserve">Murphy, J., &amp; J. P. Riley. 1962. A modified single solution method for the determination of phosphate in natural waters. Analytica chimica acta, 27, 31-36. </w:t>
      </w:r>
    </w:p>
    <w:p w14:paraId="570EB280" w14:textId="77777777" w:rsidR="00935AD8" w:rsidRPr="00935AD8" w:rsidRDefault="00935AD8" w:rsidP="00935AD8">
      <w:pPr>
        <w:pStyle w:val="EndNoteBibliography"/>
        <w:spacing w:after="0"/>
        <w:ind w:left="720" w:hanging="720"/>
        <w:rPr>
          <w:noProof/>
        </w:rPr>
      </w:pPr>
      <w:r w:rsidRPr="00935AD8">
        <w:rPr>
          <w:noProof/>
        </w:rPr>
        <w:t xml:space="preserve">Olesen, E. M. 1976. Lake Arre (In Danish). MS Thesis., </w:t>
      </w:r>
    </w:p>
    <w:p w14:paraId="573421F0" w14:textId="77777777" w:rsidR="00935AD8" w:rsidRPr="00935AD8" w:rsidRDefault="00935AD8" w:rsidP="00935AD8">
      <w:pPr>
        <w:pStyle w:val="EndNoteBibliography"/>
        <w:spacing w:after="0"/>
        <w:ind w:left="720" w:hanging="720"/>
        <w:rPr>
          <w:noProof/>
        </w:rPr>
      </w:pPr>
      <w:r w:rsidRPr="00935AD8">
        <w:rPr>
          <w:noProof/>
        </w:rPr>
        <w:t xml:space="preserve">Pedersen, M. F., &amp; J. Borum. 1996. Nutrient control of algal growth in estuarine waters. Nutrient limitation and the importance of nitrogen requirements and nitrogen storage among phytoplankton and species of macroalgae. Marine Ecology progress series, 142, 261-272. </w:t>
      </w:r>
    </w:p>
    <w:p w14:paraId="5A123911" w14:textId="77777777" w:rsidR="00935AD8" w:rsidRPr="00935AD8" w:rsidRDefault="00935AD8" w:rsidP="00935AD8">
      <w:pPr>
        <w:pStyle w:val="EndNoteBibliography"/>
        <w:spacing w:after="0"/>
        <w:ind w:left="720" w:hanging="720"/>
        <w:rPr>
          <w:noProof/>
        </w:rPr>
      </w:pPr>
      <w:r w:rsidRPr="00935AD8">
        <w:rPr>
          <w:noProof/>
        </w:rPr>
        <w:t xml:space="preserve">Phillips, G., R. Jackson, C. Bennett, &amp; A. Chilvers. 1994. The importance of sediment phosphorus release in the restoration of very shallow lakes (The Norfolk Broads, England) and implications for biomanipulation. Nutrient Dynamics and Biological Structure in Shallow Freshwater and Brackish Lakes, 445-456. </w:t>
      </w:r>
    </w:p>
    <w:p w14:paraId="7DF9DE7E" w14:textId="77777777" w:rsidR="00935AD8" w:rsidRPr="00935AD8" w:rsidRDefault="00935AD8" w:rsidP="00935AD8">
      <w:pPr>
        <w:pStyle w:val="EndNoteBibliography"/>
        <w:spacing w:after="0"/>
        <w:ind w:left="720" w:hanging="720"/>
        <w:rPr>
          <w:noProof/>
        </w:rPr>
      </w:pPr>
      <w:r w:rsidRPr="00935AD8">
        <w:rPr>
          <w:noProof/>
        </w:rPr>
        <w:t xml:space="preserve">Rebsdorf, A. 1972. The carbon dioxide system in freshwater (a booklet). Freshwater Biological Laboratory, University of Copenhagen., </w:t>
      </w:r>
    </w:p>
    <w:p w14:paraId="3508D628" w14:textId="77777777" w:rsidR="00935AD8" w:rsidRPr="00935AD8" w:rsidRDefault="00935AD8" w:rsidP="00935AD8">
      <w:pPr>
        <w:pStyle w:val="EndNoteBibliography"/>
        <w:spacing w:after="0"/>
        <w:ind w:left="720" w:hanging="720"/>
        <w:rPr>
          <w:noProof/>
        </w:rPr>
      </w:pPr>
      <w:r w:rsidRPr="00935AD8">
        <w:rPr>
          <w:noProof/>
        </w:rPr>
        <w:t>Sand-Jensen, K. 2001. Lakes - a protected nature type (in Danish). Miljø- og Energiministeriet, Skov- og Naturstyrelsen. Gads Publishing Company.</w:t>
      </w:r>
    </w:p>
    <w:p w14:paraId="35E3CE84" w14:textId="77777777" w:rsidR="00935AD8" w:rsidRPr="00935AD8" w:rsidRDefault="00935AD8" w:rsidP="00935AD8">
      <w:pPr>
        <w:pStyle w:val="EndNoteBibliography"/>
        <w:spacing w:after="0"/>
        <w:ind w:left="720" w:hanging="720"/>
        <w:rPr>
          <w:noProof/>
        </w:rPr>
      </w:pPr>
      <w:r w:rsidRPr="00935AD8">
        <w:rPr>
          <w:noProof/>
        </w:rPr>
        <w:t>Sand-Jensen, K. 2014. Freshwater, Nature in Denmark (In Danish). Copenhagen: Gyldendal.</w:t>
      </w:r>
    </w:p>
    <w:p w14:paraId="7AD686D8" w14:textId="77777777" w:rsidR="00935AD8" w:rsidRPr="00935AD8" w:rsidRDefault="00935AD8" w:rsidP="00935AD8">
      <w:pPr>
        <w:pStyle w:val="EndNoteBibliography"/>
        <w:spacing w:after="0"/>
        <w:ind w:left="720" w:hanging="720"/>
        <w:rPr>
          <w:noProof/>
        </w:rPr>
      </w:pPr>
      <w:r w:rsidRPr="00935AD8">
        <w:rPr>
          <w:noProof/>
        </w:rPr>
        <w:t xml:space="preserve">Sand-Jensen, K., J. S. Sø, &amp; T. Kragh. 2025. Lake Arre experiences increased eutrophication (In Danish). Vand &amp; Jord, 32, 14–17. </w:t>
      </w:r>
    </w:p>
    <w:p w14:paraId="63DA0CB8" w14:textId="77777777" w:rsidR="00935AD8" w:rsidRPr="00935AD8" w:rsidRDefault="00935AD8" w:rsidP="00935AD8">
      <w:pPr>
        <w:pStyle w:val="EndNoteBibliography"/>
        <w:spacing w:after="0"/>
        <w:ind w:left="720" w:hanging="720"/>
        <w:rPr>
          <w:noProof/>
        </w:rPr>
      </w:pPr>
      <w:r w:rsidRPr="00935AD8">
        <w:rPr>
          <w:noProof/>
        </w:rPr>
        <w:t xml:space="preserve">Sand‐Jensen, K., H. H. Bruun, &amp; L. Baastrup‐Spohr. 2017. Decade‐long time delays in nutrient and plant species dynamics during eutrophication and re‐oligotrophication of Lake Fure 1900–2015. Journal of Ecology, 105, 690-700. </w:t>
      </w:r>
    </w:p>
    <w:p w14:paraId="53E30D27" w14:textId="77777777" w:rsidR="00935AD8" w:rsidRPr="00935AD8" w:rsidRDefault="00935AD8" w:rsidP="00935AD8">
      <w:pPr>
        <w:pStyle w:val="EndNoteBibliography"/>
        <w:spacing w:after="0"/>
        <w:ind w:left="720" w:hanging="720"/>
        <w:rPr>
          <w:noProof/>
        </w:rPr>
      </w:pPr>
      <w:r w:rsidRPr="00935AD8">
        <w:rPr>
          <w:noProof/>
        </w:rPr>
        <w:t>Santisteban, J. I., R. Mediavilla, E. López-Pamo, C. J. Dabrio, M. B. R. Zapata, M. J. G. García, S. Castaño, &amp; P. E. Martínez-Alfaro. 2004. Loss on ignition: a qualitative or quantitative method for organic matter and carbonate mineral content in sediments? Journal of Paleolimnology, 32, 287-299. doi:10.1023/B:JOPL.0000042999.30131.5b</w:t>
      </w:r>
    </w:p>
    <w:p w14:paraId="36039712" w14:textId="77777777" w:rsidR="00935AD8" w:rsidRPr="00935AD8" w:rsidRDefault="00935AD8" w:rsidP="00935AD8">
      <w:pPr>
        <w:pStyle w:val="EndNoteBibliography"/>
        <w:spacing w:after="0"/>
        <w:ind w:left="720" w:hanging="720"/>
        <w:rPr>
          <w:noProof/>
        </w:rPr>
      </w:pPr>
      <w:r w:rsidRPr="00935AD8">
        <w:rPr>
          <w:noProof/>
        </w:rPr>
        <w:t xml:space="preserve">Solorzano, L. 1969. Determination of ammonia in natural waters by the phenolhypochlorite method 1 1. Limnology and Oceanography, 14, 799-801. </w:t>
      </w:r>
    </w:p>
    <w:p w14:paraId="77572016" w14:textId="77777777" w:rsidR="00935AD8" w:rsidRPr="00935AD8" w:rsidRDefault="00935AD8" w:rsidP="00935AD8">
      <w:pPr>
        <w:pStyle w:val="EndNoteBibliography"/>
        <w:spacing w:after="0"/>
        <w:ind w:left="720" w:hanging="720"/>
        <w:rPr>
          <w:noProof/>
        </w:rPr>
      </w:pPr>
      <w:r w:rsidRPr="00935AD8">
        <w:rPr>
          <w:noProof/>
        </w:rPr>
        <w:t xml:space="preserve">Strickland, J. D. H., &amp; T. R. Parsons. 1972. A practical handbook of seawater analysis. </w:t>
      </w:r>
    </w:p>
    <w:p w14:paraId="3E9D977F" w14:textId="77777777" w:rsidR="00935AD8" w:rsidRPr="00935AD8" w:rsidRDefault="00935AD8" w:rsidP="00935AD8">
      <w:pPr>
        <w:pStyle w:val="EndNoteBibliography"/>
        <w:spacing w:after="0"/>
        <w:ind w:left="720" w:hanging="720"/>
        <w:rPr>
          <w:noProof/>
        </w:rPr>
      </w:pPr>
      <w:r w:rsidRPr="00935AD8">
        <w:rPr>
          <w:noProof/>
        </w:rPr>
        <w:lastRenderedPageBreak/>
        <w:t xml:space="preserve">Søndergaard, M., R. Bjerring, &amp; E. Jeppesen. 2013. Persistent internal phosphorus loading during summer in shallow eutrophic lakes. Hydrobiologia, 710, 95-107. </w:t>
      </w:r>
    </w:p>
    <w:p w14:paraId="5955B7AB" w14:textId="77777777" w:rsidR="00935AD8" w:rsidRPr="00935AD8" w:rsidRDefault="00935AD8" w:rsidP="00935AD8">
      <w:pPr>
        <w:pStyle w:val="EndNoteBibliography"/>
        <w:spacing w:after="0"/>
        <w:ind w:left="720" w:hanging="720"/>
        <w:rPr>
          <w:noProof/>
        </w:rPr>
      </w:pPr>
      <w:r w:rsidRPr="00935AD8">
        <w:rPr>
          <w:noProof/>
        </w:rPr>
        <w:t xml:space="preserve">Søndergaard, M., J. P. Jensen, &amp; E. Jeppesen. 2003. Role of sediment and internal loading of phosphorus in shallow lakes. Hydrobiologia, 506, 135-145. </w:t>
      </w:r>
    </w:p>
    <w:p w14:paraId="0F6B5870" w14:textId="77777777" w:rsidR="00935AD8" w:rsidRPr="00935AD8" w:rsidRDefault="00935AD8" w:rsidP="00935AD8">
      <w:pPr>
        <w:pStyle w:val="EndNoteBibliography"/>
        <w:spacing w:after="0"/>
        <w:ind w:left="720" w:hanging="720"/>
        <w:rPr>
          <w:noProof/>
        </w:rPr>
      </w:pPr>
      <w:r w:rsidRPr="00935AD8">
        <w:rPr>
          <w:noProof/>
        </w:rPr>
        <w:t xml:space="preserve">Søndergaard, M., P. Kristensen, &amp; E. Jeppesen. 1992. Phosphorus release from resuspended sediment in the shallow and wind-exposed Lake Arresø, Denmark. Hydrobiologia, 228, 91-99. </w:t>
      </w:r>
    </w:p>
    <w:p w14:paraId="082618D5" w14:textId="77777777" w:rsidR="00935AD8" w:rsidRPr="00935AD8" w:rsidRDefault="00935AD8" w:rsidP="00935AD8">
      <w:pPr>
        <w:pStyle w:val="EndNoteBibliography"/>
        <w:spacing w:after="0"/>
        <w:ind w:left="720" w:hanging="720"/>
        <w:rPr>
          <w:noProof/>
        </w:rPr>
      </w:pPr>
      <w:r w:rsidRPr="00935AD8">
        <w:rPr>
          <w:noProof/>
        </w:rPr>
        <w:t>Søndergaard, M., P. Kristensen, &amp; E. Jeppesen. (1993). Eight years of internal phosphorus loading and changes in the sediment phosphorus profile of Lake Søbygaard, Denmark. Paper presented at the Proceedings of the Third International Workshop on Phosphorus in Sediments.</w:t>
      </w:r>
    </w:p>
    <w:p w14:paraId="5FA489B4" w14:textId="6970C626" w:rsidR="00935AD8" w:rsidRPr="00935AD8" w:rsidRDefault="00935AD8" w:rsidP="00935AD8">
      <w:pPr>
        <w:pStyle w:val="EndNoteBibliography"/>
        <w:spacing w:after="0"/>
        <w:ind w:left="720" w:hanging="720"/>
        <w:rPr>
          <w:noProof/>
        </w:rPr>
      </w:pPr>
      <w:r w:rsidRPr="00935AD8">
        <w:rPr>
          <w:noProof/>
        </w:rPr>
        <w:t xml:space="preserve">Team, R. C. (2025). R: A Language and Environment for Statistical Computing: R Foundation for Statistical Computing. Retrieved from </w:t>
      </w:r>
      <w:hyperlink r:id="rId14" w:history="1">
        <w:r w:rsidRPr="00935AD8">
          <w:rPr>
            <w:rStyle w:val="Hyperlink"/>
            <w:noProof/>
          </w:rPr>
          <w:t>https://www.R-project.org/</w:t>
        </w:r>
      </w:hyperlink>
    </w:p>
    <w:p w14:paraId="2D0B2063" w14:textId="77777777" w:rsidR="00935AD8" w:rsidRPr="00935AD8" w:rsidRDefault="00935AD8" w:rsidP="00935AD8">
      <w:pPr>
        <w:pStyle w:val="EndNoteBibliography"/>
        <w:spacing w:after="0"/>
        <w:ind w:left="720" w:hanging="720"/>
        <w:rPr>
          <w:noProof/>
        </w:rPr>
      </w:pPr>
      <w:r w:rsidRPr="00935AD8">
        <w:rPr>
          <w:noProof/>
        </w:rPr>
        <w:t xml:space="preserve">van den Berg, M. S., M. Scheffer, H. Coops, &amp; J. Simons. 1998. The role of characean algae in the management of eutrophic shallow lakes. Journal of Phycology, 34, 750-756. </w:t>
      </w:r>
    </w:p>
    <w:p w14:paraId="69982C38" w14:textId="77777777" w:rsidR="00935AD8" w:rsidRPr="00935AD8" w:rsidRDefault="00935AD8" w:rsidP="00935AD8">
      <w:pPr>
        <w:pStyle w:val="EndNoteBibliography"/>
        <w:spacing w:after="0"/>
        <w:ind w:left="720" w:hanging="720"/>
        <w:rPr>
          <w:noProof/>
        </w:rPr>
      </w:pPr>
      <w:r w:rsidRPr="00935AD8">
        <w:rPr>
          <w:noProof/>
        </w:rPr>
        <w:t xml:space="preserve">Welch, E. B., &amp; G. D. Cooke. 2005. Internal phosphorus loading in shallow lakes: importance and control. Lake and Reservoir Management, 21, 209-217. </w:t>
      </w:r>
    </w:p>
    <w:p w14:paraId="3873C4CB" w14:textId="77777777" w:rsidR="00935AD8" w:rsidRPr="00935AD8" w:rsidRDefault="00935AD8" w:rsidP="00935AD8">
      <w:pPr>
        <w:pStyle w:val="EndNoteBibliography"/>
        <w:ind w:left="720" w:hanging="720"/>
        <w:rPr>
          <w:noProof/>
        </w:rPr>
      </w:pPr>
      <w:r w:rsidRPr="00935AD8">
        <w:rPr>
          <w:noProof/>
        </w:rPr>
        <w:t xml:space="preserve">Zhu, L., W. Shi, J. Zhou, J. Yu, L. Kong, &amp; B. Qin. 2021. Strong turbulence accelerates sediment nitrification-denitrification for nitrogen loss in shallow lakes. Science of the Total Environment, 761, 143210. </w:t>
      </w:r>
    </w:p>
    <w:p w14:paraId="55516223" w14:textId="3245BD16" w:rsidR="00BE0BE4" w:rsidRPr="00CF494A" w:rsidRDefault="008858A8" w:rsidP="008858A8">
      <w:pPr>
        <w:spacing w:line="480" w:lineRule="auto"/>
        <w:rPr>
          <w:noProof/>
        </w:rPr>
      </w:pPr>
      <w:r>
        <w:rPr>
          <w:b/>
          <w:sz w:val="24"/>
          <w:szCs w:val="24"/>
        </w:rPr>
        <w:fldChar w:fldCharType="end"/>
      </w:r>
      <w:r w:rsidR="002204DC">
        <w:rPr>
          <w:noProof/>
          <w:lang w:val="da-DK"/>
        </w:rPr>
        <w:fldChar w:fldCharType="begin">
          <w:fldData xml:space="preserve">b3I+PGF1dGhvcj5CYWFzdHJ1cOKAkFNwb2hyLCBMYXJzPC9hdXRob3I+PC9hdXRob3JzPjwvY29u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==
</w:fldData>
        </w:fldChar>
      </w:r>
      <w:r w:rsidR="00935AD8">
        <w:rPr>
          <w:noProof/>
          <w:lang w:val="da-DK"/>
        </w:rPr>
        <w:instrText xml:space="preserve"> ADDIN EN.CITE </w:instrText>
      </w:r>
      <w:r w:rsidR="00935AD8">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ZGVyIGkgRGFubWFyayAoaW4gRGFuaXNoKS4gQWFyaHVzIFVuaXZlcnNpdGV0LCBEQ0UtIE5hdGlv
bmFsdCBDZW50ZXIgZm9yIE1pbGrDuCBvZyBFbmVyZ2ksIDM0MHMgLSBWaWRlbnNrYWJlbGlnIFJh
cHBvcnQgbnIuIDM5NzwvdGl0bGU+PC90aXRsZXM+PGRhdGVzPjx5ZWFyPjIwMjA8L3llYXI+PC9k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bnRvdmVydsOlZ25pbmcgbnIgNDUuPC9zZWNvbmRhcnktdGl0bGU+PC90aXRsZXM+PHBlcmlvZGlj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==
</w:fldData>
        </w:fldChar>
      </w:r>
      <w:r w:rsidR="00935AD8">
        <w:rPr>
          <w:noProof/>
          <w:lang w:val="da-DK"/>
        </w:rPr>
        <w:instrText xml:space="preserve"> ADDIN EN.CITE.DATA </w:instrText>
      </w:r>
      <w:r w:rsidR="00935AD8">
        <w:rPr>
          <w:noProof/>
          <w:lang w:val="da-DK"/>
        </w:rPr>
      </w:r>
      <w:r w:rsidR="00935AD8">
        <w:rPr>
          <w:noProof/>
          <w:lang w:val="da-DK"/>
        </w:rPr>
        <w:fldChar w:fldCharType="end"/>
      </w:r>
      <w:r w:rsidR="00935AD8">
        <w:rPr>
          <w:noProof/>
          <w:lang w:val="da-DK"/>
        </w:rPr>
        <w:fldChar w:fldCharType="begin">
          <w:fldData xml:space="preserve">b3I+PGF1dGhvcj5CYWFzdHJ1cOKAkFNwb2hyLCBMYXJzPC9hdXRob3I+PC9hdXRob3JzPjwvY29u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==
</w:fldData>
        </w:fldChar>
      </w:r>
      <w:r w:rsidR="00935AD8">
        <w:rPr>
          <w:noProof/>
          <w:lang w:val="da-DK"/>
        </w:rPr>
        <w:instrText xml:space="preserve"> ADDIN EN.CITE.DATA </w:instrText>
      </w:r>
      <w:r w:rsidR="00935AD8">
        <w:rPr>
          <w:noProof/>
          <w:lang w:val="da-DK"/>
        </w:rPr>
      </w:r>
      <w:r w:rsidR="00935AD8">
        <w:rPr>
          <w:noProof/>
          <w:lang w:val="da-DK"/>
        </w:rPr>
        <w:fldChar w:fldCharType="end"/>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lastRenderedPageBreak/>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435B9D9E" w:rsidR="00BE6843" w:rsidRPr="004A13F5" w:rsidRDefault="00BE6843" w:rsidP="00BF6C3C">
      <w:pPr>
        <w:spacing w:line="480" w:lineRule="auto"/>
        <w:rPr>
          <w:sz w:val="24"/>
          <w:szCs w:val="24"/>
        </w:rPr>
      </w:pPr>
      <w:del w:id="24" w:author="Jonas Stage Sø" w:date="2025-06-30T17:25:00Z" w16du:dateUtc="2025-06-30T15:25:00Z">
        <w:r w:rsidRPr="00AE04F7">
          <w:rPr>
            <w:b/>
            <w:sz w:val="24"/>
            <w:szCs w:val="24"/>
          </w:rPr>
          <w:delText>Fig.</w:delText>
        </w:r>
      </w:del>
      <w:ins w:id="25" w:author="Jonas Stage Sø" w:date="2025-06-30T17:25:00Z" w16du:dateUtc="2025-06-30T15:25:00Z">
        <w:r w:rsidRPr="00AE04F7">
          <w:rPr>
            <w:b/>
            <w:sz w:val="24"/>
            <w:szCs w:val="24"/>
          </w:rPr>
          <w:t>Fig</w:t>
        </w:r>
        <w:r w:rsidR="00C41CD7">
          <w:rPr>
            <w:b/>
            <w:sz w:val="24"/>
            <w:szCs w:val="24"/>
          </w:rPr>
          <w:t>ure</w:t>
        </w:r>
      </w:ins>
      <w:r w:rsidRPr="00AE04F7">
        <w:rPr>
          <w:b/>
          <w:sz w:val="24"/>
          <w:szCs w:val="24"/>
        </w:rPr>
        <w:t xml:space="preserve"> 1</w:t>
      </w:r>
      <w:del w:id="26" w:author="Jonas Stage Sø" w:date="2025-06-30T17:25:00Z" w16du:dateUtc="2025-06-30T15:25:00Z">
        <w:r w:rsidRPr="00AE04F7">
          <w:rPr>
            <w:sz w:val="24"/>
            <w:szCs w:val="24"/>
          </w:rPr>
          <w:delText>.</w:delText>
        </w:r>
      </w:del>
      <w:r w:rsidRPr="00AE04F7">
        <w:rPr>
          <w:sz w:val="24"/>
          <w:szCs w:val="24"/>
        </w:rPr>
        <w:t xml:space="preserve"> Map of Lake Arresø, outline of the catchment</w:t>
      </w:r>
      <w:r w:rsidR="00697E53">
        <w:rPr>
          <w:sz w:val="24"/>
          <w:szCs w:val="24"/>
        </w:rPr>
        <w:t xml:space="preserve"> and </w:t>
      </w:r>
      <w:proofErr w:type="spellStart"/>
      <w:r w:rsidR="00697E53">
        <w:rPr>
          <w:sz w:val="24"/>
          <w:szCs w:val="24"/>
        </w:rPr>
        <w:t>subcatchments</w:t>
      </w:r>
      <w:proofErr w:type="spellEnd"/>
      <w:r w:rsidRPr="00AE04F7">
        <w:rPr>
          <w:sz w:val="24"/>
          <w:szCs w:val="24"/>
        </w:rPr>
        <w:t xml:space="preserve">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r w:rsidR="00177745">
        <w:rPr>
          <w:sz w:val="24"/>
          <w:szCs w:val="24"/>
        </w:rPr>
        <w:t xml:space="preserve">From </w:t>
      </w:r>
      <w:r w:rsidR="00F169AF">
        <w:rPr>
          <w:sz w:val="24"/>
          <w:szCs w:val="24"/>
        </w:rPr>
        <w:t>Frederiksborg Amt</w:t>
      </w:r>
      <w:r w:rsidR="00364479">
        <w:rPr>
          <w:sz w:val="24"/>
          <w:szCs w:val="24"/>
        </w:rPr>
        <w:t xml:space="preserve"> (2005</w:t>
      </w:r>
      <w:del w:id="27" w:author="Jonas Stage Sø" w:date="2025-06-30T17:25:00Z" w16du:dateUtc="2025-06-30T15:25:00Z">
        <w:r w:rsidR="00364479">
          <w:rPr>
            <w:sz w:val="24"/>
            <w:szCs w:val="24"/>
          </w:rPr>
          <w:delText xml:space="preserve">). </w:delText>
        </w:r>
      </w:del>
      <w:ins w:id="28" w:author="Jonas Stage Sø" w:date="2025-06-30T17:25:00Z" w16du:dateUtc="2025-06-30T15:25:00Z">
        <w:r w:rsidR="00364479">
          <w:rPr>
            <w:sz w:val="24"/>
            <w:szCs w:val="24"/>
          </w:rPr>
          <w:t>)</w:t>
        </w:r>
      </w:ins>
      <w:r w:rsidR="004E666B">
        <w:rPr>
          <w:sz w:val="24"/>
          <w:szCs w:val="24"/>
        </w:rPr>
        <w:fldChar w:fldCharType="begin"/>
      </w:r>
      <w:r w:rsidR="00935AD8">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name="Report"&gt;27&lt;/ref-type&gt;&lt;contributors&gt;&lt;authors&gt;&lt;author&gt;Frederiksborg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114&lt;/secondary-title&gt;&lt;/titles&gt;&lt;volume&gt;ISSN: 0906-7299, ISBN: 87-90906-84-5&lt;/volume&gt;&lt;dates&gt;&lt;year&gt;2005&lt;/year&gt;&lt;/dates&gt;&lt;urls&gt;&lt;related-urls&gt;&lt;url&gt;www.frederiksborgamt.dk&lt;/url&gt;&lt;/related-urls&gt;&lt;/urls&gt;&lt;/record&gt;&lt;/Cite&gt;&lt;/EndNote&gt;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p>
    <w:p w14:paraId="1F8BD410" w14:textId="43614D1D"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del w:id="29" w:author="Jonas Stage Sø" w:date="2025-06-30T17:25:00Z" w16du:dateUtc="2025-06-30T15:25:00Z">
        <w:r w:rsidRPr="00AE04F7">
          <w:rPr>
            <w:b/>
            <w:sz w:val="24"/>
            <w:szCs w:val="24"/>
          </w:rPr>
          <w:delText>Fig.</w:delText>
        </w:r>
      </w:del>
      <w:ins w:id="30" w:author="Jonas Stage Sø" w:date="2025-06-30T17:25:00Z" w16du:dateUtc="2025-06-30T15:25:00Z">
        <w:r w:rsidRPr="00AE04F7">
          <w:rPr>
            <w:b/>
            <w:sz w:val="24"/>
            <w:szCs w:val="24"/>
          </w:rPr>
          <w:t>Fig</w:t>
        </w:r>
        <w:r w:rsidR="00C41CD7">
          <w:rPr>
            <w:b/>
            <w:sz w:val="24"/>
            <w:szCs w:val="24"/>
          </w:rPr>
          <w:t>ure</w:t>
        </w:r>
      </w:ins>
      <w:r w:rsidRPr="00AE04F7">
        <w:rPr>
          <w:b/>
          <w:sz w:val="24"/>
          <w:szCs w:val="24"/>
        </w:rPr>
        <w:t xml:space="preserve"> 2</w:t>
      </w:r>
      <w:del w:id="31" w:author="Jonas Stage Sø" w:date="2025-06-30T17:25:00Z" w16du:dateUtc="2025-06-30T15:25:00Z">
        <w:r w:rsidRPr="00AE04F7">
          <w:rPr>
            <w:sz w:val="24"/>
            <w:szCs w:val="24"/>
          </w:rPr>
          <w:delText>.</w:delText>
        </w:r>
      </w:del>
      <w:r w:rsidRPr="00AE04F7">
        <w:rPr>
          <w:sz w:val="24"/>
          <w:szCs w:val="24"/>
        </w:rPr>
        <w:t xml:space="preserve"> Annual input and output of TP and TN in Lake Arresø over 50 years</w:t>
      </w:r>
      <w:del w:id="32" w:author="Jonas Stage Sø" w:date="2025-06-30T17:25:00Z" w16du:dateUtc="2025-06-30T15:25:00Z">
        <w:r w:rsidRPr="00AE04F7">
          <w:rPr>
            <w:sz w:val="24"/>
            <w:szCs w:val="24"/>
          </w:rPr>
          <w:delText xml:space="preserve">. </w:delText>
        </w:r>
      </w:del>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6EBA369B" w:rsidR="00AB2833" w:rsidRPr="001D03A2" w:rsidRDefault="00D94FD8" w:rsidP="00BF6C3C">
      <w:pPr>
        <w:spacing w:line="480" w:lineRule="auto"/>
        <w:rPr>
          <w:sz w:val="24"/>
          <w:szCs w:val="24"/>
        </w:rPr>
      </w:pPr>
      <w:del w:id="33" w:author="Jonas Stage Sø" w:date="2025-06-30T17:25:00Z" w16du:dateUtc="2025-06-30T15:25:00Z">
        <w:r w:rsidRPr="00AE04F7">
          <w:rPr>
            <w:b/>
            <w:sz w:val="24"/>
            <w:szCs w:val="24"/>
          </w:rPr>
          <w:delText>Fig</w:delText>
        </w:r>
      </w:del>
      <w:ins w:id="34" w:author="Jonas Stage Sø" w:date="2025-06-30T17:25:00Z" w16du:dateUtc="2025-06-30T15:25:00Z">
        <w:r w:rsidRPr="00AE04F7">
          <w:rPr>
            <w:b/>
            <w:sz w:val="24"/>
            <w:szCs w:val="24"/>
          </w:rPr>
          <w:t>Fig</w:t>
        </w:r>
        <w:r w:rsidR="00C41CD7">
          <w:rPr>
            <w:b/>
            <w:sz w:val="24"/>
            <w:szCs w:val="24"/>
          </w:rPr>
          <w:t>ure</w:t>
        </w:r>
      </w:ins>
      <w:r w:rsidR="00C41CD7">
        <w:rPr>
          <w:b/>
          <w:sz w:val="24"/>
          <w:szCs w:val="24"/>
        </w:rPr>
        <w:t xml:space="preserve"> 3</w:t>
      </w:r>
      <w:del w:id="35" w:author="Jonas Stage Sø" w:date="2025-06-30T17:25:00Z" w16du:dateUtc="2025-06-30T15:25:00Z">
        <w:r w:rsidRPr="00AE04F7">
          <w:rPr>
            <w:sz w:val="24"/>
            <w:szCs w:val="24"/>
          </w:rPr>
          <w:delText>.</w:delText>
        </w:r>
      </w:del>
      <w:r w:rsidRPr="00AE04F7">
        <w:rPr>
          <w:sz w:val="24"/>
          <w:szCs w:val="24"/>
        </w:rPr>
        <w:t xml:space="preserve"> Annual retention of TP and TN </w:t>
      </w:r>
      <w:r w:rsidR="004F7FA8">
        <w:rPr>
          <w:sz w:val="24"/>
          <w:szCs w:val="24"/>
        </w:rPr>
        <w:t xml:space="preserve">relative to input (in %) </w:t>
      </w:r>
      <w:r w:rsidRPr="00AE04F7">
        <w:rPr>
          <w:sz w:val="24"/>
          <w:szCs w:val="24"/>
        </w:rPr>
        <w:t xml:space="preserve">versus water retention time (WRT) in Lake Arresø </w:t>
      </w:r>
      <w:r w:rsidR="00336345">
        <w:rPr>
          <w:sz w:val="24"/>
          <w:szCs w:val="24"/>
        </w:rPr>
        <w:t>from 19</w:t>
      </w:r>
      <w:r w:rsidR="00FF35E5">
        <w:rPr>
          <w:sz w:val="24"/>
          <w:szCs w:val="24"/>
        </w:rPr>
        <w:t>89–2021</w:t>
      </w:r>
      <w:r w:rsidRPr="00AE04F7">
        <w:rPr>
          <w:sz w:val="24"/>
          <w:szCs w:val="24"/>
        </w:rPr>
        <w:t>. Nutrient retention (= nutrient removal) is shown with positive value</w:t>
      </w:r>
      <w:del w:id="36" w:author="Jonas Stage Sø" w:date="2025-06-30T17:25:00Z" w16du:dateUtc="2025-06-30T15:25:00Z">
        <w:r w:rsidRPr="00AE04F7">
          <w:rPr>
            <w:sz w:val="24"/>
            <w:szCs w:val="24"/>
          </w:rPr>
          <w:delText>.</w:delText>
        </w:r>
        <w:r w:rsidR="00197C5B" w:rsidRPr="00AE04F7">
          <w:rPr>
            <w:sz w:val="24"/>
            <w:szCs w:val="24"/>
          </w:rPr>
          <w:delText xml:space="preserve"> </w:delText>
        </w:r>
      </w:del>
    </w:p>
    <w:p w14:paraId="4587CC44" w14:textId="7306AE68"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del w:id="37" w:author="Jonas Stage Sø" w:date="2025-06-30T17:25:00Z" w16du:dateUtc="2025-06-30T15:25:00Z">
        <w:r w:rsidRPr="001D03A2">
          <w:rPr>
            <w:b/>
            <w:bCs/>
            <w:sz w:val="24"/>
            <w:szCs w:val="24"/>
          </w:rPr>
          <w:delText>Fig.</w:delText>
        </w:r>
      </w:del>
      <w:ins w:id="38" w:author="Jonas Stage Sø" w:date="2025-06-30T17:25:00Z" w16du:dateUtc="2025-06-30T15:25:00Z">
        <w:r w:rsidRPr="001D03A2">
          <w:rPr>
            <w:b/>
            <w:bCs/>
            <w:sz w:val="24"/>
            <w:szCs w:val="24"/>
          </w:rPr>
          <w:t>Fig</w:t>
        </w:r>
        <w:r w:rsidR="00297339">
          <w:rPr>
            <w:b/>
            <w:bCs/>
            <w:sz w:val="24"/>
            <w:szCs w:val="24"/>
          </w:rPr>
          <w:t>ure</w:t>
        </w:r>
      </w:ins>
      <w:r w:rsidRPr="001D03A2">
        <w:rPr>
          <w:b/>
          <w:bCs/>
          <w:sz w:val="24"/>
          <w:szCs w:val="24"/>
        </w:rPr>
        <w:t xml:space="preserve"> </w:t>
      </w:r>
      <w:r w:rsidR="00556809" w:rsidRPr="001D03A2">
        <w:rPr>
          <w:b/>
          <w:bCs/>
          <w:sz w:val="24"/>
          <w:szCs w:val="24"/>
        </w:rPr>
        <w:t>4</w:t>
      </w:r>
      <w:del w:id="39" w:author="Jonas Stage Sø" w:date="2025-06-30T17:25:00Z" w16du:dateUtc="2025-06-30T15:25:00Z">
        <w:r w:rsidRPr="001D03A2">
          <w:rPr>
            <w:b/>
            <w:bCs/>
            <w:sz w:val="24"/>
            <w:szCs w:val="24"/>
          </w:rPr>
          <w:delText>.</w:delText>
        </w:r>
      </w:del>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del w:id="40" w:author="Jonas Stage Sø" w:date="2025-06-30T17:25:00Z" w16du:dateUtc="2025-06-30T15:25:00Z">
        <w:r w:rsidRPr="00AE04F7">
          <w:rPr>
            <w:sz w:val="24"/>
            <w:szCs w:val="24"/>
          </w:rPr>
          <w:delText>.</w:delText>
        </w:r>
      </w:del>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625DC6D0" w14:textId="77777777" w:rsidR="00D94FD8" w:rsidRPr="00AE04F7" w:rsidRDefault="00D94FD8" w:rsidP="00BF6C3C">
      <w:pPr>
        <w:spacing w:line="480" w:lineRule="auto"/>
        <w:rPr>
          <w:del w:id="41" w:author="Jonas Stage Sø" w:date="2025-06-30T17:25:00Z" w16du:dateUtc="2025-06-30T15:25:00Z"/>
          <w:b/>
          <w:sz w:val="24"/>
          <w:szCs w:val="24"/>
        </w:rPr>
      </w:pPr>
      <w:del w:id="42" w:author="Jonas Stage Sø" w:date="2025-06-30T17:25:00Z" w16du:dateUtc="2025-06-30T15:25:00Z">
        <w:r w:rsidRPr="00AE04F7">
          <w:rPr>
            <w:noProof/>
            <w:sz w:val="24"/>
            <w:szCs w:val="24"/>
          </w:rPr>
          <w:lastRenderedPageBreak/>
          <w:drawing>
            <wp:inline distT="0" distB="0" distL="0" distR="0" wp14:anchorId="351C3747" wp14:editId="16817989">
              <wp:extent cx="5943600" cy="5943600"/>
              <wp:effectExtent l="0" t="0" r="0" b="0"/>
              <wp:docPr id="1445915570" name="Picture 144591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del>
    </w:p>
    <w:p w14:paraId="2354BF6B" w14:textId="42A0FD24" w:rsidR="00D94FD8" w:rsidRPr="00AE04F7" w:rsidRDefault="00D94FD8" w:rsidP="00BF6C3C">
      <w:pPr>
        <w:spacing w:line="480" w:lineRule="auto"/>
        <w:rPr>
          <w:ins w:id="43" w:author="Jonas Stage Sø" w:date="2025-06-30T17:25:00Z" w16du:dateUtc="2025-06-30T15:25:00Z"/>
          <w:b/>
          <w:sz w:val="24"/>
          <w:szCs w:val="24"/>
        </w:rPr>
      </w:pPr>
      <w:del w:id="44" w:author="Jonas Stage Sø" w:date="2025-06-30T17:25:00Z" w16du:dateUtc="2025-06-30T15:25:00Z">
        <w:r w:rsidRPr="00AE04F7">
          <w:rPr>
            <w:b/>
            <w:sz w:val="24"/>
            <w:szCs w:val="24"/>
          </w:rPr>
          <w:lastRenderedPageBreak/>
          <w:delText>Fig.</w:delText>
        </w:r>
      </w:del>
      <w:ins w:id="45" w:author="Jonas Stage Sø" w:date="2025-06-30T17:25:00Z" w16du:dateUtc="2025-06-30T15:25:00Z">
        <w:r w:rsidRPr="00AE04F7">
          <w:rPr>
            <w:noProof/>
            <w:sz w:val="24"/>
            <w:szCs w:val="24"/>
          </w:rPr>
          <w:drawing>
            <wp:inline distT="0" distB="0" distL="0" distR="0" wp14:anchorId="68564263" wp14:editId="1B6DC5D4">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ins>
    </w:p>
    <w:p w14:paraId="6F310FBC" w14:textId="7C5B1FC4" w:rsidR="00C02943" w:rsidRPr="00BE0BE4" w:rsidRDefault="00D94FD8" w:rsidP="00BF6C3C">
      <w:pPr>
        <w:spacing w:line="480" w:lineRule="auto"/>
        <w:rPr>
          <w:sz w:val="24"/>
          <w:szCs w:val="24"/>
        </w:rPr>
      </w:pPr>
      <w:ins w:id="46" w:author="Jonas Stage Sø" w:date="2025-06-30T17:25:00Z" w16du:dateUtc="2025-06-30T15:25:00Z">
        <w:r w:rsidRPr="00AE04F7">
          <w:rPr>
            <w:b/>
            <w:sz w:val="24"/>
            <w:szCs w:val="24"/>
          </w:rPr>
          <w:t>Fig</w:t>
        </w:r>
        <w:r w:rsidR="00297339">
          <w:rPr>
            <w:b/>
            <w:sz w:val="24"/>
            <w:szCs w:val="24"/>
          </w:rPr>
          <w:t>ure</w:t>
        </w:r>
      </w:ins>
      <w:r w:rsidRPr="00AE04F7">
        <w:rPr>
          <w:b/>
          <w:sz w:val="24"/>
          <w:szCs w:val="24"/>
        </w:rPr>
        <w:t xml:space="preserve"> 5</w:t>
      </w:r>
      <w:del w:id="47" w:author="Jonas Stage Sø" w:date="2025-06-30T17:25:00Z" w16du:dateUtc="2025-06-30T15:25:00Z">
        <w:r w:rsidRPr="00AE04F7">
          <w:rPr>
            <w:sz w:val="24"/>
            <w:szCs w:val="24"/>
          </w:rPr>
          <w:delText>.</w:delText>
        </w:r>
      </w:del>
      <w:r w:rsidRPr="00AE04F7">
        <w:rPr>
          <w:sz w:val="24"/>
          <w:szCs w:val="24"/>
        </w:rPr>
        <w:t xml:space="preserve"> Summer concentrations</w:t>
      </w:r>
      <w:r w:rsidR="00E4360B">
        <w:rPr>
          <w:sz w:val="24"/>
          <w:szCs w:val="24"/>
        </w:rPr>
        <w:t xml:space="preserve"> (May-September)</w:t>
      </w:r>
      <w:r w:rsidRPr="00AE04F7">
        <w:rPr>
          <w:sz w:val="24"/>
          <w:szCs w:val="24"/>
        </w:rPr>
        <w:t xml:space="preserve"> of TP</w:t>
      </w:r>
      <w:r w:rsidR="002C5E15">
        <w:rPr>
          <w:sz w:val="24"/>
          <w:szCs w:val="24"/>
        </w:rPr>
        <w:t xml:space="preserve">, </w:t>
      </w:r>
      <w:del w:id="48" w:author="Jonas Stage Sø" w:date="2025-06-30T17:25:00Z" w16du:dateUtc="2025-06-30T15:25:00Z">
        <w:r w:rsidR="002C5E15">
          <w:rPr>
            <w:sz w:val="24"/>
            <w:szCs w:val="24"/>
          </w:rPr>
          <w:delText>organic</w:delText>
        </w:r>
      </w:del>
      <w:ins w:id="49" w:author="Jonas Stage Sø" w:date="2025-06-30T17:25:00Z" w16du:dateUtc="2025-06-30T15:25:00Z">
        <w:r w:rsidR="00F70D46">
          <w:rPr>
            <w:sz w:val="24"/>
            <w:szCs w:val="24"/>
          </w:rPr>
          <w:t>in</w:t>
        </w:r>
        <w:r w:rsidR="002C5E15">
          <w:rPr>
            <w:sz w:val="24"/>
            <w:szCs w:val="24"/>
          </w:rPr>
          <w:t>organic</w:t>
        </w:r>
      </w:ins>
      <w:r w:rsidR="002C5E15">
        <w:rPr>
          <w:sz w:val="24"/>
          <w:szCs w:val="24"/>
        </w:rPr>
        <w:t xml:space="preserve"> P</w:t>
      </w:r>
      <w:r w:rsidRPr="00AE04F7">
        <w:rPr>
          <w:sz w:val="24"/>
          <w:szCs w:val="24"/>
        </w:rPr>
        <w:t>, TN</w:t>
      </w:r>
      <w:r w:rsidR="002C5E15">
        <w:rPr>
          <w:sz w:val="24"/>
          <w:szCs w:val="24"/>
        </w:rPr>
        <w:t xml:space="preserve">, </w:t>
      </w:r>
      <w:del w:id="50" w:author="Jonas Stage Sø" w:date="2025-06-30T17:25:00Z" w16du:dateUtc="2025-06-30T15:25:00Z">
        <w:r w:rsidR="002C5E15">
          <w:rPr>
            <w:sz w:val="24"/>
            <w:szCs w:val="24"/>
          </w:rPr>
          <w:delText>organic</w:delText>
        </w:r>
      </w:del>
      <w:ins w:id="51" w:author="Jonas Stage Sø" w:date="2025-06-30T17:25:00Z" w16du:dateUtc="2025-06-30T15:25:00Z">
        <w:r w:rsidR="00F70D46">
          <w:rPr>
            <w:sz w:val="24"/>
            <w:szCs w:val="24"/>
          </w:rPr>
          <w:t>in</w:t>
        </w:r>
        <w:r w:rsidR="002C5E15">
          <w:rPr>
            <w:sz w:val="24"/>
            <w:szCs w:val="24"/>
          </w:rPr>
          <w:t>organic</w:t>
        </w:r>
      </w:ins>
      <w:r w:rsidR="002C5E15">
        <w:rPr>
          <w:sz w:val="24"/>
          <w:szCs w:val="24"/>
        </w:rPr>
        <w:t xml:space="preserve"> N</w:t>
      </w:r>
      <w:r w:rsidRPr="00AE04F7">
        <w:rPr>
          <w:sz w:val="24"/>
          <w:szCs w:val="24"/>
        </w:rPr>
        <w:t xml:space="preserve"> and TN:TP ratio in Lake Arresø over 50 years. Mean values (the line) and ranges are shown</w:t>
      </w:r>
      <w:del w:id="52" w:author="Jonas Stage Sø" w:date="2025-06-30T17:25:00Z" w16du:dateUtc="2025-06-30T15:25:00Z">
        <w:r w:rsidRPr="00AE04F7">
          <w:rPr>
            <w:sz w:val="24"/>
            <w:szCs w:val="24"/>
          </w:rPr>
          <w:delText xml:space="preserve">. </w:delText>
        </w:r>
        <w:r w:rsidR="00360328">
          <w:rPr>
            <w:sz w:val="24"/>
            <w:szCs w:val="24"/>
          </w:rPr>
          <w:delText xml:space="preserve">  </w:delText>
        </w:r>
      </w:del>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40D9EC7A" w14:textId="67C152B4" w:rsidR="00D94FD8" w:rsidRPr="00AE04F7" w:rsidRDefault="00D94FD8" w:rsidP="00BF6C3C">
      <w:pPr>
        <w:spacing w:line="480" w:lineRule="auto"/>
        <w:rPr>
          <w:b/>
          <w:sz w:val="24"/>
          <w:szCs w:val="24"/>
        </w:rPr>
      </w:pPr>
      <w:del w:id="53" w:author="Jonas Stage Sø" w:date="2025-06-30T17:25:00Z" w16du:dateUtc="2025-06-30T15:25:00Z">
        <w:r w:rsidRPr="00AE04F7">
          <w:rPr>
            <w:b/>
            <w:sz w:val="24"/>
            <w:szCs w:val="24"/>
          </w:rPr>
          <w:delText>Fig</w:delText>
        </w:r>
      </w:del>
      <w:ins w:id="54" w:author="Jonas Stage Sø" w:date="2025-06-30T17:25:00Z" w16du:dateUtc="2025-06-30T15:25:00Z">
        <w:r w:rsidRPr="00AE04F7">
          <w:rPr>
            <w:b/>
            <w:sz w:val="24"/>
            <w:szCs w:val="24"/>
          </w:rPr>
          <w:t>Fig</w:t>
        </w:r>
        <w:r w:rsidR="00297339">
          <w:rPr>
            <w:b/>
            <w:sz w:val="24"/>
            <w:szCs w:val="24"/>
          </w:rPr>
          <w:t>ure</w:t>
        </w:r>
      </w:ins>
      <w:r w:rsidR="00297339">
        <w:rPr>
          <w:b/>
          <w:sz w:val="24"/>
          <w:szCs w:val="24"/>
        </w:rPr>
        <w:t xml:space="preserve"> 6</w:t>
      </w:r>
      <w:del w:id="55" w:author="Jonas Stage Sø" w:date="2025-06-30T17:25:00Z" w16du:dateUtc="2025-06-30T15:25:00Z">
        <w:r w:rsidRPr="00AE04F7">
          <w:rPr>
            <w:b/>
            <w:sz w:val="24"/>
            <w:szCs w:val="24"/>
          </w:rPr>
          <w:delText>.</w:delText>
        </w:r>
      </w:del>
      <w:r w:rsidR="00297339">
        <w:rPr>
          <w:b/>
          <w:sz w:val="24"/>
          <w:szCs w:val="24"/>
        </w:rPr>
        <w:t xml:space="preserve"> </w:t>
      </w:r>
      <w:r w:rsidR="0081238E">
        <w:rPr>
          <w:sz w:val="24"/>
          <w:szCs w:val="24"/>
        </w:rPr>
        <w:t>M</w:t>
      </w:r>
      <w:r w:rsidR="0053285B" w:rsidRPr="00AE04F7">
        <w:rPr>
          <w:sz w:val="24"/>
          <w:szCs w:val="24"/>
        </w:rPr>
        <w:t xml:space="preserve">ean TP concentrations in the water column as summer </w:t>
      </w:r>
      <w:r w:rsidR="003D082C">
        <w:rPr>
          <w:sz w:val="24"/>
          <w:szCs w:val="24"/>
        </w:rPr>
        <w:t xml:space="preserve">(white background) </w:t>
      </w:r>
      <w:r w:rsidR="0053285B" w:rsidRPr="00AE04F7">
        <w:rPr>
          <w:sz w:val="24"/>
          <w:szCs w:val="24"/>
        </w:rPr>
        <w:t>progresses in five years over the 50</w:t>
      </w:r>
      <w:r w:rsidR="0081238E">
        <w:rPr>
          <w:sz w:val="24"/>
          <w:szCs w:val="24"/>
        </w:rPr>
        <w:t>-</w:t>
      </w:r>
      <w:r w:rsidR="0053285B" w:rsidRPr="00AE04F7">
        <w:rPr>
          <w:sz w:val="24"/>
          <w:szCs w:val="24"/>
        </w:rPr>
        <w:t>year period.</w:t>
      </w:r>
      <w:r w:rsidR="003D082C">
        <w:rPr>
          <w:sz w:val="24"/>
          <w:szCs w:val="24"/>
        </w:rPr>
        <w:t xml:space="preserve"> The TP concentrations increase generally from June to September</w:t>
      </w:r>
      <w:del w:id="56" w:author="Jonas Stage Sø" w:date="2025-06-30T17:25:00Z" w16du:dateUtc="2025-06-30T15:25:00Z">
        <w:r w:rsidR="003D082C">
          <w:rPr>
            <w:sz w:val="24"/>
            <w:szCs w:val="24"/>
          </w:rPr>
          <w:delText>.</w:delText>
        </w:r>
      </w:del>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040EFE73" w:rsidR="00BE6843" w:rsidRPr="00AE04F7" w:rsidRDefault="00BE6843" w:rsidP="00BF6C3C">
      <w:pPr>
        <w:spacing w:line="480" w:lineRule="auto"/>
        <w:rPr>
          <w:sz w:val="24"/>
          <w:szCs w:val="24"/>
        </w:rPr>
      </w:pPr>
      <w:del w:id="57" w:author="Jonas Stage Sø" w:date="2025-06-30T17:25:00Z" w16du:dateUtc="2025-06-30T15:25:00Z">
        <w:r w:rsidRPr="00AE04F7">
          <w:rPr>
            <w:b/>
            <w:sz w:val="24"/>
            <w:szCs w:val="24"/>
          </w:rPr>
          <w:delText>Fig</w:delText>
        </w:r>
        <w:r w:rsidR="009C4E32" w:rsidRPr="00AE04F7">
          <w:rPr>
            <w:b/>
            <w:sz w:val="24"/>
            <w:szCs w:val="24"/>
          </w:rPr>
          <w:delText>.</w:delText>
        </w:r>
      </w:del>
      <w:ins w:id="58" w:author="Jonas Stage Sø" w:date="2025-06-30T17:25:00Z" w16du:dateUtc="2025-06-30T15:25:00Z">
        <w:r w:rsidRPr="00AE04F7">
          <w:rPr>
            <w:b/>
            <w:sz w:val="24"/>
            <w:szCs w:val="24"/>
          </w:rPr>
          <w:t>Fig</w:t>
        </w:r>
        <w:r w:rsidR="00297339">
          <w:rPr>
            <w:b/>
            <w:sz w:val="24"/>
            <w:szCs w:val="24"/>
          </w:rPr>
          <w:t>ure</w:t>
        </w:r>
      </w:ins>
      <w:r w:rsidRPr="00AE04F7">
        <w:rPr>
          <w:b/>
          <w:sz w:val="24"/>
          <w:szCs w:val="24"/>
        </w:rPr>
        <w:t xml:space="preserve"> </w:t>
      </w:r>
      <w:r w:rsidR="00D94FD8" w:rsidRPr="00AE04F7">
        <w:rPr>
          <w:b/>
          <w:sz w:val="24"/>
          <w:szCs w:val="24"/>
        </w:rPr>
        <w:t>7</w:t>
      </w:r>
      <w:del w:id="59" w:author="Jonas Stage Sø" w:date="2025-06-30T17:25:00Z" w16du:dateUtc="2025-06-30T15:25:00Z">
        <w:r w:rsidRPr="00AE04F7">
          <w:rPr>
            <w:sz w:val="24"/>
            <w:szCs w:val="24"/>
          </w:rPr>
          <w:delText>.</w:delText>
        </w:r>
      </w:del>
      <w:r w:rsidRPr="00AE04F7">
        <w:rPr>
          <w:sz w:val="24"/>
          <w:szCs w:val="24"/>
        </w:rPr>
        <w:t xml:space="preserve"> Sediment TP concentrations (per DW) with depth in </w:t>
      </w:r>
      <w:r w:rsidR="0081238E">
        <w:rPr>
          <w:sz w:val="24"/>
          <w:szCs w:val="24"/>
        </w:rPr>
        <w:t xml:space="preserve">six </w:t>
      </w:r>
      <w:r w:rsidRPr="00AE04F7">
        <w:rPr>
          <w:sz w:val="24"/>
          <w:szCs w:val="24"/>
        </w:rPr>
        <w:t>years.</w:t>
      </w:r>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w:t>
      </w:r>
      <w:proofErr w:type="spellStart"/>
      <w:del w:id="60" w:author="Jonas Stage Sø" w:date="2025-06-30T17:25:00Z" w16du:dateUtc="2025-06-30T15:25:00Z">
        <w:r w:rsidR="003D082C">
          <w:rPr>
            <w:sz w:val="24"/>
            <w:szCs w:val="24"/>
          </w:rPr>
          <w:delText>Cowiconsult</w:delText>
        </w:r>
      </w:del>
      <w:ins w:id="61" w:author="Jonas Stage Sø" w:date="2025-06-30T17:25:00Z" w16du:dateUtc="2025-06-30T15:25:00Z">
        <w:r w:rsidR="003D082C">
          <w:rPr>
            <w:sz w:val="24"/>
            <w:szCs w:val="24"/>
          </w:rPr>
          <w:t>Cowi</w:t>
        </w:r>
        <w:r w:rsidR="00560A43">
          <w:rPr>
            <w:sz w:val="24"/>
            <w:szCs w:val="24"/>
          </w:rPr>
          <w:t>C</w:t>
        </w:r>
        <w:r w:rsidR="003D082C">
          <w:rPr>
            <w:sz w:val="24"/>
            <w:szCs w:val="24"/>
          </w:rPr>
          <w:t>onsult</w:t>
        </w:r>
        <w:proofErr w:type="spellEnd"/>
        <w:r w:rsidR="00560A43">
          <w:rPr>
            <w:sz w:val="24"/>
            <w:szCs w:val="24"/>
          </w:rPr>
          <w:t>,</w:t>
        </w:r>
      </w:ins>
      <w:r w:rsidR="003D082C">
        <w:rPr>
          <w:sz w:val="24"/>
          <w:szCs w:val="24"/>
        </w:rPr>
        <w:t xml:space="preserve"> 198</w:t>
      </w:r>
      <w:ins w:id="62" w:author="Jonas Stage Sø [2]" w:date="2025-07-01T09:03:00Z" w16du:dateUtc="2025-07-01T07:03:00Z">
        <w:r w:rsidR="008167AE">
          <w:rPr>
            <w:sz w:val="24"/>
            <w:szCs w:val="24"/>
          </w:rPr>
          <w:t>9</w:t>
        </w:r>
      </w:ins>
      <w:del w:id="63" w:author="Jonas Stage Sø [2]" w:date="2025-07-01T09:03:00Z" w16du:dateUtc="2025-07-01T07:03:00Z">
        <w:r w:rsidR="008167AE" w:rsidDel="008167AE">
          <w:rPr>
            <w:sz w:val="24"/>
            <w:szCs w:val="24"/>
          </w:rPr>
          <w:delText>8</w:delText>
        </w:r>
      </w:del>
      <w:del w:id="64" w:author="Jonas Stage Sø" w:date="2025-06-30T17:25:00Z" w16du:dateUtc="2025-06-30T15:25:00Z">
        <w:r w:rsidR="003D082C">
          <w:rPr>
            <w:sz w:val="24"/>
            <w:szCs w:val="24"/>
          </w:rPr>
          <w:delText>)</w:delText>
        </w:r>
        <w:r w:rsidR="00037E6F">
          <w:rPr>
            <w:sz w:val="24"/>
            <w:szCs w:val="24"/>
          </w:rPr>
          <w:delText>.</w:delText>
        </w:r>
      </w:del>
      <w:ins w:id="65" w:author="Jonas Stage Sø" w:date="2025-06-30T17:25:00Z" w16du:dateUtc="2025-06-30T15:25:00Z">
        <w:r w:rsidR="003D082C">
          <w:rPr>
            <w:sz w:val="24"/>
            <w:szCs w:val="24"/>
          </w:rPr>
          <w:t>)</w:t>
        </w:r>
      </w:ins>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38C65619" w:rsidR="00BE6843" w:rsidRPr="00AE04F7" w:rsidRDefault="00BE6843" w:rsidP="00BF6C3C">
      <w:pPr>
        <w:spacing w:line="480" w:lineRule="auto"/>
        <w:rPr>
          <w:sz w:val="24"/>
          <w:szCs w:val="24"/>
        </w:rPr>
      </w:pPr>
      <w:del w:id="66" w:author="Jonas Stage Sø" w:date="2025-06-30T17:25:00Z" w16du:dateUtc="2025-06-30T15:25:00Z">
        <w:r w:rsidRPr="00AE04F7">
          <w:rPr>
            <w:b/>
            <w:sz w:val="24"/>
            <w:szCs w:val="24"/>
          </w:rPr>
          <w:delText>Fig</w:delText>
        </w:r>
        <w:r w:rsidR="009C4E32" w:rsidRPr="00AE04F7">
          <w:rPr>
            <w:sz w:val="24"/>
            <w:szCs w:val="24"/>
          </w:rPr>
          <w:delText>.</w:delText>
        </w:r>
      </w:del>
      <w:ins w:id="67" w:author="Jonas Stage Sø" w:date="2025-06-30T17:25:00Z" w16du:dateUtc="2025-06-30T15:25:00Z">
        <w:r w:rsidRPr="00297339">
          <w:rPr>
            <w:b/>
            <w:sz w:val="24"/>
            <w:szCs w:val="24"/>
          </w:rPr>
          <w:t>Fig</w:t>
        </w:r>
        <w:r w:rsidR="00297339" w:rsidRPr="00297339">
          <w:rPr>
            <w:b/>
            <w:sz w:val="24"/>
            <w:szCs w:val="24"/>
          </w:rPr>
          <w:t>ure</w:t>
        </w:r>
      </w:ins>
      <w:r w:rsidR="00297339" w:rsidRPr="00297339">
        <w:rPr>
          <w:b/>
          <w:sz w:val="24"/>
          <w:rPrChange w:id="68" w:author="Jonas Stage Sø" w:date="2025-06-30T17:25:00Z" w16du:dateUtc="2025-06-30T15:25:00Z">
            <w:rPr>
              <w:sz w:val="24"/>
            </w:rPr>
          </w:rPrChange>
        </w:rPr>
        <w:t xml:space="preserve"> 8</w:t>
      </w:r>
      <w:del w:id="69" w:author="Jonas Stage Sø" w:date="2025-06-30T17:25:00Z" w16du:dateUtc="2025-06-30T15:25:00Z">
        <w:r w:rsidRPr="00AE04F7">
          <w:rPr>
            <w:sz w:val="24"/>
            <w:szCs w:val="24"/>
          </w:rPr>
          <w:delText>.</w:delText>
        </w:r>
      </w:del>
      <w:r w:rsidRPr="00AE04F7">
        <w:rPr>
          <w:sz w:val="24"/>
          <w:szCs w:val="24"/>
        </w:rPr>
        <w:t xml:space="preserve">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w:t>
      </w:r>
      <w:r w:rsidR="00E4360B">
        <w:rPr>
          <w:sz w:val="24"/>
          <w:szCs w:val="24"/>
        </w:rPr>
        <w:t>from 1988 to 2018</w:t>
      </w:r>
      <w:r w:rsidRPr="00AE04F7">
        <w:rPr>
          <w:sz w:val="24"/>
          <w:szCs w:val="24"/>
        </w:rPr>
        <w:t xml:space="preserve">. </w:t>
      </w:r>
      <w:r w:rsidR="00037E6F">
        <w:rPr>
          <w:sz w:val="24"/>
          <w:szCs w:val="24"/>
        </w:rPr>
        <w:t xml:space="preserve">Values are means of sediment cores from 2 or 3 sampling stations representing the predominant areas with soft sediments. </w:t>
      </w:r>
      <w:r w:rsidR="00904F17" w:rsidRPr="00AE04F7">
        <w:rPr>
          <w:sz w:val="24"/>
          <w:szCs w:val="24"/>
        </w:rPr>
        <w:t xml:space="preserve">Significant differences between the first (1988) and later measurements are shown with horizontal lines and levels of significance (p &lt; 0.05 *, p &lt; 0.01 **, p &lt; 0.001 </w:t>
      </w:r>
      <w:del w:id="70" w:author="Jonas Stage Sø" w:date="2025-06-30T17:25:00Z" w16du:dateUtc="2025-06-30T15:25:00Z">
        <w:r w:rsidR="00904F17" w:rsidRPr="00AE04F7">
          <w:rPr>
            <w:sz w:val="24"/>
            <w:szCs w:val="24"/>
          </w:rPr>
          <w:delText xml:space="preserve">***). </w:delText>
        </w:r>
      </w:del>
      <w:ins w:id="71" w:author="Jonas Stage Sø" w:date="2025-06-30T17:25:00Z" w16du:dateUtc="2025-06-30T15:25:00Z">
        <w:r w:rsidR="00904F17" w:rsidRPr="00AE04F7">
          <w:rPr>
            <w:sz w:val="24"/>
            <w:szCs w:val="24"/>
          </w:rPr>
          <w:t>***)</w:t>
        </w:r>
      </w:ins>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45111BFE" w:rsidR="001D03A2" w:rsidRDefault="001D03A2" w:rsidP="00BF6C3C">
      <w:pPr>
        <w:spacing w:line="480" w:lineRule="auto"/>
        <w:rPr>
          <w:b/>
          <w:sz w:val="24"/>
          <w:szCs w:val="24"/>
        </w:rPr>
      </w:pPr>
      <w:del w:id="72" w:author="Jonas Stage Sø" w:date="2025-06-30T17:25:00Z" w16du:dateUtc="2025-06-30T15:25:00Z">
        <w:r w:rsidRPr="001D03A2">
          <w:rPr>
            <w:b/>
            <w:sz w:val="24"/>
            <w:szCs w:val="24"/>
          </w:rPr>
          <w:delText>Fig</w:delText>
        </w:r>
      </w:del>
      <w:ins w:id="73" w:author="Jonas Stage Sø" w:date="2025-06-30T17:25:00Z" w16du:dateUtc="2025-06-30T15:25:00Z">
        <w:r w:rsidRPr="001D03A2">
          <w:rPr>
            <w:b/>
            <w:sz w:val="24"/>
            <w:szCs w:val="24"/>
          </w:rPr>
          <w:t>Fig</w:t>
        </w:r>
        <w:r w:rsidR="00297339">
          <w:rPr>
            <w:b/>
            <w:sz w:val="24"/>
            <w:szCs w:val="24"/>
          </w:rPr>
          <w:t>ure</w:t>
        </w:r>
      </w:ins>
      <w:r w:rsidRPr="001D03A2">
        <w:rPr>
          <w:b/>
          <w:sz w:val="24"/>
          <w:szCs w:val="24"/>
        </w:rPr>
        <w:t xml:space="preserve"> S1</w:t>
      </w:r>
      <w:del w:id="74" w:author="Jonas Stage Sø" w:date="2025-06-30T17:25:00Z" w16du:dateUtc="2025-06-30T15:25:00Z">
        <w:r w:rsidRPr="00AE04F7">
          <w:rPr>
            <w:bCs/>
            <w:sz w:val="24"/>
            <w:szCs w:val="24"/>
          </w:rPr>
          <w:delText>.</w:delText>
        </w:r>
      </w:del>
      <w:r w:rsidRPr="00AE04F7">
        <w:rPr>
          <w:bCs/>
          <w:sz w:val="24"/>
          <w:szCs w:val="24"/>
        </w:rPr>
        <w:t xml:space="preserve">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w:t>
      </w:r>
      <w:r w:rsidR="00037E6F">
        <w:rPr>
          <w:bCs/>
          <w:sz w:val="24"/>
          <w:szCs w:val="24"/>
        </w:rPr>
        <w:t xml:space="preserve"> between May and September</w:t>
      </w:r>
      <w:r w:rsidRPr="00AE04F7">
        <w:rPr>
          <w:bCs/>
          <w:sz w:val="24"/>
          <w:szCs w:val="24"/>
        </w:rPr>
        <w:t xml:space="preserve"> (the line</w:t>
      </w:r>
      <w:del w:id="75" w:author="Jonas Stage Sø" w:date="2025-06-30T17:25:00Z" w16du:dateUtc="2025-06-30T15:25:00Z">
        <w:r w:rsidRPr="00AE04F7">
          <w:rPr>
            <w:bCs/>
            <w:sz w:val="24"/>
            <w:szCs w:val="24"/>
          </w:rPr>
          <w:delText>).</w:delText>
        </w:r>
        <w:r w:rsidRPr="00AE04F7">
          <w:rPr>
            <w:b/>
            <w:sz w:val="24"/>
            <w:szCs w:val="24"/>
          </w:rPr>
          <w:delText xml:space="preserve"> </w:delText>
        </w:r>
      </w:del>
      <w:ins w:id="76" w:author="Jonas Stage Sø" w:date="2025-06-30T17:25:00Z" w16du:dateUtc="2025-06-30T15:25:00Z">
        <w:r w:rsidRPr="00AE04F7">
          <w:rPr>
            <w:bCs/>
            <w:sz w:val="24"/>
            <w:szCs w:val="24"/>
          </w:rPr>
          <w:t>)</w:t>
        </w:r>
      </w:ins>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4DE66C1E" w:rsidR="001D03A2" w:rsidRPr="001D03A2" w:rsidRDefault="001D03A2" w:rsidP="00BF6C3C">
      <w:pPr>
        <w:spacing w:line="480" w:lineRule="auto"/>
        <w:rPr>
          <w:b/>
          <w:sz w:val="24"/>
          <w:szCs w:val="24"/>
        </w:rPr>
      </w:pPr>
      <w:del w:id="77" w:author="Jonas Stage Sø" w:date="2025-06-30T17:25:00Z" w16du:dateUtc="2025-06-30T15:25:00Z">
        <w:r w:rsidRPr="00AE04F7">
          <w:rPr>
            <w:b/>
            <w:bCs/>
            <w:sz w:val="24"/>
            <w:szCs w:val="24"/>
          </w:rPr>
          <w:delText>Fig.</w:delText>
        </w:r>
      </w:del>
      <w:ins w:id="78" w:author="Jonas Stage Sø" w:date="2025-06-30T17:25:00Z" w16du:dateUtc="2025-06-30T15:25:00Z">
        <w:r w:rsidRPr="00AE04F7">
          <w:rPr>
            <w:b/>
            <w:bCs/>
            <w:sz w:val="24"/>
            <w:szCs w:val="24"/>
          </w:rPr>
          <w:t>Fig</w:t>
        </w:r>
        <w:r w:rsidR="00297339">
          <w:rPr>
            <w:b/>
            <w:bCs/>
            <w:sz w:val="24"/>
            <w:szCs w:val="24"/>
          </w:rPr>
          <w:t>ure</w:t>
        </w:r>
      </w:ins>
      <w:r w:rsidR="00297339">
        <w:rPr>
          <w:b/>
          <w:bCs/>
          <w:sz w:val="24"/>
          <w:szCs w:val="24"/>
        </w:rPr>
        <w:t xml:space="preserve"> S2</w:t>
      </w:r>
      <w:del w:id="79" w:author="Jonas Stage Sø" w:date="2025-06-30T17:25:00Z" w16du:dateUtc="2025-06-30T15:25:00Z">
        <w:r w:rsidRPr="00AE04F7">
          <w:rPr>
            <w:bCs/>
            <w:sz w:val="24"/>
            <w:szCs w:val="24"/>
          </w:rPr>
          <w:delText>.</w:delText>
        </w:r>
      </w:del>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w:t>
      </w:r>
      <w:r w:rsidR="000D2A26">
        <w:rPr>
          <w:bCs/>
          <w:sz w:val="24"/>
          <w:szCs w:val="24"/>
        </w:rPr>
        <w:t xml:space="preserve"> from 1976 to 2021</w:t>
      </w:r>
      <w:r w:rsidRPr="00AE04F7">
        <w:rPr>
          <w:bCs/>
          <w:sz w:val="24"/>
          <w:szCs w:val="24"/>
        </w:rPr>
        <w:t xml:space="preserve">. The stippled line shows input = outflow (1:1 line). Inflow exceeds outflow in all years. The full line shows that the relationship between measurements (y vs. x, omitting the outlier in </w:t>
      </w:r>
      <w:del w:id="80" w:author="Jonas Stage Sø" w:date="2025-06-30T17:25:00Z" w16du:dateUtc="2025-06-30T15:25:00Z">
        <w:r w:rsidRPr="00AE04F7">
          <w:rPr>
            <w:bCs/>
            <w:sz w:val="24"/>
            <w:szCs w:val="24"/>
          </w:rPr>
          <w:delText>parenthesis</w:delText>
        </w:r>
      </w:del>
      <w:ins w:id="81" w:author="Jonas Stage Sø" w:date="2025-06-30T17:25:00Z" w16du:dateUtc="2025-06-30T15:25:00Z">
        <w:r w:rsidRPr="00AE04F7">
          <w:rPr>
            <w:bCs/>
            <w:sz w:val="24"/>
            <w:szCs w:val="24"/>
          </w:rPr>
          <w:t>parenthes</w:t>
        </w:r>
        <w:r w:rsidR="00297339">
          <w:rPr>
            <w:bCs/>
            <w:sz w:val="24"/>
            <w:szCs w:val="24"/>
          </w:rPr>
          <w:t>e</w:t>
        </w:r>
        <w:r w:rsidRPr="00AE04F7">
          <w:rPr>
            <w:bCs/>
            <w:sz w:val="24"/>
            <w:szCs w:val="24"/>
          </w:rPr>
          <w:t>s</w:t>
        </w:r>
      </w:ins>
      <w:r w:rsidRPr="00AE04F7">
        <w:rPr>
          <w:bCs/>
          <w:sz w:val="24"/>
          <w:szCs w:val="24"/>
        </w:rPr>
        <w:t>)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del w:id="82" w:author="Jonas Stage Sø" w:date="2025-06-30T17:25:00Z" w16du:dateUtc="2025-06-30T15:25:00Z">
        <w:r w:rsidRPr="00AE04F7">
          <w:rPr>
            <w:bCs/>
            <w:sz w:val="24"/>
            <w:szCs w:val="24"/>
          </w:rPr>
          <w:delText>.</w:delText>
        </w:r>
        <w:r w:rsidR="00037E6F">
          <w:rPr>
            <w:bCs/>
            <w:sz w:val="24"/>
            <w:szCs w:val="24"/>
          </w:rPr>
          <w:delText xml:space="preserve"> </w:delText>
        </w:r>
      </w:del>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200B4D5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5731346B" w:rsidR="00EF44C1" w:rsidRDefault="001D03A2" w:rsidP="00BF6C3C">
      <w:pPr>
        <w:spacing w:line="480" w:lineRule="auto"/>
        <w:rPr>
          <w:b/>
          <w:sz w:val="24"/>
          <w:szCs w:val="24"/>
        </w:rPr>
      </w:pPr>
      <w:del w:id="83" w:author="Jonas Stage Sø" w:date="2025-06-30T17:25:00Z" w16du:dateUtc="2025-06-30T15:25:00Z">
        <w:r w:rsidRPr="00AE04F7">
          <w:rPr>
            <w:b/>
            <w:sz w:val="24"/>
            <w:szCs w:val="24"/>
          </w:rPr>
          <w:delText>Fig</w:delText>
        </w:r>
      </w:del>
      <w:ins w:id="84" w:author="Jonas Stage Sø" w:date="2025-06-30T17:25:00Z" w16du:dateUtc="2025-06-30T15:25:00Z">
        <w:r w:rsidRPr="00AE04F7">
          <w:rPr>
            <w:b/>
            <w:sz w:val="24"/>
            <w:szCs w:val="24"/>
          </w:rPr>
          <w:t>Fig</w:t>
        </w:r>
        <w:r w:rsidR="00297339">
          <w:rPr>
            <w:b/>
            <w:sz w:val="24"/>
            <w:szCs w:val="24"/>
          </w:rPr>
          <w:t>ure</w:t>
        </w:r>
      </w:ins>
      <w:r w:rsidRPr="00AE04F7">
        <w:rPr>
          <w:b/>
          <w:sz w:val="24"/>
          <w:szCs w:val="24"/>
        </w:rPr>
        <w:t xml:space="preserve"> S3</w:t>
      </w:r>
      <w:del w:id="85" w:author="Jonas Stage Sø" w:date="2025-06-30T17:25:00Z" w16du:dateUtc="2025-06-30T15:25:00Z">
        <w:r w:rsidRPr="00AE04F7">
          <w:rPr>
            <w:b/>
            <w:sz w:val="24"/>
            <w:szCs w:val="24"/>
          </w:rPr>
          <w:delText>.</w:delText>
        </w:r>
      </w:del>
      <w:r w:rsidRPr="00AE04F7">
        <w:rPr>
          <w:b/>
          <w:sz w:val="24"/>
          <w:szCs w:val="24"/>
        </w:rPr>
        <w:t xml:space="preserve">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del w:id="86" w:author="Jonas Stage Sø" w:date="2025-06-30T17:25:00Z" w16du:dateUtc="2025-06-30T15:25:00Z">
        <w:r w:rsidRPr="00AE04F7">
          <w:rPr>
            <w:sz w:val="24"/>
            <w:szCs w:val="24"/>
          </w:rPr>
          <w:delText>.</w:delText>
        </w:r>
        <w:r w:rsidRPr="00AE04F7">
          <w:rPr>
            <w:b/>
            <w:sz w:val="24"/>
            <w:szCs w:val="24"/>
          </w:rPr>
          <w:delText xml:space="preserve"> </w:delText>
        </w:r>
      </w:del>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b/>
          <w:sz w:val="24"/>
          <w:szCs w:val="24"/>
        </w:rPr>
      </w:pPr>
    </w:p>
    <w:p w14:paraId="7F56E7C9" w14:textId="5902BAA8"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headerReference w:type="default" r:id="rId27"/>
          <w:footerReference w:type="default" r:id="rId28"/>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6663" w:type="dxa"/>
        <w:tblBorders>
          <w:top w:val="single" w:sz="4" w:space="0" w:color="auto"/>
          <w:bottom w:val="single" w:sz="4" w:space="0" w:color="auto"/>
        </w:tblBorders>
        <w:tblLook w:val="04A0" w:firstRow="1" w:lastRow="0" w:firstColumn="1" w:lastColumn="0" w:noHBand="0" w:noVBand="1"/>
      </w:tblPr>
      <w:tblGrid>
        <w:gridCol w:w="3261"/>
        <w:gridCol w:w="3402"/>
      </w:tblGrid>
      <w:tr w:rsidR="00BE6843" w:rsidRPr="00AE04F7" w14:paraId="3E9AA363" w14:textId="77777777" w:rsidTr="002F3842">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F3842">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F3842">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F3842">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F3842">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F3842">
        <w:trPr>
          <w:trHeight w:val="300"/>
        </w:trPr>
        <w:tc>
          <w:tcPr>
            <w:tcW w:w="3261" w:type="dxa"/>
            <w:tcBorders>
              <w:top w:val="nil"/>
              <w:left w:val="nil"/>
              <w:bottom w:val="nil"/>
              <w:right w:val="nil"/>
            </w:tcBorders>
            <w:noWrap/>
            <w:vAlign w:val="bottom"/>
            <w:hideMark/>
          </w:tcPr>
          <w:p w14:paraId="7E6D1956" w14:textId="5AF1010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3A71FEE4" w14:textId="31D6ED8D" w:rsidR="00BE6843" w:rsidRPr="00AE04F7" w:rsidRDefault="00BA1AD0" w:rsidP="00BF6C3C">
            <w:pPr>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3.4</w:t>
            </w:r>
            <w:r w:rsidR="00BE6843" w:rsidRPr="00AE04F7">
              <w:rPr>
                <w:rFonts w:ascii="Calibri" w:eastAsia="Times New Roman" w:hAnsi="Calibri" w:cs="Calibri"/>
                <w:color w:val="000000"/>
                <w:kern w:val="2"/>
                <w:sz w:val="24"/>
                <w:szCs w:val="24"/>
                <w14:ligatures w14:val="standardContextual"/>
              </w:rPr>
              <w:t xml:space="preserve"> (</w:t>
            </w:r>
            <w:r>
              <w:rPr>
                <w:rFonts w:ascii="Calibri" w:eastAsia="Times New Roman" w:hAnsi="Calibri" w:cs="Calibri"/>
                <w:color w:val="000000"/>
                <w:kern w:val="2"/>
                <w:sz w:val="24"/>
                <w:szCs w:val="24"/>
                <w14:ligatures w14:val="standardContextual"/>
              </w:rPr>
              <w:t>3.0</w:t>
            </w:r>
            <w:r w:rsidR="00BE6843" w:rsidRPr="00AE04F7">
              <w:rPr>
                <w:rFonts w:ascii="Calibri" w:eastAsia="Times New Roman" w:hAnsi="Calibri" w:cs="Calibri"/>
                <w:color w:val="000000"/>
                <w:kern w:val="2"/>
                <w:sz w:val="24"/>
                <w:szCs w:val="24"/>
                <w14:ligatures w14:val="standardContextual"/>
              </w:rPr>
              <w:t>, 1.</w:t>
            </w:r>
            <w:r>
              <w:rPr>
                <w:rFonts w:ascii="Calibri" w:eastAsia="Times New Roman" w:hAnsi="Calibri" w:cs="Calibri"/>
                <w:color w:val="000000"/>
                <w:kern w:val="2"/>
                <w:sz w:val="24"/>
                <w:szCs w:val="24"/>
                <w14:ligatures w14:val="standardContextual"/>
              </w:rPr>
              <w:t>2</w:t>
            </w:r>
            <w:r w:rsidR="00BE6843" w:rsidRPr="00AE04F7">
              <w:rPr>
                <w:rFonts w:ascii="Calibri" w:eastAsia="Times New Roman" w:hAnsi="Calibri" w:cs="Calibri"/>
                <w:color w:val="000000"/>
                <w:kern w:val="2"/>
                <w:sz w:val="24"/>
                <w:szCs w:val="24"/>
                <w14:ligatures w14:val="standardContextual"/>
              </w:rPr>
              <w:t>–</w:t>
            </w:r>
            <w:r>
              <w:rPr>
                <w:rFonts w:ascii="Calibri" w:eastAsia="Times New Roman" w:hAnsi="Calibri" w:cs="Calibri"/>
                <w:color w:val="000000"/>
                <w:kern w:val="2"/>
                <w:sz w:val="24"/>
                <w:szCs w:val="24"/>
                <w14:ligatures w14:val="standardContextual"/>
              </w:rPr>
              <w:t>10.8</w:t>
            </w:r>
            <w:r w:rsidR="00BE6843"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F3842">
        <w:trPr>
          <w:trHeight w:val="300"/>
        </w:trPr>
        <w:tc>
          <w:tcPr>
            <w:tcW w:w="3261" w:type="dxa"/>
            <w:tcBorders>
              <w:top w:val="nil"/>
              <w:left w:val="nil"/>
              <w:bottom w:val="single" w:sz="4" w:space="0" w:color="auto"/>
              <w:right w:val="nil"/>
            </w:tcBorders>
            <w:noWrap/>
            <w:vAlign w:val="bottom"/>
            <w:hideMark/>
          </w:tcPr>
          <w:p w14:paraId="00753ADB" w14:textId="2FC5BE3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single" w:sz="4" w:space="0" w:color="auto"/>
              <w:right w:val="nil"/>
            </w:tcBorders>
            <w:noWrap/>
            <w:vAlign w:val="center"/>
            <w:hideMark/>
          </w:tcPr>
          <w:p w14:paraId="2C5F8128" w14:textId="1D6416C4" w:rsidR="00BE6843" w:rsidRPr="002F3842" w:rsidRDefault="00BE6843" w:rsidP="002F3842">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
            <w:r w:rsidRPr="002F3842">
              <w:rPr>
                <w:rFonts w:ascii="Calibri" w:eastAsia="Times New Roman" w:hAnsi="Calibri" w:cs="Calibri"/>
                <w:color w:val="000000"/>
                <w:kern w:val="2"/>
                <w:sz w:val="24"/>
                <w:szCs w:val="24"/>
                <w14:ligatures w14:val="standardContextual"/>
              </w:rPr>
              <w:t>2.47, 1.75–3.35)</w:t>
            </w:r>
          </w:p>
        </w:tc>
      </w:tr>
    </w:tbl>
    <w:p w14:paraId="4F3C57B9" w14:textId="18C2F76D" w:rsidR="006E78B0" w:rsidRPr="002F3842" w:rsidRDefault="0099029B" w:rsidP="0099029B">
      <w:pPr>
        <w:spacing w:line="480" w:lineRule="auto"/>
        <w:rPr>
          <w:bCs/>
          <w:sz w:val="24"/>
          <w:szCs w:val="24"/>
        </w:rPr>
      </w:pPr>
      <w:r w:rsidRPr="0099029B">
        <w:rPr>
          <w:bCs/>
          <w:sz w:val="24"/>
          <w:szCs w:val="24"/>
        </w:rPr>
        <w:t>*</w:t>
      </w:r>
      <w:r>
        <w:rPr>
          <w:bCs/>
          <w:sz w:val="24"/>
          <w:szCs w:val="24"/>
        </w:rPr>
        <w:t xml:space="preserve"> W</w:t>
      </w:r>
      <w:r w:rsidR="006E78B0" w:rsidRPr="002F3842">
        <w:rPr>
          <w:bCs/>
          <w:sz w:val="24"/>
          <w:szCs w:val="24"/>
        </w:rPr>
        <w:t xml:space="preserve">ater retention time </w:t>
      </w:r>
      <w:r w:rsidRPr="002F3842">
        <w:rPr>
          <w:bCs/>
          <w:sz w:val="24"/>
          <w:szCs w:val="24"/>
        </w:rPr>
        <w:t>is</w:t>
      </w:r>
      <w:r w:rsidR="006E78B0" w:rsidRPr="002F3842">
        <w:rPr>
          <w:bCs/>
          <w:sz w:val="24"/>
          <w:szCs w:val="24"/>
        </w:rPr>
        <w:t xml:space="preserve"> calculated</w:t>
      </w:r>
      <w:r w:rsidRPr="002F3842">
        <w:rPr>
          <w:bCs/>
          <w:sz w:val="24"/>
          <w:szCs w:val="24"/>
        </w:rPr>
        <w:t xml:space="preserve"> from </w:t>
      </w:r>
      <w:r w:rsidR="004D7AEE">
        <w:rPr>
          <w:bCs/>
          <w:sz w:val="24"/>
          <w:szCs w:val="24"/>
        </w:rPr>
        <w:t>discharge values</w:t>
      </w:r>
      <w:r w:rsidRPr="002F3842">
        <w:rPr>
          <w:bCs/>
          <w:sz w:val="24"/>
          <w:szCs w:val="24"/>
        </w:rPr>
        <w:t xml:space="preserve"> </w:t>
      </w:r>
      <w:r w:rsidR="004D7AEE">
        <w:rPr>
          <w:bCs/>
          <w:sz w:val="24"/>
          <w:szCs w:val="24"/>
        </w:rPr>
        <w:t>from</w:t>
      </w:r>
      <w:r w:rsidRPr="002F3842">
        <w:rPr>
          <w:bCs/>
          <w:sz w:val="24"/>
          <w:szCs w:val="24"/>
        </w:rPr>
        <w:t xml:space="preserve"> 1989</w:t>
      </w:r>
      <w:r w:rsidR="004D7AEE">
        <w:rPr>
          <w:bCs/>
          <w:sz w:val="24"/>
          <w:szCs w:val="24"/>
        </w:rPr>
        <w:t xml:space="preserve"> to </w:t>
      </w:r>
      <w:r w:rsidRPr="002F3842">
        <w:rPr>
          <w:bCs/>
          <w:sz w:val="24"/>
          <w:szCs w:val="24"/>
        </w:rPr>
        <w:t>2021</w:t>
      </w:r>
      <w:r>
        <w:rPr>
          <w:bCs/>
          <w:sz w:val="24"/>
          <w:szCs w:val="24"/>
        </w:rPr>
        <w:t>.</w:t>
      </w:r>
    </w:p>
    <w:p w14:paraId="32A835CA" w14:textId="6D040B8F" w:rsidR="001D03A2" w:rsidRDefault="00BE6843" w:rsidP="00BF6C3C">
      <w:pPr>
        <w:spacing w:line="480" w:lineRule="auto"/>
        <w:rPr>
          <w:bCs/>
          <w:sz w:val="24"/>
          <w:szCs w:val="24"/>
        </w:rPr>
      </w:pPr>
      <w:r w:rsidRPr="00AE04F7">
        <w:rPr>
          <w:bCs/>
          <w:sz w:val="24"/>
          <w:szCs w:val="24"/>
        </w:rPr>
        <w:t>*</w:t>
      </w:r>
      <w:r w:rsidR="006E78B0">
        <w:rPr>
          <w:bCs/>
          <w:sz w:val="24"/>
          <w:szCs w:val="24"/>
        </w:rPr>
        <w:t>*</w:t>
      </w: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198179CD"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73FD1181"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Mean org C:</w:t>
      </w:r>
      <w:del w:id="87" w:author="Jonas Stage Sø" w:date="2025-06-30T17:25:00Z" w16du:dateUtc="2025-06-30T15:25:00Z">
        <w:r w:rsidRPr="00AE04F7">
          <w:rPr>
            <w:bCs/>
            <w:sz w:val="24"/>
            <w:szCs w:val="24"/>
          </w:rPr>
          <w:delText xml:space="preserve"> </w:delText>
        </w:r>
      </w:del>
      <w:r w:rsidRPr="00AE04F7">
        <w:rPr>
          <w:bCs/>
          <w:sz w:val="24"/>
          <w:szCs w:val="24"/>
        </w:rPr>
        <w:t>N, N:</w:t>
      </w:r>
      <w:del w:id="88" w:author="Jonas Stage Sø" w:date="2025-06-30T17:25:00Z" w16du:dateUtc="2025-06-30T15:25:00Z">
        <w:r w:rsidRPr="00AE04F7">
          <w:rPr>
            <w:bCs/>
            <w:sz w:val="24"/>
            <w:szCs w:val="24"/>
          </w:rPr>
          <w:delText xml:space="preserve"> </w:delText>
        </w:r>
      </w:del>
      <w:r w:rsidRPr="00AE04F7">
        <w:rPr>
          <w:bCs/>
          <w:sz w:val="24"/>
          <w:szCs w:val="24"/>
        </w:rPr>
        <w:t>P and org C:</w:t>
      </w:r>
      <w:del w:id="89" w:author="Jonas Stage Sø" w:date="2025-06-30T17:25:00Z" w16du:dateUtc="2025-06-30T15:25:00Z">
        <w:r w:rsidRPr="00AE04F7">
          <w:rPr>
            <w:bCs/>
            <w:sz w:val="24"/>
            <w:szCs w:val="24"/>
          </w:rPr>
          <w:delText xml:space="preserve"> </w:delText>
        </w:r>
      </w:del>
      <w:r w:rsidRPr="00AE04F7">
        <w:rPr>
          <w:bCs/>
          <w:sz w:val="24"/>
          <w:szCs w:val="24"/>
        </w:rPr>
        <w:t xml:space="preserve">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54C5174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49EC14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N:P</w:t>
            </w:r>
          </w:p>
        </w:tc>
        <w:tc>
          <w:tcPr>
            <w:tcW w:w="0" w:type="auto"/>
            <w:gridSpan w:val="7"/>
            <w:tcBorders>
              <w:top w:val="nil"/>
              <w:left w:val="single" w:sz="4" w:space="0" w:color="auto"/>
              <w:bottom w:val="single" w:sz="4" w:space="0" w:color="auto"/>
              <w:right w:val="nil"/>
            </w:tcBorders>
            <w:noWrap/>
            <w:vAlign w:val="center"/>
            <w:hideMark/>
          </w:tcPr>
          <w:p w14:paraId="1AB618EF" w14:textId="472F9DBD"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266B8A55"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53443">
        <w:rPr>
          <w:rFonts w:cstheme="minorHAnsi"/>
          <w:bCs/>
          <w:sz w:val="24"/>
          <w:szCs w:val="24"/>
        </w:rPr>
        <w:t>m</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72A63A6" w:rsidR="00966DB2" w:rsidRPr="00B0027D" w:rsidRDefault="00312F91" w:rsidP="00BF6C3C">
            <w:pPr>
              <w:spacing w:line="480" w:lineRule="auto"/>
              <w:jc w:val="center"/>
              <w:rPr>
                <w:b/>
              </w:rPr>
            </w:pPr>
            <w:r>
              <w:rPr>
                <w:b/>
                <w:sz w:val="22"/>
                <w:szCs w:val="22"/>
              </w:rPr>
              <w:t>Independent</w:t>
            </w:r>
            <w:r w:rsidRPr="00B0027D">
              <w:rPr>
                <w:b/>
                <w:sz w:val="22"/>
                <w:szCs w:val="22"/>
              </w:rPr>
              <w:t xml:space="preserve"> </w:t>
            </w:r>
            <w:r w:rsidR="00966DB2"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648194D9" w:rsidR="00966DB2" w:rsidRPr="00B0027D" w:rsidRDefault="00B53443" w:rsidP="00BF6C3C">
            <w:pPr>
              <w:spacing w:line="480" w:lineRule="auto"/>
              <w:jc w:val="center"/>
              <w:rPr>
                <w:bCs/>
              </w:rPr>
            </w:pPr>
            <w:r>
              <w:rPr>
                <w:bCs/>
                <w:sz w:val="22"/>
                <w:szCs w:val="22"/>
              </w:rPr>
              <w:t>0.0</w:t>
            </w:r>
            <w:r w:rsidR="00F42319" w:rsidRPr="00B0027D">
              <w:rPr>
                <w:bCs/>
                <w:sz w:val="22"/>
                <w:szCs w:val="22"/>
              </w:rPr>
              <w:t>61</w:t>
            </w:r>
          </w:p>
        </w:tc>
        <w:tc>
          <w:tcPr>
            <w:tcW w:w="1993" w:type="dxa"/>
            <w:tcBorders>
              <w:top w:val="single" w:sz="4" w:space="0" w:color="auto"/>
            </w:tcBorders>
            <w:vAlign w:val="center"/>
          </w:tcPr>
          <w:p w14:paraId="39543961" w14:textId="4E147169" w:rsidR="00966DB2" w:rsidRPr="00B0027D" w:rsidRDefault="00B53443" w:rsidP="00BF6C3C">
            <w:pPr>
              <w:spacing w:line="480" w:lineRule="auto"/>
              <w:jc w:val="center"/>
              <w:rPr>
                <w:bCs/>
              </w:rPr>
            </w:pPr>
            <w:r>
              <w:rPr>
                <w:bCs/>
                <w:sz w:val="22"/>
                <w:szCs w:val="22"/>
              </w:rPr>
              <w:t>0.0</w:t>
            </w:r>
            <w:r w:rsidR="00F42319" w:rsidRPr="00B0027D">
              <w:rPr>
                <w:bCs/>
                <w:sz w:val="22"/>
                <w:szCs w:val="22"/>
              </w:rPr>
              <w:t>3</w:t>
            </w:r>
            <w:r>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6EF30871" w:rsidR="00966DB2" w:rsidRPr="00B0027D" w:rsidRDefault="00B53443" w:rsidP="00BF6C3C">
            <w:pPr>
              <w:spacing w:line="480" w:lineRule="auto"/>
              <w:jc w:val="center"/>
              <w:rPr>
                <w:bCs/>
              </w:rPr>
            </w:pPr>
            <w:r>
              <w:rPr>
                <w:bCs/>
                <w:sz w:val="22"/>
                <w:szCs w:val="22"/>
              </w:rPr>
              <w:t>0.</w:t>
            </w:r>
            <w:r w:rsidR="00F42319" w:rsidRPr="00B0027D">
              <w:rPr>
                <w:bCs/>
                <w:sz w:val="22"/>
                <w:szCs w:val="22"/>
              </w:rPr>
              <w:t>8</w:t>
            </w:r>
            <w:r>
              <w:rPr>
                <w:bCs/>
                <w:sz w:val="22"/>
                <w:szCs w:val="22"/>
              </w:rPr>
              <w:t>06</w:t>
            </w:r>
          </w:p>
        </w:tc>
        <w:tc>
          <w:tcPr>
            <w:tcW w:w="1993" w:type="dxa"/>
            <w:vAlign w:val="center"/>
          </w:tcPr>
          <w:p w14:paraId="5709C1A6" w14:textId="667D171B" w:rsidR="00966DB2" w:rsidRPr="00B0027D" w:rsidRDefault="00B53443" w:rsidP="00BF6C3C">
            <w:pPr>
              <w:spacing w:line="480" w:lineRule="auto"/>
              <w:jc w:val="center"/>
              <w:rPr>
                <w:bCs/>
              </w:rPr>
            </w:pPr>
            <w:r>
              <w:rPr>
                <w:bCs/>
                <w:sz w:val="22"/>
                <w:szCs w:val="22"/>
              </w:rPr>
              <w:t>0.</w:t>
            </w:r>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15F0831A" w:rsidR="00966DB2" w:rsidRPr="00B0027D" w:rsidRDefault="00B53443" w:rsidP="00BF6C3C">
            <w:pPr>
              <w:spacing w:line="480" w:lineRule="auto"/>
              <w:jc w:val="center"/>
              <w:rPr>
                <w:bCs/>
              </w:rPr>
            </w:pPr>
            <w:r>
              <w:rPr>
                <w:bCs/>
                <w:sz w:val="22"/>
                <w:szCs w:val="22"/>
              </w:rPr>
              <w:t>0.0</w:t>
            </w:r>
            <w:r w:rsidR="00F42319" w:rsidRPr="00B0027D">
              <w:rPr>
                <w:bCs/>
                <w:sz w:val="22"/>
                <w:szCs w:val="22"/>
              </w:rPr>
              <w:t>6</w:t>
            </w:r>
            <w:r w:rsidR="007E4914">
              <w:rPr>
                <w:bCs/>
                <w:sz w:val="22"/>
                <w:szCs w:val="22"/>
              </w:rPr>
              <w:t>0</w:t>
            </w:r>
          </w:p>
        </w:tc>
        <w:tc>
          <w:tcPr>
            <w:tcW w:w="1993" w:type="dxa"/>
            <w:vAlign w:val="center"/>
          </w:tcPr>
          <w:p w14:paraId="231365D3" w14:textId="1A887022" w:rsidR="00966DB2" w:rsidRPr="00B0027D" w:rsidRDefault="00B53443" w:rsidP="00BF6C3C">
            <w:pPr>
              <w:spacing w:line="480" w:lineRule="auto"/>
              <w:jc w:val="center"/>
              <w:rPr>
                <w:bCs/>
              </w:rPr>
            </w:pPr>
            <w:r>
              <w:rPr>
                <w:bCs/>
                <w:sz w:val="22"/>
                <w:szCs w:val="22"/>
              </w:rPr>
              <w:t>0.0</w:t>
            </w:r>
            <w:r w:rsidR="00F42319" w:rsidRPr="00B0027D">
              <w:rPr>
                <w:bCs/>
                <w:sz w:val="22"/>
                <w:szCs w:val="22"/>
              </w:rPr>
              <w:t>1</w:t>
            </w:r>
            <w:r>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65E1F6BB" w:rsidR="001D03A2" w:rsidRPr="00AE04F7" w:rsidRDefault="001D03A2" w:rsidP="00BF6C3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8C33FA6" w:rsidR="001D03A2" w:rsidRPr="00AE04F7" w:rsidRDefault="00312F91" w:rsidP="00BF6C3C">
            <w:pPr>
              <w:spacing w:line="480" w:lineRule="auto"/>
              <w:jc w:val="center"/>
            </w:pPr>
            <w:r>
              <w:t>Independent</w:t>
            </w:r>
            <w:r w:rsidRPr="00AE04F7">
              <w:t xml:space="preserve"> </w:t>
            </w:r>
            <w:r w:rsidR="001D03A2"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757C9D" w:rsidRPr="00AE04F7" w14:paraId="03C8E2D3" w14:textId="77777777" w:rsidTr="002F3842">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matter</w:t>
            </w:r>
          </w:p>
        </w:tc>
        <w:tc>
          <w:tcPr>
            <w:tcW w:w="2600" w:type="dxa"/>
            <w:gridSpan w:val="2"/>
            <w:tcBorders>
              <w:top w:val="single" w:sz="4" w:space="0" w:color="auto"/>
              <w:left w:val="nil"/>
              <w:bottom w:val="nil"/>
              <w:right w:val="nil"/>
            </w:tcBorders>
            <w:noWrap/>
            <w:vAlign w:val="center"/>
            <w:hideMark/>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gridSpan w:val="2"/>
            <w:tcBorders>
              <w:top w:val="single" w:sz="4" w:space="0" w:color="auto"/>
              <w:left w:val="nil"/>
              <w:bottom w:val="nil"/>
              <w:right w:val="nil"/>
            </w:tcBorders>
            <w:noWrap/>
            <w:vAlign w:val="center"/>
            <w:hideMark/>
          </w:tcPr>
          <w:p w14:paraId="11C9BF9F" w14:textId="2A952B4D" w:rsidR="00757C9D" w:rsidRPr="00AE04F7" w:rsidRDefault="00757C9D" w:rsidP="002F3842">
            <w:pPr>
              <w:spacing w:line="48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r>
      <w:tr w:rsidR="00757C9D"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ECB5" w14:textId="77777777" w:rsidR="00CE2966" w:rsidRDefault="00CE2966" w:rsidP="006C525D">
      <w:pPr>
        <w:spacing w:after="0" w:line="240" w:lineRule="auto"/>
      </w:pPr>
      <w:r>
        <w:separator/>
      </w:r>
    </w:p>
  </w:endnote>
  <w:endnote w:type="continuationSeparator" w:id="0">
    <w:p w14:paraId="493CEEFD" w14:textId="77777777" w:rsidR="00CE2966" w:rsidRDefault="00CE2966"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FFF0" w14:textId="77777777" w:rsidR="00A700FE" w:rsidRDefault="00A7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C269" w14:textId="77777777" w:rsidR="00CE2966" w:rsidRDefault="00CE2966" w:rsidP="006C525D">
      <w:pPr>
        <w:spacing w:after="0" w:line="240" w:lineRule="auto"/>
      </w:pPr>
      <w:r>
        <w:separator/>
      </w:r>
    </w:p>
  </w:footnote>
  <w:footnote w:type="continuationSeparator" w:id="0">
    <w:p w14:paraId="4EA4B45C" w14:textId="77777777" w:rsidR="00CE2966" w:rsidRDefault="00CE2966" w:rsidP="006C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92C0" w14:textId="77777777" w:rsidR="00A700FE" w:rsidRDefault="00A70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Windows Live" w15:userId="725479d7c9b04ee4"/>
  </w15:person>
  <w15:person w15:author="Jonas Stage Sø [2]">
    <w15:presenceInfo w15:providerId="AD" w15:userId="S::jonassoe@biology.sdu.dk::8bd39c01-b8d9-413b-9676-dec6dfd21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Hydrobiologi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7965"/>
    <w:rsid w:val="00037E6F"/>
    <w:rsid w:val="00041D22"/>
    <w:rsid w:val="00042BA3"/>
    <w:rsid w:val="0004362B"/>
    <w:rsid w:val="00044E19"/>
    <w:rsid w:val="00045849"/>
    <w:rsid w:val="0006201C"/>
    <w:rsid w:val="00064D04"/>
    <w:rsid w:val="000659C4"/>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5E1E"/>
    <w:rsid w:val="001463AC"/>
    <w:rsid w:val="0014728D"/>
    <w:rsid w:val="00151E82"/>
    <w:rsid w:val="00152D08"/>
    <w:rsid w:val="00153934"/>
    <w:rsid w:val="00153E8D"/>
    <w:rsid w:val="00154400"/>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F34"/>
    <w:rsid w:val="00206530"/>
    <w:rsid w:val="00206C07"/>
    <w:rsid w:val="002129BD"/>
    <w:rsid w:val="00213361"/>
    <w:rsid w:val="002134B3"/>
    <w:rsid w:val="00215C2C"/>
    <w:rsid w:val="002204DC"/>
    <w:rsid w:val="002223A8"/>
    <w:rsid w:val="002240DC"/>
    <w:rsid w:val="00224614"/>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604"/>
    <w:rsid w:val="002909D4"/>
    <w:rsid w:val="00291B02"/>
    <w:rsid w:val="00292F25"/>
    <w:rsid w:val="002940A6"/>
    <w:rsid w:val="002968FD"/>
    <w:rsid w:val="00297339"/>
    <w:rsid w:val="002A52A2"/>
    <w:rsid w:val="002A7192"/>
    <w:rsid w:val="002A71F2"/>
    <w:rsid w:val="002B234E"/>
    <w:rsid w:val="002B2E8C"/>
    <w:rsid w:val="002B2F4D"/>
    <w:rsid w:val="002B74AF"/>
    <w:rsid w:val="002C231D"/>
    <w:rsid w:val="002C4375"/>
    <w:rsid w:val="002C5E15"/>
    <w:rsid w:val="002D59B8"/>
    <w:rsid w:val="002D6D57"/>
    <w:rsid w:val="002E3D2D"/>
    <w:rsid w:val="002E53F0"/>
    <w:rsid w:val="002F36C4"/>
    <w:rsid w:val="002F3842"/>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86D0E"/>
    <w:rsid w:val="003919C3"/>
    <w:rsid w:val="00391D16"/>
    <w:rsid w:val="003963CE"/>
    <w:rsid w:val="003964BA"/>
    <w:rsid w:val="003A0B9C"/>
    <w:rsid w:val="003A41ED"/>
    <w:rsid w:val="003A4831"/>
    <w:rsid w:val="003A4F3A"/>
    <w:rsid w:val="003A6733"/>
    <w:rsid w:val="003A767C"/>
    <w:rsid w:val="003B1662"/>
    <w:rsid w:val="003B2BA2"/>
    <w:rsid w:val="003B5363"/>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348B3"/>
    <w:rsid w:val="004376DD"/>
    <w:rsid w:val="004406A1"/>
    <w:rsid w:val="0044127C"/>
    <w:rsid w:val="004416DC"/>
    <w:rsid w:val="004422C0"/>
    <w:rsid w:val="004435AF"/>
    <w:rsid w:val="004459C0"/>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4BD5"/>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21A3"/>
    <w:rsid w:val="00554CAA"/>
    <w:rsid w:val="00554E80"/>
    <w:rsid w:val="00556809"/>
    <w:rsid w:val="00557C0C"/>
    <w:rsid w:val="00557E08"/>
    <w:rsid w:val="0056059F"/>
    <w:rsid w:val="00560A43"/>
    <w:rsid w:val="00560CD0"/>
    <w:rsid w:val="00561E2B"/>
    <w:rsid w:val="00565FEF"/>
    <w:rsid w:val="00582E19"/>
    <w:rsid w:val="00587780"/>
    <w:rsid w:val="00590A17"/>
    <w:rsid w:val="00593EC1"/>
    <w:rsid w:val="00594F4A"/>
    <w:rsid w:val="0059734D"/>
    <w:rsid w:val="005974AA"/>
    <w:rsid w:val="0059783B"/>
    <w:rsid w:val="005A239B"/>
    <w:rsid w:val="005A3500"/>
    <w:rsid w:val="005A4329"/>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68E9"/>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E0912"/>
    <w:rsid w:val="006E2297"/>
    <w:rsid w:val="006E327A"/>
    <w:rsid w:val="006E5713"/>
    <w:rsid w:val="006E5C88"/>
    <w:rsid w:val="006E78B0"/>
    <w:rsid w:val="006F3D6A"/>
    <w:rsid w:val="006F6206"/>
    <w:rsid w:val="006F7B93"/>
    <w:rsid w:val="00700082"/>
    <w:rsid w:val="007012B2"/>
    <w:rsid w:val="007057ED"/>
    <w:rsid w:val="00706DC5"/>
    <w:rsid w:val="00710DDA"/>
    <w:rsid w:val="00714D2F"/>
    <w:rsid w:val="00724436"/>
    <w:rsid w:val="0072504B"/>
    <w:rsid w:val="007259BD"/>
    <w:rsid w:val="00727AAF"/>
    <w:rsid w:val="00731FD3"/>
    <w:rsid w:val="00733663"/>
    <w:rsid w:val="0073497D"/>
    <w:rsid w:val="00734C97"/>
    <w:rsid w:val="00737575"/>
    <w:rsid w:val="007413CD"/>
    <w:rsid w:val="0074353A"/>
    <w:rsid w:val="00745D6A"/>
    <w:rsid w:val="007470C1"/>
    <w:rsid w:val="00747E76"/>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914"/>
    <w:rsid w:val="007E4CFA"/>
    <w:rsid w:val="007E5AB1"/>
    <w:rsid w:val="007E6CC9"/>
    <w:rsid w:val="007F25B3"/>
    <w:rsid w:val="007F545E"/>
    <w:rsid w:val="007F5FBC"/>
    <w:rsid w:val="007F7DF3"/>
    <w:rsid w:val="007F7F88"/>
    <w:rsid w:val="00803BB9"/>
    <w:rsid w:val="00806036"/>
    <w:rsid w:val="00810614"/>
    <w:rsid w:val="00810F6D"/>
    <w:rsid w:val="00811310"/>
    <w:rsid w:val="0081238E"/>
    <w:rsid w:val="00812D72"/>
    <w:rsid w:val="008167AE"/>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5AD8"/>
    <w:rsid w:val="0093635C"/>
    <w:rsid w:val="0094120A"/>
    <w:rsid w:val="00942026"/>
    <w:rsid w:val="009454C8"/>
    <w:rsid w:val="009470CD"/>
    <w:rsid w:val="00947D27"/>
    <w:rsid w:val="00947D39"/>
    <w:rsid w:val="009642ED"/>
    <w:rsid w:val="00966DB2"/>
    <w:rsid w:val="00967BCA"/>
    <w:rsid w:val="0097593D"/>
    <w:rsid w:val="009775DA"/>
    <w:rsid w:val="00977E9E"/>
    <w:rsid w:val="0098138C"/>
    <w:rsid w:val="00983FC2"/>
    <w:rsid w:val="0098416D"/>
    <w:rsid w:val="009858A8"/>
    <w:rsid w:val="00985E51"/>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0FE"/>
    <w:rsid w:val="00A70AFE"/>
    <w:rsid w:val="00A71087"/>
    <w:rsid w:val="00A71E84"/>
    <w:rsid w:val="00A815A3"/>
    <w:rsid w:val="00A824C2"/>
    <w:rsid w:val="00A90742"/>
    <w:rsid w:val="00A9309E"/>
    <w:rsid w:val="00A93222"/>
    <w:rsid w:val="00A9585A"/>
    <w:rsid w:val="00AA0A53"/>
    <w:rsid w:val="00AA397C"/>
    <w:rsid w:val="00AA3998"/>
    <w:rsid w:val="00AA426C"/>
    <w:rsid w:val="00AA51F3"/>
    <w:rsid w:val="00AA5F73"/>
    <w:rsid w:val="00AB1041"/>
    <w:rsid w:val="00AB2833"/>
    <w:rsid w:val="00AB4000"/>
    <w:rsid w:val="00AB43E3"/>
    <w:rsid w:val="00AB637B"/>
    <w:rsid w:val="00AC07DB"/>
    <w:rsid w:val="00AC24B5"/>
    <w:rsid w:val="00AC4958"/>
    <w:rsid w:val="00AC4D73"/>
    <w:rsid w:val="00AC5B75"/>
    <w:rsid w:val="00AC5DAF"/>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44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9506C"/>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1CD7"/>
    <w:rsid w:val="00C439E1"/>
    <w:rsid w:val="00C44DE0"/>
    <w:rsid w:val="00C46E61"/>
    <w:rsid w:val="00C52E74"/>
    <w:rsid w:val="00C5606A"/>
    <w:rsid w:val="00C6237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4D77"/>
    <w:rsid w:val="00CC614F"/>
    <w:rsid w:val="00CC6619"/>
    <w:rsid w:val="00CC66E6"/>
    <w:rsid w:val="00CD1D9B"/>
    <w:rsid w:val="00CD4517"/>
    <w:rsid w:val="00CD50A4"/>
    <w:rsid w:val="00CD736D"/>
    <w:rsid w:val="00CE2280"/>
    <w:rsid w:val="00CE2966"/>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2CE3"/>
    <w:rsid w:val="00DB393E"/>
    <w:rsid w:val="00DB74C3"/>
    <w:rsid w:val="00DB7DE3"/>
    <w:rsid w:val="00DC06BA"/>
    <w:rsid w:val="00DC2E34"/>
    <w:rsid w:val="00DC3238"/>
    <w:rsid w:val="00DC4FE6"/>
    <w:rsid w:val="00DC5B1F"/>
    <w:rsid w:val="00DC75DD"/>
    <w:rsid w:val="00DC7723"/>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618B"/>
    <w:rsid w:val="00E50DBE"/>
    <w:rsid w:val="00E541CC"/>
    <w:rsid w:val="00E55A60"/>
    <w:rsid w:val="00E57901"/>
    <w:rsid w:val="00E64B25"/>
    <w:rsid w:val="00E6535F"/>
    <w:rsid w:val="00E746A1"/>
    <w:rsid w:val="00E763B1"/>
    <w:rsid w:val="00E7783F"/>
    <w:rsid w:val="00E855C1"/>
    <w:rsid w:val="00E85FEB"/>
    <w:rsid w:val="00E91EAB"/>
    <w:rsid w:val="00E97996"/>
    <w:rsid w:val="00EA0A2F"/>
    <w:rsid w:val="00EA264F"/>
    <w:rsid w:val="00EA5321"/>
    <w:rsid w:val="00EA5D85"/>
    <w:rsid w:val="00EA7A7D"/>
    <w:rsid w:val="00EB10E2"/>
    <w:rsid w:val="00EB37F5"/>
    <w:rsid w:val="00EB75DB"/>
    <w:rsid w:val="00EC1A63"/>
    <w:rsid w:val="00EC1F76"/>
    <w:rsid w:val="00EC6C5E"/>
    <w:rsid w:val="00EC7E71"/>
    <w:rsid w:val="00ED2C81"/>
    <w:rsid w:val="00ED2DC6"/>
    <w:rsid w:val="00ED7448"/>
    <w:rsid w:val="00EE0560"/>
    <w:rsid w:val="00EE2F7B"/>
    <w:rsid w:val="00EE7068"/>
    <w:rsid w:val="00EF1226"/>
    <w:rsid w:val="00EF2912"/>
    <w:rsid w:val="00EF44C1"/>
    <w:rsid w:val="00EF512E"/>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0D46"/>
    <w:rsid w:val="00F71D18"/>
    <w:rsid w:val="00F734AC"/>
    <w:rsid w:val="00F74800"/>
    <w:rsid w:val="00F74BEB"/>
    <w:rsid w:val="00F76246"/>
    <w:rsid w:val="00F76B6C"/>
    <w:rsid w:val="00F80291"/>
    <w:rsid w:val="00F815BB"/>
    <w:rsid w:val="00F82FBC"/>
    <w:rsid w:val="00F83402"/>
    <w:rsid w:val="00F86F1B"/>
    <w:rsid w:val="00F95B60"/>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s.au.dk/forskningraadgivning/fagdatacentre/ferskvand" TargetMode="External"/><Relationship Id="rId13" Type="http://schemas.openxmlformats.org/officeDocument/2006/relationships/hyperlink" Target="www.frederiksborgamt.dk" TargetMode="External"/><Relationship Id="rId18" Type="http://schemas.openxmlformats.org/officeDocument/2006/relationships/image" Target="media/image4.png"/><Relationship Id="rId26" Type="http://schemas.openxmlformats.org/officeDocument/2006/relationships/image" Target="media/image12.tiff"/><Relationship Id="rId3" Type="http://schemas.openxmlformats.org/officeDocument/2006/relationships/styles" Target="styles.xml"/><Relationship Id="rId21" Type="http://schemas.openxmlformats.org/officeDocument/2006/relationships/image" Target="media/image7.tiff"/><Relationship Id="rId7" Type="http://schemas.openxmlformats.org/officeDocument/2006/relationships/endnotes" Target="endnotes.xml"/><Relationship Id="rId12" Type="http://schemas.openxmlformats.org/officeDocument/2006/relationships/hyperlink" Target="http://dce2.au.dk/pub/SR588.pdf" TargetMode="External"/><Relationship Id="rId17" Type="http://schemas.openxmlformats.org/officeDocument/2006/relationships/image" Target="media/image3.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tif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ealdata.miljoeportal.dk" TargetMode="External"/><Relationship Id="rId24" Type="http://schemas.openxmlformats.org/officeDocument/2006/relationships/image" Target="media/image10.tiff"/><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tiff"/><Relationship Id="rId28" Type="http://schemas.openxmlformats.org/officeDocument/2006/relationships/footer" Target="footer1.xml"/><Relationship Id="rId10" Type="http://schemas.openxmlformats.org/officeDocument/2006/relationships/hyperlink" Target="https://kemidata.miljoeportal.dk" TargetMode="External"/><Relationship Id="rId19" Type="http://schemas.openxmlformats.org/officeDocument/2006/relationships/image" Target="media/image5.tif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ljoegis.mim.dk/" TargetMode="External"/><Relationship Id="rId14" Type="http://schemas.openxmlformats.org/officeDocument/2006/relationships/hyperlink" Target="https://www.R-project.org/" TargetMode="External"/><Relationship Id="rId22" Type="http://schemas.openxmlformats.org/officeDocument/2006/relationships/image" Target="media/image8.tiff"/><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45</Pages>
  <Words>8612</Words>
  <Characters>49093</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7</cp:revision>
  <dcterms:created xsi:type="dcterms:W3CDTF">2025-06-12T13:46:00Z</dcterms:created>
  <dcterms:modified xsi:type="dcterms:W3CDTF">2025-07-01T07:05:00Z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