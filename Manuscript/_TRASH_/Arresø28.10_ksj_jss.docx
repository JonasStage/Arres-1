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4BEB62" w14:textId="77777777" w:rsidR="00D00DF5" w:rsidRDefault="00D00DF5" w:rsidP="002D508E">
      <w:pPr>
        <w:rPr>
          <w:b/>
          <w:bCs/>
          <w:sz w:val="28"/>
          <w:szCs w:val="28"/>
          <w:lang w:val="da-DK"/>
        </w:rPr>
      </w:pPr>
      <w:r>
        <w:rPr>
          <w:b/>
          <w:bCs/>
          <w:sz w:val="28"/>
          <w:szCs w:val="28"/>
          <w:lang w:val="da-DK"/>
        </w:rPr>
        <w:t xml:space="preserve">Arresø </w:t>
      </w:r>
      <w:r w:rsidR="00B50EC0">
        <w:rPr>
          <w:b/>
          <w:bCs/>
          <w:sz w:val="28"/>
          <w:szCs w:val="28"/>
          <w:lang w:val="da-DK"/>
        </w:rPr>
        <w:t>oplever tilbage</w:t>
      </w:r>
      <w:r w:rsidR="008E1376">
        <w:rPr>
          <w:b/>
          <w:bCs/>
          <w:sz w:val="28"/>
          <w:szCs w:val="28"/>
          <w:lang w:val="da-DK"/>
        </w:rPr>
        <w:t>gang</w:t>
      </w:r>
    </w:p>
    <w:p w14:paraId="15920896" w14:textId="77777777" w:rsidR="00CF5495" w:rsidRDefault="00CF5495" w:rsidP="002D508E">
      <w:pPr>
        <w:rPr>
          <w:b/>
          <w:bCs/>
          <w:sz w:val="28"/>
          <w:szCs w:val="28"/>
          <w:lang w:val="da-DK"/>
        </w:rPr>
      </w:pPr>
    </w:p>
    <w:p w14:paraId="1E60313F" w14:textId="77777777" w:rsidR="00CF5495" w:rsidRDefault="00CF5495" w:rsidP="002D508E">
      <w:pPr>
        <w:rPr>
          <w:bCs/>
          <w:i/>
          <w:sz w:val="28"/>
          <w:szCs w:val="28"/>
          <w:lang w:val="da-DK"/>
        </w:rPr>
      </w:pPr>
      <w:r>
        <w:rPr>
          <w:bCs/>
          <w:i/>
          <w:sz w:val="28"/>
          <w:szCs w:val="28"/>
          <w:lang w:val="da-DK"/>
        </w:rPr>
        <w:t>Professor Kaj Sand-Jensen og Post. Doc. Jonas Stage Sø</w:t>
      </w:r>
    </w:p>
    <w:p w14:paraId="6B4DEDB0" w14:textId="77777777" w:rsidR="00CF5495" w:rsidRDefault="00CF5495" w:rsidP="002D508E">
      <w:pPr>
        <w:rPr>
          <w:bCs/>
          <w:i/>
          <w:sz w:val="28"/>
          <w:szCs w:val="28"/>
          <w:lang w:val="da-DK"/>
        </w:rPr>
      </w:pPr>
    </w:p>
    <w:p w14:paraId="27A474CC" w14:textId="77777777" w:rsidR="00D00DF5" w:rsidRDefault="00CF5495" w:rsidP="002D508E">
      <w:pPr>
        <w:rPr>
          <w:b/>
          <w:bCs/>
          <w:i/>
          <w:sz w:val="28"/>
          <w:szCs w:val="28"/>
          <w:lang w:val="da-DK"/>
        </w:rPr>
      </w:pPr>
      <w:r>
        <w:rPr>
          <w:bCs/>
          <w:i/>
          <w:sz w:val="28"/>
          <w:szCs w:val="28"/>
          <w:lang w:val="da-DK"/>
        </w:rPr>
        <w:t>Borger</w:t>
      </w:r>
      <w:r w:rsidR="00D00DF5" w:rsidRPr="00D00DF5">
        <w:rPr>
          <w:bCs/>
          <w:i/>
          <w:sz w:val="28"/>
          <w:szCs w:val="28"/>
          <w:lang w:val="da-DK"/>
        </w:rPr>
        <w:t xml:space="preserve">ønsker om en ren Arresø og mediers omtale fik os til at </w:t>
      </w:r>
      <w:r w:rsidR="008E1376">
        <w:rPr>
          <w:bCs/>
          <w:i/>
          <w:sz w:val="28"/>
          <w:szCs w:val="28"/>
          <w:lang w:val="da-DK"/>
        </w:rPr>
        <w:t xml:space="preserve">vurdere </w:t>
      </w:r>
      <w:r w:rsidR="00D00DF5" w:rsidRPr="00D00DF5">
        <w:rPr>
          <w:bCs/>
          <w:i/>
          <w:sz w:val="28"/>
          <w:szCs w:val="28"/>
          <w:lang w:val="da-DK"/>
        </w:rPr>
        <w:t>realite</w:t>
      </w:r>
      <w:r w:rsidR="008E1376">
        <w:rPr>
          <w:bCs/>
          <w:i/>
          <w:sz w:val="28"/>
          <w:szCs w:val="28"/>
          <w:lang w:val="da-DK"/>
        </w:rPr>
        <w:t>te</w:t>
      </w:r>
      <w:r w:rsidR="00D00DF5" w:rsidRPr="00D00DF5">
        <w:rPr>
          <w:bCs/>
          <w:i/>
          <w:sz w:val="28"/>
          <w:szCs w:val="28"/>
          <w:lang w:val="da-DK"/>
        </w:rPr>
        <w:t xml:space="preserve">rne. </w:t>
      </w:r>
      <w:r w:rsidR="008E1376">
        <w:rPr>
          <w:bCs/>
          <w:i/>
          <w:sz w:val="28"/>
          <w:szCs w:val="28"/>
          <w:lang w:val="da-DK"/>
        </w:rPr>
        <w:t>Arresø har fået det værre siden 2010 med den b</w:t>
      </w:r>
      <w:r w:rsidR="00B50EC0">
        <w:rPr>
          <w:bCs/>
          <w:i/>
          <w:sz w:val="28"/>
          <w:szCs w:val="28"/>
          <w:lang w:val="da-DK"/>
        </w:rPr>
        <w:t>evidst</w:t>
      </w:r>
      <w:r w:rsidR="008E1376">
        <w:rPr>
          <w:bCs/>
          <w:i/>
          <w:sz w:val="28"/>
          <w:szCs w:val="28"/>
          <w:lang w:val="da-DK"/>
        </w:rPr>
        <w:t>e</w:t>
      </w:r>
      <w:r w:rsidR="00B50EC0">
        <w:rPr>
          <w:bCs/>
          <w:i/>
          <w:sz w:val="28"/>
          <w:szCs w:val="28"/>
          <w:lang w:val="da-DK"/>
        </w:rPr>
        <w:t xml:space="preserve"> nedprioritering af natur og miljøkontrol og </w:t>
      </w:r>
      <w:r w:rsidR="008E1376">
        <w:rPr>
          <w:bCs/>
          <w:i/>
          <w:sz w:val="28"/>
          <w:szCs w:val="28"/>
          <w:lang w:val="da-DK"/>
        </w:rPr>
        <w:t xml:space="preserve">senest </w:t>
      </w:r>
      <w:r w:rsidR="00B50EC0">
        <w:rPr>
          <w:bCs/>
          <w:i/>
          <w:sz w:val="28"/>
          <w:szCs w:val="28"/>
          <w:lang w:val="da-DK"/>
        </w:rPr>
        <w:t xml:space="preserve">Landbrugspakken (V) </w:t>
      </w:r>
      <w:r>
        <w:rPr>
          <w:bCs/>
          <w:i/>
          <w:sz w:val="28"/>
          <w:szCs w:val="28"/>
          <w:lang w:val="da-DK"/>
        </w:rPr>
        <w:t>fra</w:t>
      </w:r>
      <w:r w:rsidR="00B50EC0">
        <w:rPr>
          <w:bCs/>
          <w:i/>
          <w:sz w:val="28"/>
          <w:szCs w:val="28"/>
          <w:lang w:val="da-DK"/>
        </w:rPr>
        <w:t xml:space="preserve"> 2016</w:t>
      </w:r>
      <w:r w:rsidR="008E1376">
        <w:rPr>
          <w:bCs/>
          <w:i/>
          <w:sz w:val="28"/>
          <w:szCs w:val="28"/>
          <w:lang w:val="da-DK"/>
        </w:rPr>
        <w:t>.</w:t>
      </w:r>
      <w:r w:rsidR="00D00DF5" w:rsidRPr="00D00DF5">
        <w:rPr>
          <w:bCs/>
          <w:i/>
          <w:sz w:val="28"/>
          <w:szCs w:val="28"/>
          <w:lang w:val="da-DK"/>
        </w:rPr>
        <w:t xml:space="preserve">  </w:t>
      </w:r>
    </w:p>
    <w:p w14:paraId="6B217353" w14:textId="77777777" w:rsidR="00B50EC0" w:rsidRDefault="00B50EC0" w:rsidP="002D508E">
      <w:pPr>
        <w:rPr>
          <w:b/>
          <w:bCs/>
          <w:i/>
          <w:sz w:val="28"/>
          <w:szCs w:val="28"/>
          <w:lang w:val="da-DK"/>
        </w:rPr>
      </w:pPr>
    </w:p>
    <w:p w14:paraId="7D522059" w14:textId="5821E3F9" w:rsidR="001900B7" w:rsidRDefault="00B50EC0" w:rsidP="002D508E">
      <w:pPr>
        <w:rPr>
          <w:bCs/>
          <w:sz w:val="28"/>
          <w:szCs w:val="28"/>
          <w:lang w:val="da-DK"/>
        </w:rPr>
      </w:pPr>
      <w:r>
        <w:rPr>
          <w:bCs/>
          <w:sz w:val="28"/>
          <w:szCs w:val="28"/>
          <w:lang w:val="da-DK"/>
        </w:rPr>
        <w:t>E</w:t>
      </w:r>
      <w:r w:rsidR="001900B7">
        <w:rPr>
          <w:bCs/>
          <w:sz w:val="28"/>
          <w:szCs w:val="28"/>
          <w:lang w:val="da-DK"/>
        </w:rPr>
        <w:t xml:space="preserve">t prisværdigt borgerinitiativ </w:t>
      </w:r>
      <w:r w:rsidR="008E1376">
        <w:rPr>
          <w:bCs/>
          <w:sz w:val="28"/>
          <w:szCs w:val="28"/>
          <w:lang w:val="da-DK"/>
        </w:rPr>
        <w:t xml:space="preserve">kræver </w:t>
      </w:r>
      <w:r w:rsidR="001900B7">
        <w:rPr>
          <w:bCs/>
          <w:sz w:val="28"/>
          <w:szCs w:val="28"/>
          <w:lang w:val="da-DK"/>
        </w:rPr>
        <w:t xml:space="preserve">en ren </w:t>
      </w:r>
      <w:r>
        <w:rPr>
          <w:bCs/>
          <w:sz w:val="28"/>
          <w:szCs w:val="28"/>
          <w:lang w:val="da-DK"/>
        </w:rPr>
        <w:t>Arresø</w:t>
      </w:r>
      <w:r w:rsidR="001900B7">
        <w:rPr>
          <w:bCs/>
          <w:sz w:val="28"/>
          <w:szCs w:val="28"/>
          <w:lang w:val="da-DK"/>
        </w:rPr>
        <w:t xml:space="preserve">. Desværre </w:t>
      </w:r>
      <w:r w:rsidR="008E1376">
        <w:rPr>
          <w:bCs/>
          <w:sz w:val="28"/>
          <w:szCs w:val="28"/>
          <w:lang w:val="da-DK"/>
        </w:rPr>
        <w:t xml:space="preserve">er </w:t>
      </w:r>
      <w:r w:rsidR="001900B7">
        <w:rPr>
          <w:bCs/>
          <w:sz w:val="28"/>
          <w:szCs w:val="28"/>
          <w:lang w:val="da-DK"/>
        </w:rPr>
        <w:t>medieomtalen præget af manglende information om de reelle forhold, og de ansvarlige kommuner og Miljøstyrelsen ytre</w:t>
      </w:r>
      <w:r w:rsidR="00CF3732">
        <w:rPr>
          <w:bCs/>
          <w:sz w:val="28"/>
          <w:szCs w:val="28"/>
          <w:lang w:val="da-DK"/>
        </w:rPr>
        <w:t>r</w:t>
      </w:r>
      <w:r w:rsidR="001900B7">
        <w:rPr>
          <w:bCs/>
          <w:sz w:val="28"/>
          <w:szCs w:val="28"/>
          <w:lang w:val="da-DK"/>
        </w:rPr>
        <w:t xml:space="preserve"> sig</w:t>
      </w:r>
      <w:r w:rsidR="00CF3732">
        <w:rPr>
          <w:bCs/>
          <w:sz w:val="28"/>
          <w:szCs w:val="28"/>
          <w:lang w:val="da-DK"/>
        </w:rPr>
        <w:t xml:space="preserve"> ikke – deres fagpersoner er koblet af. </w:t>
      </w:r>
      <w:r w:rsidR="001900B7">
        <w:rPr>
          <w:bCs/>
          <w:sz w:val="28"/>
          <w:szCs w:val="28"/>
          <w:lang w:val="da-DK"/>
        </w:rPr>
        <w:t xml:space="preserve"> Det illustrerer den bevidste </w:t>
      </w:r>
      <w:r w:rsidR="00CF5495">
        <w:rPr>
          <w:bCs/>
          <w:sz w:val="28"/>
          <w:szCs w:val="28"/>
          <w:lang w:val="da-DK"/>
        </w:rPr>
        <w:t xml:space="preserve">politiske </w:t>
      </w:r>
      <w:r w:rsidR="001900B7">
        <w:rPr>
          <w:bCs/>
          <w:sz w:val="28"/>
          <w:szCs w:val="28"/>
          <w:lang w:val="da-DK"/>
        </w:rPr>
        <w:t xml:space="preserve">nedprioritering af </w:t>
      </w:r>
      <w:r w:rsidR="00CF3732">
        <w:rPr>
          <w:bCs/>
          <w:sz w:val="28"/>
          <w:szCs w:val="28"/>
          <w:lang w:val="da-DK"/>
        </w:rPr>
        <w:t xml:space="preserve">kontrol og viden om </w:t>
      </w:r>
      <w:r w:rsidR="001900B7">
        <w:rPr>
          <w:bCs/>
          <w:sz w:val="28"/>
          <w:szCs w:val="28"/>
          <w:lang w:val="da-DK"/>
        </w:rPr>
        <w:t>natur</w:t>
      </w:r>
      <w:r w:rsidR="00CF3732">
        <w:rPr>
          <w:bCs/>
          <w:sz w:val="28"/>
          <w:szCs w:val="28"/>
          <w:lang w:val="da-DK"/>
        </w:rPr>
        <w:t xml:space="preserve"> og miljø </w:t>
      </w:r>
      <w:r w:rsidR="001900B7">
        <w:rPr>
          <w:bCs/>
          <w:sz w:val="28"/>
          <w:szCs w:val="28"/>
          <w:lang w:val="da-DK"/>
        </w:rPr>
        <w:t>siden Fogh-regeringen i 2001</w:t>
      </w:r>
      <w:r w:rsidR="00F31AFD">
        <w:rPr>
          <w:bCs/>
          <w:sz w:val="28"/>
          <w:szCs w:val="28"/>
          <w:lang w:val="da-DK"/>
        </w:rPr>
        <w:t xml:space="preserve"> </w:t>
      </w:r>
      <w:r w:rsidR="001900B7">
        <w:rPr>
          <w:bCs/>
          <w:sz w:val="28"/>
          <w:szCs w:val="28"/>
          <w:lang w:val="da-DK"/>
        </w:rPr>
        <w:t>(V)</w:t>
      </w:r>
      <w:r w:rsidR="00CF3732">
        <w:rPr>
          <w:bCs/>
          <w:sz w:val="28"/>
          <w:szCs w:val="28"/>
          <w:lang w:val="da-DK"/>
        </w:rPr>
        <w:t xml:space="preserve">. Senest </w:t>
      </w:r>
      <w:r w:rsidR="00CF5495">
        <w:rPr>
          <w:bCs/>
          <w:sz w:val="28"/>
          <w:szCs w:val="28"/>
          <w:lang w:val="da-DK"/>
        </w:rPr>
        <w:t xml:space="preserve">er </w:t>
      </w:r>
      <w:r w:rsidR="00F31AFD">
        <w:rPr>
          <w:bCs/>
          <w:sz w:val="28"/>
          <w:szCs w:val="28"/>
          <w:lang w:val="da-DK"/>
        </w:rPr>
        <w:t>sø</w:t>
      </w:r>
      <w:r w:rsidR="001900B7">
        <w:rPr>
          <w:bCs/>
          <w:sz w:val="28"/>
          <w:szCs w:val="28"/>
          <w:lang w:val="da-DK"/>
        </w:rPr>
        <w:t>erne</w:t>
      </w:r>
      <w:r w:rsidR="00F31AFD">
        <w:rPr>
          <w:bCs/>
          <w:sz w:val="28"/>
          <w:szCs w:val="28"/>
          <w:lang w:val="da-DK"/>
        </w:rPr>
        <w:t>s kvalitet</w:t>
      </w:r>
      <w:r w:rsidR="001900B7">
        <w:rPr>
          <w:bCs/>
          <w:sz w:val="28"/>
          <w:szCs w:val="28"/>
          <w:lang w:val="da-DK"/>
        </w:rPr>
        <w:t xml:space="preserve"> </w:t>
      </w:r>
      <w:r w:rsidR="00CF5495">
        <w:rPr>
          <w:bCs/>
          <w:sz w:val="28"/>
          <w:szCs w:val="28"/>
          <w:lang w:val="da-DK"/>
        </w:rPr>
        <w:t xml:space="preserve">forværret </w:t>
      </w:r>
      <w:r w:rsidR="001900B7">
        <w:rPr>
          <w:bCs/>
          <w:sz w:val="28"/>
          <w:szCs w:val="28"/>
          <w:lang w:val="da-DK"/>
        </w:rPr>
        <w:t xml:space="preserve">og </w:t>
      </w:r>
      <w:del w:id="0" w:author="Jonas Stage Sø" w:date="2024-10-28T13:42:00Z" w16du:dateUtc="2024-10-28T12:42:00Z">
        <w:r w:rsidR="001900B7" w:rsidDel="00CC693B">
          <w:rPr>
            <w:bCs/>
            <w:sz w:val="28"/>
            <w:szCs w:val="28"/>
            <w:lang w:val="da-DK"/>
          </w:rPr>
          <w:delText>katastofer</w:delText>
        </w:r>
      </w:del>
      <w:ins w:id="1" w:author="Jonas Stage Sø" w:date="2024-10-28T13:42:00Z" w16du:dateUtc="2024-10-28T12:42:00Z">
        <w:r w:rsidR="00CC693B">
          <w:rPr>
            <w:bCs/>
            <w:sz w:val="28"/>
            <w:szCs w:val="28"/>
            <w:lang w:val="da-DK"/>
          </w:rPr>
          <w:t>katastrofer</w:t>
        </w:r>
      </w:ins>
      <w:r w:rsidR="001900B7">
        <w:rPr>
          <w:bCs/>
          <w:sz w:val="28"/>
          <w:szCs w:val="28"/>
          <w:lang w:val="da-DK"/>
        </w:rPr>
        <w:t xml:space="preserve"> </w:t>
      </w:r>
      <w:r w:rsidR="005C2BB9">
        <w:rPr>
          <w:bCs/>
          <w:sz w:val="28"/>
          <w:szCs w:val="28"/>
          <w:lang w:val="da-DK"/>
        </w:rPr>
        <w:t xml:space="preserve">med iltsvind og fedtemøg </w:t>
      </w:r>
      <w:r w:rsidR="00CF5495">
        <w:rPr>
          <w:bCs/>
          <w:sz w:val="28"/>
          <w:szCs w:val="28"/>
          <w:lang w:val="da-DK"/>
        </w:rPr>
        <w:t xml:space="preserve">hærger </w:t>
      </w:r>
      <w:r w:rsidR="00F31AFD">
        <w:rPr>
          <w:bCs/>
          <w:sz w:val="28"/>
          <w:szCs w:val="28"/>
          <w:lang w:val="da-DK"/>
        </w:rPr>
        <w:t xml:space="preserve">fjorde og kystvande. </w:t>
      </w:r>
    </w:p>
    <w:p w14:paraId="52AFF76F" w14:textId="77777777" w:rsidR="001900B7" w:rsidRDefault="001900B7" w:rsidP="002D508E">
      <w:pPr>
        <w:rPr>
          <w:bCs/>
          <w:sz w:val="28"/>
          <w:szCs w:val="28"/>
          <w:lang w:val="da-DK"/>
        </w:rPr>
      </w:pPr>
    </w:p>
    <w:p w14:paraId="43B435F7" w14:textId="77777777" w:rsidR="00B50EC0" w:rsidRPr="00B50EC0" w:rsidRDefault="001900B7" w:rsidP="002D508E">
      <w:pPr>
        <w:rPr>
          <w:bCs/>
          <w:sz w:val="28"/>
          <w:szCs w:val="28"/>
          <w:lang w:val="da-DK"/>
        </w:rPr>
      </w:pPr>
      <w:r>
        <w:rPr>
          <w:bCs/>
          <w:sz w:val="28"/>
          <w:szCs w:val="28"/>
          <w:lang w:val="da-DK"/>
        </w:rPr>
        <w:t xml:space="preserve">Nu har vi dykket ned i </w:t>
      </w:r>
      <w:r w:rsidR="005C2BB9">
        <w:rPr>
          <w:bCs/>
          <w:sz w:val="28"/>
          <w:szCs w:val="28"/>
          <w:lang w:val="da-DK"/>
        </w:rPr>
        <w:t xml:space="preserve">Arresøs </w:t>
      </w:r>
      <w:r>
        <w:rPr>
          <w:bCs/>
          <w:sz w:val="28"/>
          <w:szCs w:val="28"/>
          <w:lang w:val="da-DK"/>
        </w:rPr>
        <w:t xml:space="preserve">tal. </w:t>
      </w:r>
      <w:r w:rsidR="00F31AFD">
        <w:rPr>
          <w:bCs/>
          <w:sz w:val="28"/>
          <w:szCs w:val="28"/>
          <w:lang w:val="da-DK"/>
        </w:rPr>
        <w:t xml:space="preserve">De viser, at </w:t>
      </w:r>
      <w:r w:rsidR="005C2BB9">
        <w:rPr>
          <w:bCs/>
          <w:sz w:val="28"/>
          <w:szCs w:val="28"/>
          <w:lang w:val="da-DK"/>
        </w:rPr>
        <w:t xml:space="preserve">søen </w:t>
      </w:r>
      <w:r w:rsidRPr="00F31AFD">
        <w:rPr>
          <w:bCs/>
          <w:sz w:val="28"/>
          <w:szCs w:val="28"/>
          <w:lang w:val="da-DK"/>
        </w:rPr>
        <w:t xml:space="preserve">har oplevet højere indhold af </w:t>
      </w:r>
      <w:r w:rsidR="00F31AFD">
        <w:rPr>
          <w:bCs/>
          <w:sz w:val="28"/>
          <w:szCs w:val="28"/>
          <w:lang w:val="da-DK"/>
        </w:rPr>
        <w:t xml:space="preserve">både kvælstof, fosfor og alger </w:t>
      </w:r>
      <w:r w:rsidRPr="00F31AFD">
        <w:rPr>
          <w:bCs/>
          <w:sz w:val="28"/>
          <w:szCs w:val="28"/>
          <w:lang w:val="da-DK"/>
        </w:rPr>
        <w:t xml:space="preserve">i de seneste 10 år. </w:t>
      </w:r>
      <w:r w:rsidR="005C2BB9">
        <w:rPr>
          <w:bCs/>
          <w:sz w:val="28"/>
          <w:szCs w:val="28"/>
          <w:lang w:val="da-DK"/>
        </w:rPr>
        <w:t xml:space="preserve">FREMTIDIGE FORBEDRINGER kræver derfor bedre kontrol af vand og forureningskilder fra både landbruget og byerne. </w:t>
      </w:r>
    </w:p>
    <w:p w14:paraId="738719FF" w14:textId="77777777" w:rsidR="00B50EC0" w:rsidRDefault="00B50EC0" w:rsidP="002D508E">
      <w:pPr>
        <w:rPr>
          <w:bCs/>
          <w:sz w:val="28"/>
          <w:szCs w:val="28"/>
          <w:lang w:val="da-DK"/>
        </w:rPr>
      </w:pPr>
    </w:p>
    <w:p w14:paraId="20FD409A" w14:textId="77777777" w:rsidR="00FC5CDD" w:rsidRDefault="00CF5495" w:rsidP="002D508E">
      <w:pPr>
        <w:rPr>
          <w:bCs/>
          <w:sz w:val="28"/>
          <w:szCs w:val="28"/>
          <w:lang w:val="da-DK"/>
        </w:rPr>
      </w:pPr>
      <w:r>
        <w:rPr>
          <w:bCs/>
          <w:sz w:val="28"/>
          <w:szCs w:val="28"/>
          <w:lang w:val="da-DK"/>
        </w:rPr>
        <w:t xml:space="preserve">Alternativer dur ikke. </w:t>
      </w:r>
      <w:r w:rsidR="00F31AFD">
        <w:rPr>
          <w:bCs/>
          <w:sz w:val="28"/>
          <w:szCs w:val="28"/>
          <w:lang w:val="da-DK"/>
        </w:rPr>
        <w:t>Arresø er stor og lavvandet, så selv ved svag vind får bølge</w:t>
      </w:r>
      <w:r w:rsidR="005C2BB9">
        <w:rPr>
          <w:bCs/>
          <w:sz w:val="28"/>
          <w:szCs w:val="28"/>
          <w:lang w:val="da-DK"/>
        </w:rPr>
        <w:t xml:space="preserve">rne </w:t>
      </w:r>
      <w:r w:rsidR="00F31AFD">
        <w:rPr>
          <w:bCs/>
          <w:sz w:val="28"/>
          <w:szCs w:val="28"/>
          <w:lang w:val="da-DK"/>
        </w:rPr>
        <w:t>fat i søbunden. Der findes ikke store næringspuljer i søbunden, der kan</w:t>
      </w:r>
      <w:r w:rsidR="00CF3732">
        <w:rPr>
          <w:bCs/>
          <w:sz w:val="28"/>
          <w:szCs w:val="28"/>
          <w:lang w:val="da-DK"/>
        </w:rPr>
        <w:t xml:space="preserve"> tænkes</w:t>
      </w:r>
      <w:r w:rsidR="00F31AFD">
        <w:rPr>
          <w:bCs/>
          <w:sz w:val="28"/>
          <w:szCs w:val="28"/>
          <w:lang w:val="da-DK"/>
        </w:rPr>
        <w:t xml:space="preserve"> pumpe</w:t>
      </w:r>
      <w:r w:rsidR="00CF3732">
        <w:rPr>
          <w:bCs/>
          <w:sz w:val="28"/>
          <w:szCs w:val="28"/>
          <w:lang w:val="da-DK"/>
        </w:rPr>
        <w:t>t</w:t>
      </w:r>
      <w:r w:rsidR="00F31AFD">
        <w:rPr>
          <w:bCs/>
          <w:sz w:val="28"/>
          <w:szCs w:val="28"/>
          <w:lang w:val="da-DK"/>
        </w:rPr>
        <w:t xml:space="preserve"> op og fjerne</w:t>
      </w:r>
      <w:r w:rsidR="00CF3732">
        <w:rPr>
          <w:bCs/>
          <w:sz w:val="28"/>
          <w:szCs w:val="28"/>
          <w:lang w:val="da-DK"/>
        </w:rPr>
        <w:t>t</w:t>
      </w:r>
      <w:r w:rsidR="00F31AFD">
        <w:rPr>
          <w:bCs/>
          <w:sz w:val="28"/>
          <w:szCs w:val="28"/>
          <w:lang w:val="da-DK"/>
        </w:rPr>
        <w:t xml:space="preserve"> fra </w:t>
      </w:r>
      <w:r w:rsidR="00CF3732">
        <w:rPr>
          <w:bCs/>
          <w:sz w:val="28"/>
          <w:szCs w:val="28"/>
          <w:lang w:val="da-DK"/>
        </w:rPr>
        <w:t xml:space="preserve">søens </w:t>
      </w:r>
      <w:r w:rsidR="00F31AFD">
        <w:rPr>
          <w:bCs/>
          <w:sz w:val="28"/>
          <w:szCs w:val="28"/>
          <w:lang w:val="da-DK"/>
        </w:rPr>
        <w:t>kæmpe</w:t>
      </w:r>
      <w:r w:rsidR="00CF3732">
        <w:rPr>
          <w:bCs/>
          <w:sz w:val="28"/>
          <w:szCs w:val="28"/>
          <w:lang w:val="da-DK"/>
        </w:rPr>
        <w:t>a</w:t>
      </w:r>
      <w:r w:rsidR="00F31AFD">
        <w:rPr>
          <w:bCs/>
          <w:sz w:val="28"/>
          <w:szCs w:val="28"/>
          <w:lang w:val="da-DK"/>
        </w:rPr>
        <w:t xml:space="preserve">real. Forslag om at behandle </w:t>
      </w:r>
      <w:r w:rsidR="00FC5CDD">
        <w:rPr>
          <w:bCs/>
          <w:sz w:val="28"/>
          <w:szCs w:val="28"/>
          <w:lang w:val="da-DK"/>
        </w:rPr>
        <w:t xml:space="preserve">søen med et middel, der binder </w:t>
      </w:r>
      <w:proofErr w:type="spellStart"/>
      <w:r w:rsidR="00FC5CDD">
        <w:rPr>
          <w:bCs/>
          <w:sz w:val="28"/>
          <w:szCs w:val="28"/>
          <w:lang w:val="da-DK"/>
        </w:rPr>
        <w:t>fosfaten</w:t>
      </w:r>
      <w:proofErr w:type="spellEnd"/>
      <w:r w:rsidR="00FC5CDD">
        <w:rPr>
          <w:bCs/>
          <w:sz w:val="28"/>
          <w:szCs w:val="28"/>
          <w:lang w:val="da-DK"/>
        </w:rPr>
        <w:t xml:space="preserve"> er også dødfødt. Det vil anslået koste en halv milliard</w:t>
      </w:r>
      <w:r>
        <w:rPr>
          <w:bCs/>
          <w:sz w:val="28"/>
          <w:szCs w:val="28"/>
          <w:lang w:val="da-DK"/>
        </w:rPr>
        <w:t>,</w:t>
      </w:r>
      <w:r w:rsidR="00FC5CDD">
        <w:rPr>
          <w:bCs/>
          <w:sz w:val="28"/>
          <w:szCs w:val="28"/>
          <w:lang w:val="da-DK"/>
        </w:rPr>
        <w:t xml:space="preserve"> og en teoretisk virkning vil med sikkerhed forsvinde med alle tilløbene, som udskifter søens vand på blot tre år. Så glem </w:t>
      </w:r>
      <w:r w:rsidR="004D261B">
        <w:rPr>
          <w:bCs/>
          <w:sz w:val="28"/>
          <w:szCs w:val="28"/>
          <w:lang w:val="da-DK"/>
        </w:rPr>
        <w:t xml:space="preserve">løsninger såsom </w:t>
      </w:r>
      <w:r>
        <w:rPr>
          <w:bCs/>
          <w:sz w:val="28"/>
          <w:szCs w:val="28"/>
          <w:lang w:val="da-DK"/>
        </w:rPr>
        <w:t xml:space="preserve">at oppumpe </w:t>
      </w:r>
      <w:proofErr w:type="spellStart"/>
      <w:r w:rsidR="00FC5CDD">
        <w:rPr>
          <w:bCs/>
          <w:sz w:val="28"/>
          <w:szCs w:val="28"/>
          <w:lang w:val="da-DK"/>
        </w:rPr>
        <w:t>sø</w:t>
      </w:r>
      <w:r>
        <w:rPr>
          <w:bCs/>
          <w:sz w:val="28"/>
          <w:szCs w:val="28"/>
          <w:lang w:val="da-DK"/>
        </w:rPr>
        <w:t>sediment</w:t>
      </w:r>
      <w:proofErr w:type="spellEnd"/>
      <w:r>
        <w:rPr>
          <w:bCs/>
          <w:sz w:val="28"/>
          <w:szCs w:val="28"/>
          <w:lang w:val="da-DK"/>
        </w:rPr>
        <w:t xml:space="preserve"> </w:t>
      </w:r>
      <w:r w:rsidR="00FC5CDD">
        <w:rPr>
          <w:bCs/>
          <w:sz w:val="28"/>
          <w:szCs w:val="28"/>
          <w:lang w:val="da-DK"/>
        </w:rPr>
        <w:t xml:space="preserve">og </w:t>
      </w:r>
      <w:r w:rsidR="00A02F18">
        <w:rPr>
          <w:bCs/>
          <w:sz w:val="28"/>
          <w:szCs w:val="28"/>
          <w:lang w:val="da-DK"/>
        </w:rPr>
        <w:t>tilsæt</w:t>
      </w:r>
      <w:r>
        <w:rPr>
          <w:bCs/>
          <w:sz w:val="28"/>
          <w:szCs w:val="28"/>
          <w:lang w:val="da-DK"/>
        </w:rPr>
        <w:t>te</w:t>
      </w:r>
      <w:r w:rsidR="00A02F18">
        <w:rPr>
          <w:bCs/>
          <w:sz w:val="28"/>
          <w:szCs w:val="28"/>
          <w:lang w:val="da-DK"/>
        </w:rPr>
        <w:t xml:space="preserve"> </w:t>
      </w:r>
      <w:r w:rsidR="00FC5CDD">
        <w:rPr>
          <w:bCs/>
          <w:sz w:val="28"/>
          <w:szCs w:val="28"/>
          <w:lang w:val="da-DK"/>
        </w:rPr>
        <w:t>kemikalie</w:t>
      </w:r>
      <w:r w:rsidR="00A02F18">
        <w:rPr>
          <w:bCs/>
          <w:sz w:val="28"/>
          <w:szCs w:val="28"/>
          <w:lang w:val="da-DK"/>
        </w:rPr>
        <w:t>r</w:t>
      </w:r>
      <w:r w:rsidR="00FC5CDD">
        <w:rPr>
          <w:bCs/>
          <w:sz w:val="28"/>
          <w:szCs w:val="28"/>
          <w:lang w:val="da-DK"/>
        </w:rPr>
        <w:t>. Der er kun én løsning – REDUCEREDE TILFØRSLER AF NÆRINGSSTOFFER</w:t>
      </w:r>
      <w:r w:rsidR="00A02F18">
        <w:rPr>
          <w:bCs/>
          <w:sz w:val="28"/>
          <w:szCs w:val="28"/>
          <w:lang w:val="da-DK"/>
        </w:rPr>
        <w:t xml:space="preserve"> UDEFRA</w:t>
      </w:r>
      <w:r w:rsidR="00FC5CDD">
        <w:rPr>
          <w:bCs/>
          <w:sz w:val="28"/>
          <w:szCs w:val="28"/>
          <w:lang w:val="da-DK"/>
        </w:rPr>
        <w:t xml:space="preserve">. </w:t>
      </w:r>
    </w:p>
    <w:p w14:paraId="2EA41C41" w14:textId="77777777" w:rsidR="00FC5CDD" w:rsidRDefault="00FC5CDD" w:rsidP="002D508E">
      <w:pPr>
        <w:rPr>
          <w:bCs/>
          <w:sz w:val="28"/>
          <w:szCs w:val="28"/>
          <w:lang w:val="da-DK"/>
        </w:rPr>
      </w:pPr>
    </w:p>
    <w:p w14:paraId="68DCA7F4" w14:textId="77777777" w:rsidR="00F31AFD" w:rsidRDefault="00E1777C" w:rsidP="002D508E">
      <w:pPr>
        <w:rPr>
          <w:bCs/>
          <w:sz w:val="28"/>
          <w:szCs w:val="28"/>
          <w:lang w:val="da-DK"/>
        </w:rPr>
      </w:pPr>
      <w:r>
        <w:rPr>
          <w:bCs/>
          <w:sz w:val="28"/>
          <w:szCs w:val="28"/>
          <w:lang w:val="da-DK"/>
        </w:rPr>
        <w:t xml:space="preserve">Mindre </w:t>
      </w:r>
      <w:r w:rsidR="00A02F18">
        <w:rPr>
          <w:bCs/>
          <w:sz w:val="28"/>
          <w:szCs w:val="28"/>
          <w:lang w:val="da-DK"/>
        </w:rPr>
        <w:t xml:space="preserve">eksterne </w:t>
      </w:r>
      <w:r>
        <w:rPr>
          <w:bCs/>
          <w:sz w:val="28"/>
          <w:szCs w:val="28"/>
          <w:lang w:val="da-DK"/>
        </w:rPr>
        <w:t>næringstilførs</w:t>
      </w:r>
      <w:r w:rsidR="00A02F18">
        <w:rPr>
          <w:bCs/>
          <w:sz w:val="28"/>
          <w:szCs w:val="28"/>
          <w:lang w:val="da-DK"/>
        </w:rPr>
        <w:t>ler</w:t>
      </w:r>
      <w:r>
        <w:rPr>
          <w:bCs/>
          <w:sz w:val="28"/>
          <w:szCs w:val="28"/>
          <w:lang w:val="da-DK"/>
        </w:rPr>
        <w:t xml:space="preserve"> </w:t>
      </w:r>
      <w:r w:rsidR="00FC5CDD">
        <w:rPr>
          <w:bCs/>
          <w:sz w:val="28"/>
          <w:szCs w:val="28"/>
          <w:lang w:val="da-DK"/>
        </w:rPr>
        <w:t xml:space="preserve">har </w:t>
      </w:r>
      <w:r w:rsidR="004D261B">
        <w:rPr>
          <w:bCs/>
          <w:sz w:val="28"/>
          <w:szCs w:val="28"/>
          <w:lang w:val="da-DK"/>
        </w:rPr>
        <w:t xml:space="preserve">endog </w:t>
      </w:r>
      <w:r w:rsidR="00FC5CDD">
        <w:rPr>
          <w:bCs/>
          <w:sz w:val="28"/>
          <w:szCs w:val="28"/>
          <w:lang w:val="da-DK"/>
        </w:rPr>
        <w:t xml:space="preserve">tidligere vist sig </w:t>
      </w:r>
      <w:r w:rsidR="005C2BB9">
        <w:rPr>
          <w:bCs/>
          <w:sz w:val="28"/>
          <w:szCs w:val="28"/>
          <w:lang w:val="da-DK"/>
        </w:rPr>
        <w:t xml:space="preserve">yderst </w:t>
      </w:r>
      <w:r w:rsidR="00FC5CDD">
        <w:rPr>
          <w:bCs/>
          <w:sz w:val="28"/>
          <w:szCs w:val="28"/>
          <w:lang w:val="da-DK"/>
        </w:rPr>
        <w:t xml:space="preserve">effektiv. </w:t>
      </w:r>
      <w:r w:rsidR="00E16834">
        <w:rPr>
          <w:bCs/>
          <w:sz w:val="28"/>
          <w:szCs w:val="28"/>
          <w:lang w:val="da-DK"/>
        </w:rPr>
        <w:t xml:space="preserve">Fra 1980 og forstærket af </w:t>
      </w:r>
      <w:r w:rsidR="004D261B">
        <w:rPr>
          <w:bCs/>
          <w:sz w:val="28"/>
          <w:szCs w:val="28"/>
          <w:lang w:val="da-DK"/>
        </w:rPr>
        <w:t xml:space="preserve">avanceret </w:t>
      </w:r>
      <w:r w:rsidR="00E16834">
        <w:rPr>
          <w:bCs/>
          <w:sz w:val="28"/>
          <w:szCs w:val="28"/>
          <w:lang w:val="da-DK"/>
        </w:rPr>
        <w:t xml:space="preserve">spildevandsrensning efter 1990 </w:t>
      </w:r>
      <w:r w:rsidR="005C2BB9">
        <w:rPr>
          <w:bCs/>
          <w:sz w:val="28"/>
          <w:szCs w:val="28"/>
          <w:lang w:val="da-DK"/>
        </w:rPr>
        <w:t xml:space="preserve">frem til 2010 </w:t>
      </w:r>
      <w:r w:rsidR="00E16834">
        <w:rPr>
          <w:bCs/>
          <w:sz w:val="28"/>
          <w:szCs w:val="28"/>
          <w:lang w:val="da-DK"/>
        </w:rPr>
        <w:t xml:space="preserve">faldt fosforindholdet i søen omkring 10 gange. </w:t>
      </w:r>
      <w:r>
        <w:rPr>
          <w:bCs/>
          <w:sz w:val="28"/>
          <w:szCs w:val="28"/>
          <w:lang w:val="da-DK"/>
        </w:rPr>
        <w:t>B</w:t>
      </w:r>
      <w:r w:rsidR="00E16834">
        <w:rPr>
          <w:bCs/>
          <w:sz w:val="28"/>
          <w:szCs w:val="28"/>
          <w:lang w:val="da-DK"/>
        </w:rPr>
        <w:t xml:space="preserve">edre håndtering af landbrugets gødning </w:t>
      </w:r>
      <w:r>
        <w:rPr>
          <w:bCs/>
          <w:sz w:val="28"/>
          <w:szCs w:val="28"/>
          <w:lang w:val="da-DK"/>
        </w:rPr>
        <w:t xml:space="preserve">i perioden reducerede også </w:t>
      </w:r>
      <w:r w:rsidR="00E16834">
        <w:rPr>
          <w:bCs/>
          <w:sz w:val="28"/>
          <w:szCs w:val="28"/>
          <w:lang w:val="da-DK"/>
        </w:rPr>
        <w:t>søens kvælstofindhold</w:t>
      </w:r>
      <w:r>
        <w:rPr>
          <w:bCs/>
          <w:sz w:val="28"/>
          <w:szCs w:val="28"/>
          <w:lang w:val="da-DK"/>
        </w:rPr>
        <w:t xml:space="preserve">. Derfor faldt </w:t>
      </w:r>
      <w:r w:rsidR="00E16834">
        <w:rPr>
          <w:bCs/>
          <w:sz w:val="28"/>
          <w:szCs w:val="28"/>
          <w:lang w:val="da-DK"/>
        </w:rPr>
        <w:t>søens algemængde tilsvarende og sø</w:t>
      </w:r>
      <w:r w:rsidR="004D261B">
        <w:rPr>
          <w:bCs/>
          <w:sz w:val="28"/>
          <w:szCs w:val="28"/>
          <w:lang w:val="da-DK"/>
        </w:rPr>
        <w:t>vandet b</w:t>
      </w:r>
      <w:r w:rsidR="00E16834">
        <w:rPr>
          <w:bCs/>
          <w:sz w:val="28"/>
          <w:szCs w:val="28"/>
          <w:lang w:val="da-DK"/>
        </w:rPr>
        <w:t xml:space="preserve">lev klarere. Spritklar blev </w:t>
      </w:r>
      <w:r>
        <w:rPr>
          <w:bCs/>
          <w:sz w:val="28"/>
          <w:szCs w:val="28"/>
          <w:lang w:val="da-DK"/>
        </w:rPr>
        <w:t xml:space="preserve">vandet </w:t>
      </w:r>
      <w:r w:rsidR="00E16834">
        <w:rPr>
          <w:bCs/>
          <w:sz w:val="28"/>
          <w:szCs w:val="28"/>
          <w:lang w:val="da-DK"/>
        </w:rPr>
        <w:t>ikke</w:t>
      </w:r>
      <w:r w:rsidR="004D261B">
        <w:rPr>
          <w:bCs/>
          <w:sz w:val="28"/>
          <w:szCs w:val="28"/>
          <w:lang w:val="da-DK"/>
        </w:rPr>
        <w:t>,</w:t>
      </w:r>
      <w:r w:rsidR="00E16834">
        <w:rPr>
          <w:bCs/>
          <w:sz w:val="28"/>
          <w:szCs w:val="28"/>
          <w:lang w:val="da-DK"/>
        </w:rPr>
        <w:t xml:space="preserve"> for søen var og er fortsat næringsrig og bundens partikler </w:t>
      </w:r>
      <w:r w:rsidR="005C2BB9">
        <w:rPr>
          <w:bCs/>
          <w:sz w:val="28"/>
          <w:szCs w:val="28"/>
          <w:lang w:val="da-DK"/>
        </w:rPr>
        <w:t xml:space="preserve">hvirvles op </w:t>
      </w:r>
      <w:r w:rsidR="00E16834">
        <w:rPr>
          <w:bCs/>
          <w:sz w:val="28"/>
          <w:szCs w:val="28"/>
          <w:lang w:val="da-DK"/>
        </w:rPr>
        <w:t xml:space="preserve">i vandet af vind og bølger og bidrager til det uklare </w:t>
      </w:r>
      <w:r w:rsidR="003079B7">
        <w:rPr>
          <w:bCs/>
          <w:sz w:val="28"/>
          <w:szCs w:val="28"/>
          <w:lang w:val="da-DK"/>
        </w:rPr>
        <w:t>grøngule sø</w:t>
      </w:r>
      <w:r w:rsidR="00E16834">
        <w:rPr>
          <w:bCs/>
          <w:sz w:val="28"/>
          <w:szCs w:val="28"/>
          <w:lang w:val="da-DK"/>
        </w:rPr>
        <w:t>vand</w:t>
      </w:r>
      <w:r w:rsidR="003079B7">
        <w:rPr>
          <w:bCs/>
          <w:sz w:val="28"/>
          <w:szCs w:val="28"/>
          <w:lang w:val="da-DK"/>
        </w:rPr>
        <w:t xml:space="preserve"> blot det blæser over 6 sekundmeter</w:t>
      </w:r>
      <w:r w:rsidR="00E16834">
        <w:rPr>
          <w:bCs/>
          <w:sz w:val="28"/>
          <w:szCs w:val="28"/>
          <w:lang w:val="da-DK"/>
        </w:rPr>
        <w:t xml:space="preserve">. </w:t>
      </w:r>
      <w:r w:rsidR="003079B7">
        <w:rPr>
          <w:bCs/>
          <w:sz w:val="28"/>
          <w:szCs w:val="28"/>
          <w:lang w:val="da-DK"/>
        </w:rPr>
        <w:t xml:space="preserve">DESVÆRRE er indholdet af fosfor, kvælstof og alger om sommeren i søen steget mellem 17 og 43%. </w:t>
      </w:r>
    </w:p>
    <w:p w14:paraId="74241A46" w14:textId="77777777" w:rsidR="00FC5CDD" w:rsidRDefault="00FC5CDD" w:rsidP="002D508E">
      <w:pPr>
        <w:rPr>
          <w:bCs/>
          <w:sz w:val="28"/>
          <w:szCs w:val="28"/>
          <w:lang w:val="da-DK"/>
        </w:rPr>
      </w:pPr>
    </w:p>
    <w:p w14:paraId="2810D915" w14:textId="77777777" w:rsidR="000033DF" w:rsidRDefault="004D261B" w:rsidP="002D508E">
      <w:pPr>
        <w:rPr>
          <w:bCs/>
          <w:sz w:val="28"/>
          <w:szCs w:val="28"/>
          <w:lang w:val="da-DK"/>
        </w:rPr>
      </w:pPr>
      <w:r>
        <w:rPr>
          <w:bCs/>
          <w:sz w:val="28"/>
          <w:szCs w:val="28"/>
          <w:lang w:val="da-DK"/>
        </w:rPr>
        <w:t xml:space="preserve">NÆRINGSTILFØRSEL fra det åbne land og byernes spildevand </w:t>
      </w:r>
      <w:r w:rsidR="000033DF">
        <w:rPr>
          <w:bCs/>
          <w:sz w:val="28"/>
          <w:szCs w:val="28"/>
          <w:lang w:val="da-DK"/>
        </w:rPr>
        <w:t xml:space="preserve">til Arresø er senest opgjort af Miljøstyrelsen for perioden 2016-2018. Her </w:t>
      </w:r>
      <w:r>
        <w:rPr>
          <w:bCs/>
          <w:sz w:val="28"/>
          <w:szCs w:val="28"/>
          <w:lang w:val="da-DK"/>
        </w:rPr>
        <w:t xml:space="preserve">indgår nedbørsbetingede tab, som de seneste års </w:t>
      </w:r>
      <w:r w:rsidR="000033DF">
        <w:rPr>
          <w:bCs/>
          <w:sz w:val="28"/>
          <w:szCs w:val="28"/>
          <w:lang w:val="da-DK"/>
        </w:rPr>
        <w:t>kraftig</w:t>
      </w:r>
      <w:r>
        <w:rPr>
          <w:bCs/>
          <w:sz w:val="28"/>
          <w:szCs w:val="28"/>
          <w:lang w:val="da-DK"/>
        </w:rPr>
        <w:t>ere</w:t>
      </w:r>
      <w:r w:rsidR="000033DF">
        <w:rPr>
          <w:bCs/>
          <w:sz w:val="28"/>
          <w:szCs w:val="28"/>
          <w:lang w:val="da-DK"/>
        </w:rPr>
        <w:t xml:space="preserve"> nedbør </w:t>
      </w:r>
      <w:r>
        <w:rPr>
          <w:bCs/>
          <w:sz w:val="28"/>
          <w:szCs w:val="28"/>
          <w:lang w:val="da-DK"/>
        </w:rPr>
        <w:t xml:space="preserve">bidrager mere til. </w:t>
      </w:r>
      <w:r w:rsidR="000033DF">
        <w:rPr>
          <w:bCs/>
          <w:sz w:val="28"/>
          <w:szCs w:val="28"/>
          <w:lang w:val="da-DK"/>
        </w:rPr>
        <w:t>Landbruget</w:t>
      </w:r>
      <w:del w:id="2" w:author="Jonas Stage Sø" w:date="2024-10-28T13:45:00Z" w16du:dateUtc="2024-10-28T12:45:00Z">
        <w:r w:rsidR="000033DF" w:rsidDel="005F6805">
          <w:rPr>
            <w:bCs/>
            <w:sz w:val="28"/>
            <w:szCs w:val="28"/>
            <w:lang w:val="da-DK"/>
          </w:rPr>
          <w:delText>s</w:delText>
        </w:r>
      </w:del>
      <w:r w:rsidR="000033DF">
        <w:rPr>
          <w:bCs/>
          <w:sz w:val="28"/>
          <w:szCs w:val="28"/>
          <w:lang w:val="da-DK"/>
        </w:rPr>
        <w:t xml:space="preserve"> bidrager stort til næringstabene fra det åbne land. For fosfors vedkommende fordeler bidragene til Arresø sig med 45% </w:t>
      </w:r>
      <w:r>
        <w:rPr>
          <w:bCs/>
          <w:sz w:val="28"/>
          <w:szCs w:val="28"/>
          <w:lang w:val="da-DK"/>
        </w:rPr>
        <w:t xml:space="preserve">fra </w:t>
      </w:r>
      <w:r w:rsidR="000033DF">
        <w:rPr>
          <w:bCs/>
          <w:sz w:val="28"/>
          <w:szCs w:val="28"/>
          <w:lang w:val="da-DK"/>
        </w:rPr>
        <w:t>det åbne land</w:t>
      </w:r>
      <w:r>
        <w:rPr>
          <w:bCs/>
          <w:sz w:val="28"/>
          <w:szCs w:val="28"/>
          <w:lang w:val="da-DK"/>
        </w:rPr>
        <w:t>, 29% fra byernes rensningsanlæg</w:t>
      </w:r>
      <w:r w:rsidR="000033DF">
        <w:rPr>
          <w:bCs/>
          <w:sz w:val="28"/>
          <w:szCs w:val="28"/>
          <w:lang w:val="da-DK"/>
        </w:rPr>
        <w:t>, mens nedbørsbetingede bidrag udgør resten (26%). For kvælstofs vedkommende bidrager det åbne land med 64% og rensningsanlæggene med 32%, men</w:t>
      </w:r>
      <w:r>
        <w:rPr>
          <w:bCs/>
          <w:sz w:val="28"/>
          <w:szCs w:val="28"/>
          <w:lang w:val="da-DK"/>
        </w:rPr>
        <w:t>s</w:t>
      </w:r>
      <w:r w:rsidR="000033DF">
        <w:rPr>
          <w:bCs/>
          <w:sz w:val="28"/>
          <w:szCs w:val="28"/>
          <w:lang w:val="da-DK"/>
        </w:rPr>
        <w:t xml:space="preserve"> blot 4% er nedbørsbetinget. </w:t>
      </w:r>
    </w:p>
    <w:p w14:paraId="2964B274" w14:textId="77777777" w:rsidR="000033DF" w:rsidRDefault="000033DF" w:rsidP="002D508E">
      <w:pPr>
        <w:rPr>
          <w:bCs/>
          <w:sz w:val="28"/>
          <w:szCs w:val="28"/>
          <w:lang w:val="da-DK"/>
        </w:rPr>
      </w:pPr>
    </w:p>
    <w:p w14:paraId="171ECBFB" w14:textId="19BBC3BE" w:rsidR="00C966CB" w:rsidRDefault="000033DF" w:rsidP="002D508E">
      <w:pPr>
        <w:rPr>
          <w:bCs/>
          <w:sz w:val="28"/>
          <w:szCs w:val="28"/>
          <w:lang w:val="da-DK"/>
        </w:rPr>
      </w:pPr>
      <w:r>
        <w:rPr>
          <w:bCs/>
          <w:sz w:val="28"/>
          <w:szCs w:val="28"/>
          <w:lang w:val="da-DK"/>
        </w:rPr>
        <w:t xml:space="preserve">Tallene bekræfter landbruget </w:t>
      </w:r>
      <w:r w:rsidR="007D6993">
        <w:rPr>
          <w:bCs/>
          <w:sz w:val="28"/>
          <w:szCs w:val="28"/>
          <w:lang w:val="da-DK"/>
        </w:rPr>
        <w:t>og byerne</w:t>
      </w:r>
      <w:ins w:id="3" w:author="Jonas Stage Sø" w:date="2024-10-28T13:45:00Z" w16du:dateUtc="2024-10-28T12:45:00Z">
        <w:r w:rsidR="005F6805">
          <w:rPr>
            <w:bCs/>
            <w:sz w:val="28"/>
            <w:szCs w:val="28"/>
            <w:lang w:val="da-DK"/>
          </w:rPr>
          <w:t>s</w:t>
        </w:r>
      </w:ins>
      <w:r w:rsidR="007D6993">
        <w:rPr>
          <w:bCs/>
          <w:sz w:val="28"/>
          <w:szCs w:val="28"/>
          <w:lang w:val="da-DK"/>
        </w:rPr>
        <w:t xml:space="preserve"> rensningsanlæg som hovedkilder til næringstilførslen til Arresø. Landbruget bidrager både via drænvand, overfladevand og grundvand</w:t>
      </w:r>
      <w:r w:rsidR="004D261B">
        <w:rPr>
          <w:bCs/>
          <w:sz w:val="28"/>
          <w:szCs w:val="28"/>
          <w:lang w:val="da-DK"/>
        </w:rPr>
        <w:t xml:space="preserve">. </w:t>
      </w:r>
      <w:r w:rsidR="007D6993">
        <w:rPr>
          <w:bCs/>
          <w:sz w:val="28"/>
          <w:szCs w:val="28"/>
          <w:lang w:val="da-DK"/>
        </w:rPr>
        <w:t>Fosfor tilføres både som opløst fosfat</w:t>
      </w:r>
      <w:r w:rsidR="00C966CB">
        <w:rPr>
          <w:bCs/>
          <w:sz w:val="28"/>
          <w:szCs w:val="28"/>
          <w:lang w:val="da-DK"/>
        </w:rPr>
        <w:t xml:space="preserve"> og </w:t>
      </w:r>
      <w:r w:rsidR="007D6993">
        <w:rPr>
          <w:bCs/>
          <w:sz w:val="28"/>
          <w:szCs w:val="28"/>
          <w:lang w:val="da-DK"/>
        </w:rPr>
        <w:t>indhold i opløst organisk stof</w:t>
      </w:r>
      <w:r w:rsidR="00C966CB">
        <w:rPr>
          <w:bCs/>
          <w:sz w:val="28"/>
          <w:szCs w:val="28"/>
          <w:lang w:val="da-DK"/>
        </w:rPr>
        <w:t>,</w:t>
      </w:r>
      <w:r w:rsidR="007D6993">
        <w:rPr>
          <w:bCs/>
          <w:sz w:val="28"/>
          <w:szCs w:val="28"/>
          <w:lang w:val="da-DK"/>
        </w:rPr>
        <w:t xml:space="preserve"> og </w:t>
      </w:r>
      <w:r w:rsidR="00C966CB">
        <w:rPr>
          <w:bCs/>
          <w:sz w:val="28"/>
          <w:szCs w:val="28"/>
          <w:lang w:val="da-DK"/>
        </w:rPr>
        <w:t xml:space="preserve">endvidere </w:t>
      </w:r>
      <w:r w:rsidR="007D6993">
        <w:rPr>
          <w:bCs/>
          <w:sz w:val="28"/>
          <w:szCs w:val="28"/>
          <w:lang w:val="da-DK"/>
        </w:rPr>
        <w:t xml:space="preserve">som fosfor i jordpartikler, som skyller af markerne ved kraftig nedbør. Man ser det sidste som </w:t>
      </w:r>
      <w:proofErr w:type="spellStart"/>
      <w:r w:rsidR="007D6993">
        <w:rPr>
          <w:bCs/>
          <w:sz w:val="28"/>
          <w:szCs w:val="28"/>
          <w:lang w:val="da-DK"/>
        </w:rPr>
        <w:t>skyllerender</w:t>
      </w:r>
      <w:proofErr w:type="spellEnd"/>
      <w:r w:rsidR="007D6993">
        <w:rPr>
          <w:bCs/>
          <w:sz w:val="28"/>
          <w:szCs w:val="28"/>
          <w:lang w:val="da-DK"/>
        </w:rPr>
        <w:t xml:space="preserve"> i markerne, især hvor terrænet hælder. De</w:t>
      </w:r>
      <w:r w:rsidR="00C966CB">
        <w:rPr>
          <w:bCs/>
          <w:sz w:val="28"/>
          <w:szCs w:val="28"/>
          <w:lang w:val="da-DK"/>
        </w:rPr>
        <w:t xml:space="preserve">nne flugt af overfladens jord er </w:t>
      </w:r>
      <w:r w:rsidR="007D6993">
        <w:rPr>
          <w:bCs/>
          <w:sz w:val="28"/>
          <w:szCs w:val="28"/>
          <w:lang w:val="da-DK"/>
        </w:rPr>
        <w:t xml:space="preserve">svær at opgøre. Men vi ved, at </w:t>
      </w:r>
      <w:r w:rsidR="00C966CB">
        <w:rPr>
          <w:bCs/>
          <w:sz w:val="28"/>
          <w:szCs w:val="28"/>
          <w:lang w:val="da-DK"/>
        </w:rPr>
        <w:t>hyppigere skybrud øger tabet</w:t>
      </w:r>
      <w:r w:rsidR="004D261B">
        <w:rPr>
          <w:bCs/>
          <w:sz w:val="28"/>
          <w:szCs w:val="28"/>
          <w:lang w:val="da-DK"/>
        </w:rPr>
        <w:t>,</w:t>
      </w:r>
      <w:r w:rsidR="00C966CB">
        <w:rPr>
          <w:bCs/>
          <w:sz w:val="28"/>
          <w:szCs w:val="28"/>
          <w:lang w:val="da-DK"/>
        </w:rPr>
        <w:t xml:space="preserve"> og det samme gør de dyrkede jordes stigende indhold, som har mættet dem med fosfor, da de hvert år har</w:t>
      </w:r>
      <w:r w:rsidR="007D6993">
        <w:rPr>
          <w:bCs/>
          <w:sz w:val="28"/>
          <w:szCs w:val="28"/>
          <w:lang w:val="da-DK"/>
        </w:rPr>
        <w:t xml:space="preserve"> modtaget mere fosfor end det fjernes med afgrøderne</w:t>
      </w:r>
      <w:r w:rsidR="00C966CB">
        <w:rPr>
          <w:bCs/>
          <w:sz w:val="28"/>
          <w:szCs w:val="28"/>
          <w:lang w:val="da-DK"/>
        </w:rPr>
        <w:t xml:space="preserve"> siden 2. Verdenskrig</w:t>
      </w:r>
      <w:r w:rsidR="007D6993">
        <w:rPr>
          <w:bCs/>
          <w:sz w:val="28"/>
          <w:szCs w:val="28"/>
          <w:lang w:val="da-DK"/>
        </w:rPr>
        <w:t xml:space="preserve">. </w:t>
      </w:r>
      <w:r w:rsidR="00C966CB">
        <w:rPr>
          <w:bCs/>
          <w:sz w:val="28"/>
          <w:szCs w:val="28"/>
          <w:lang w:val="da-DK"/>
        </w:rPr>
        <w:t xml:space="preserve">Når </w:t>
      </w:r>
      <w:r w:rsidR="007D6993">
        <w:rPr>
          <w:bCs/>
          <w:sz w:val="28"/>
          <w:szCs w:val="28"/>
          <w:lang w:val="da-DK"/>
        </w:rPr>
        <w:t xml:space="preserve">små jordpartikler skylles bort, havner </w:t>
      </w:r>
      <w:r w:rsidR="000D2F3B">
        <w:rPr>
          <w:bCs/>
          <w:sz w:val="28"/>
          <w:szCs w:val="28"/>
          <w:lang w:val="da-DK"/>
        </w:rPr>
        <w:t xml:space="preserve">mange </w:t>
      </w:r>
      <w:r w:rsidR="007D6993">
        <w:rPr>
          <w:bCs/>
          <w:sz w:val="28"/>
          <w:szCs w:val="28"/>
          <w:lang w:val="da-DK"/>
        </w:rPr>
        <w:t>i Arresø</w:t>
      </w:r>
      <w:r w:rsidR="000D2F3B">
        <w:rPr>
          <w:bCs/>
          <w:sz w:val="28"/>
          <w:szCs w:val="28"/>
          <w:lang w:val="da-DK"/>
        </w:rPr>
        <w:t>.</w:t>
      </w:r>
      <w:r w:rsidR="004D261B">
        <w:rPr>
          <w:bCs/>
          <w:sz w:val="28"/>
          <w:szCs w:val="28"/>
          <w:lang w:val="da-DK"/>
        </w:rPr>
        <w:t xml:space="preserve"> Kvælstof forlader markerne både som opløst nitrat og indeholdt i organisk stof.</w:t>
      </w:r>
      <w:r w:rsidR="000D2F3B">
        <w:rPr>
          <w:bCs/>
          <w:sz w:val="28"/>
          <w:szCs w:val="28"/>
          <w:lang w:val="da-DK"/>
        </w:rPr>
        <w:t xml:space="preserve"> </w:t>
      </w:r>
    </w:p>
    <w:p w14:paraId="13842CBC" w14:textId="77777777" w:rsidR="00C966CB" w:rsidRDefault="00C966CB" w:rsidP="002D508E">
      <w:pPr>
        <w:rPr>
          <w:bCs/>
          <w:sz w:val="28"/>
          <w:szCs w:val="28"/>
          <w:lang w:val="da-DK"/>
        </w:rPr>
      </w:pPr>
    </w:p>
    <w:p w14:paraId="50B4E5E3" w14:textId="77777777" w:rsidR="00A02F18" w:rsidRDefault="000D2F3B" w:rsidP="002D508E">
      <w:pPr>
        <w:rPr>
          <w:bCs/>
          <w:sz w:val="28"/>
          <w:szCs w:val="28"/>
          <w:lang w:val="da-DK"/>
        </w:rPr>
      </w:pPr>
      <w:r>
        <w:rPr>
          <w:bCs/>
          <w:sz w:val="28"/>
          <w:szCs w:val="28"/>
          <w:lang w:val="da-DK"/>
        </w:rPr>
        <w:t xml:space="preserve">Tilladelse til øget gødskning og reduktion af 10 m brede </w:t>
      </w:r>
      <w:proofErr w:type="spellStart"/>
      <w:r>
        <w:rPr>
          <w:bCs/>
          <w:sz w:val="28"/>
          <w:szCs w:val="28"/>
          <w:lang w:val="da-DK"/>
        </w:rPr>
        <w:t>udyrkede</w:t>
      </w:r>
      <w:proofErr w:type="spellEnd"/>
      <w:r>
        <w:rPr>
          <w:bCs/>
          <w:sz w:val="28"/>
          <w:szCs w:val="28"/>
          <w:lang w:val="da-DK"/>
        </w:rPr>
        <w:t xml:space="preserve"> bræmmer til blot 2 m langs vandløbene med Landbrugspakken (V) i 2016 gav mulighed for større tab af både fosfor og kvælstof fra dyrkede marker til vandmiljøet.</w:t>
      </w:r>
      <w:r w:rsidR="007D6993">
        <w:rPr>
          <w:bCs/>
          <w:sz w:val="28"/>
          <w:szCs w:val="28"/>
          <w:lang w:val="da-DK"/>
        </w:rPr>
        <w:t xml:space="preserve">            </w:t>
      </w:r>
      <w:r w:rsidR="000033DF">
        <w:rPr>
          <w:bCs/>
          <w:sz w:val="28"/>
          <w:szCs w:val="28"/>
          <w:lang w:val="da-DK"/>
        </w:rPr>
        <w:t xml:space="preserve">  </w:t>
      </w:r>
    </w:p>
    <w:p w14:paraId="46E41B24" w14:textId="77777777" w:rsidR="00FC5CDD" w:rsidRDefault="00C966CB" w:rsidP="0067662F">
      <w:pPr>
        <w:rPr>
          <w:bCs/>
          <w:sz w:val="28"/>
          <w:szCs w:val="28"/>
          <w:lang w:val="da-DK"/>
        </w:rPr>
      </w:pPr>
      <w:r>
        <w:rPr>
          <w:bCs/>
          <w:sz w:val="28"/>
          <w:szCs w:val="28"/>
          <w:lang w:val="da-DK"/>
        </w:rPr>
        <w:t>Øget bosætning og industri</w:t>
      </w:r>
      <w:r w:rsidR="004D261B">
        <w:rPr>
          <w:bCs/>
          <w:sz w:val="28"/>
          <w:szCs w:val="28"/>
          <w:lang w:val="da-DK"/>
        </w:rPr>
        <w:t xml:space="preserve"> </w:t>
      </w:r>
      <w:r>
        <w:rPr>
          <w:bCs/>
          <w:sz w:val="28"/>
          <w:szCs w:val="28"/>
          <w:lang w:val="da-DK"/>
        </w:rPr>
        <w:t>i byerne i Arresøs opland giver også mulighed for øget næringstilførsel til Arresø</w:t>
      </w:r>
      <w:r w:rsidR="004D261B">
        <w:rPr>
          <w:bCs/>
          <w:sz w:val="28"/>
          <w:szCs w:val="28"/>
          <w:lang w:val="da-DK"/>
        </w:rPr>
        <w:t xml:space="preserve">, </w:t>
      </w:r>
      <w:r>
        <w:rPr>
          <w:bCs/>
          <w:sz w:val="28"/>
          <w:szCs w:val="28"/>
          <w:lang w:val="da-DK"/>
        </w:rPr>
        <w:t xml:space="preserve">men vi </w:t>
      </w:r>
      <w:r w:rsidR="004D261B">
        <w:rPr>
          <w:bCs/>
          <w:sz w:val="28"/>
          <w:szCs w:val="28"/>
          <w:lang w:val="da-DK"/>
        </w:rPr>
        <w:t xml:space="preserve">mangler </w:t>
      </w:r>
      <w:r>
        <w:rPr>
          <w:bCs/>
          <w:sz w:val="28"/>
          <w:szCs w:val="28"/>
          <w:lang w:val="da-DK"/>
        </w:rPr>
        <w:t xml:space="preserve">tal </w:t>
      </w:r>
      <w:r w:rsidR="004D261B">
        <w:rPr>
          <w:bCs/>
          <w:sz w:val="28"/>
          <w:szCs w:val="28"/>
          <w:lang w:val="da-DK"/>
        </w:rPr>
        <w:t>her</w:t>
      </w:r>
      <w:r>
        <w:rPr>
          <w:bCs/>
          <w:sz w:val="28"/>
          <w:szCs w:val="28"/>
          <w:lang w:val="da-DK"/>
        </w:rPr>
        <w:t>for</w:t>
      </w:r>
      <w:r w:rsidR="004D261B">
        <w:rPr>
          <w:bCs/>
          <w:sz w:val="28"/>
          <w:szCs w:val="28"/>
          <w:lang w:val="da-DK"/>
        </w:rPr>
        <w:t xml:space="preserve">. </w:t>
      </w:r>
      <w:r w:rsidR="0067662F">
        <w:rPr>
          <w:bCs/>
          <w:sz w:val="28"/>
          <w:szCs w:val="28"/>
          <w:lang w:val="da-DK"/>
        </w:rPr>
        <w:t xml:space="preserve">Rekorddyre investeringer i avanceret </w:t>
      </w:r>
      <w:r>
        <w:rPr>
          <w:bCs/>
          <w:sz w:val="28"/>
          <w:szCs w:val="28"/>
          <w:lang w:val="da-DK"/>
        </w:rPr>
        <w:t>rensning</w:t>
      </w:r>
      <w:r w:rsidR="0067662F">
        <w:rPr>
          <w:bCs/>
          <w:sz w:val="28"/>
          <w:szCs w:val="28"/>
          <w:lang w:val="da-DK"/>
        </w:rPr>
        <w:t xml:space="preserve"> blev indført i rensningsanlæggene for </w:t>
      </w:r>
      <w:r w:rsidR="002E4A1B">
        <w:rPr>
          <w:bCs/>
          <w:sz w:val="28"/>
          <w:szCs w:val="28"/>
          <w:lang w:val="da-DK"/>
        </w:rPr>
        <w:t xml:space="preserve">snart </w:t>
      </w:r>
      <w:r w:rsidR="0067662F">
        <w:rPr>
          <w:bCs/>
          <w:sz w:val="28"/>
          <w:szCs w:val="28"/>
          <w:lang w:val="da-DK"/>
        </w:rPr>
        <w:t>mange år siden og reducerede markant næringsindholdet (mere end 90% for fosfor), og rensningsteknologien forbedres stadig med mulighed for endnu effektivere rensning</w:t>
      </w:r>
      <w:r w:rsidR="002E4A1B">
        <w:rPr>
          <w:bCs/>
          <w:sz w:val="28"/>
          <w:szCs w:val="28"/>
          <w:lang w:val="da-DK"/>
        </w:rPr>
        <w:t>.</w:t>
      </w:r>
      <w:r w:rsidR="0067662F">
        <w:rPr>
          <w:bCs/>
          <w:sz w:val="28"/>
          <w:szCs w:val="28"/>
          <w:lang w:val="da-DK"/>
        </w:rPr>
        <w:t xml:space="preserve"> </w:t>
      </w:r>
    </w:p>
    <w:p w14:paraId="37F22093" w14:textId="77777777" w:rsidR="0067662F" w:rsidRDefault="0067662F" w:rsidP="0067662F">
      <w:pPr>
        <w:rPr>
          <w:bCs/>
          <w:sz w:val="28"/>
          <w:szCs w:val="28"/>
          <w:lang w:val="da-DK"/>
        </w:rPr>
      </w:pPr>
    </w:p>
    <w:p w14:paraId="5ED881D7" w14:textId="77777777" w:rsidR="008E1376" w:rsidRDefault="0067662F" w:rsidP="0067662F">
      <w:pPr>
        <w:rPr>
          <w:bCs/>
          <w:sz w:val="28"/>
          <w:szCs w:val="28"/>
          <w:lang w:val="da-DK"/>
        </w:rPr>
      </w:pPr>
      <w:r>
        <w:rPr>
          <w:bCs/>
          <w:sz w:val="28"/>
          <w:szCs w:val="28"/>
          <w:lang w:val="da-DK"/>
        </w:rPr>
        <w:t>ALGER OG NÆRINGSINDHOLD hører nøje sammen i Arresø, både for fosf</w:t>
      </w:r>
      <w:r w:rsidR="002E4A1B">
        <w:rPr>
          <w:bCs/>
          <w:sz w:val="28"/>
          <w:szCs w:val="28"/>
          <w:lang w:val="da-DK"/>
        </w:rPr>
        <w:t>or</w:t>
      </w:r>
      <w:r>
        <w:rPr>
          <w:bCs/>
          <w:sz w:val="28"/>
          <w:szCs w:val="28"/>
          <w:lang w:val="da-DK"/>
        </w:rPr>
        <w:t xml:space="preserve"> og kvælstof. Begge stoffer optages i flere alger om sommeren, der bringer indholdet af opløst fosfat og nitrat tæt på nul i højsommeren. Når repræsentanter fra landbruget fremfører, at det udelukkende er fosfor, der bestemmer algeindholdet i Arresø er det ikke korrekt, og desuden bidrager dyrkede marker </w:t>
      </w:r>
      <w:r w:rsidR="002E4A1B">
        <w:rPr>
          <w:bCs/>
          <w:sz w:val="28"/>
          <w:szCs w:val="28"/>
          <w:lang w:val="da-DK"/>
        </w:rPr>
        <w:t xml:space="preserve">som vist </w:t>
      </w:r>
      <w:r>
        <w:rPr>
          <w:bCs/>
          <w:sz w:val="28"/>
          <w:szCs w:val="28"/>
          <w:lang w:val="da-DK"/>
        </w:rPr>
        <w:t xml:space="preserve">til fosfortilførslen. </w:t>
      </w:r>
    </w:p>
    <w:p w14:paraId="32F9F829" w14:textId="77777777" w:rsidR="008E1376" w:rsidRDefault="008E1376" w:rsidP="0067662F">
      <w:pPr>
        <w:rPr>
          <w:bCs/>
          <w:sz w:val="28"/>
          <w:szCs w:val="28"/>
          <w:lang w:val="da-DK"/>
        </w:rPr>
      </w:pPr>
    </w:p>
    <w:p w14:paraId="3AB21BAE" w14:textId="77777777" w:rsidR="0067662F" w:rsidRDefault="008E1376" w:rsidP="0067662F">
      <w:pPr>
        <w:rPr>
          <w:bCs/>
          <w:sz w:val="28"/>
          <w:szCs w:val="28"/>
          <w:lang w:val="da-DK"/>
        </w:rPr>
      </w:pPr>
      <w:r>
        <w:rPr>
          <w:bCs/>
          <w:sz w:val="28"/>
          <w:szCs w:val="28"/>
          <w:lang w:val="da-DK"/>
        </w:rPr>
        <w:lastRenderedPageBreak/>
        <w:t xml:space="preserve">TILFØRSLEN AF KVÆLSTOF til Arresø kan heller ikke ses isoleret. Kvælstof og fosfor forsvinder ikke i Arresø – de føres videre til Roskilde Fjord og her har vi tidligere vist, at </w:t>
      </w:r>
      <w:r w:rsidR="002E4A1B">
        <w:rPr>
          <w:bCs/>
          <w:sz w:val="28"/>
          <w:szCs w:val="28"/>
          <w:lang w:val="da-DK"/>
        </w:rPr>
        <w:t xml:space="preserve">vækst af alger </w:t>
      </w:r>
      <w:r>
        <w:rPr>
          <w:bCs/>
          <w:sz w:val="28"/>
          <w:szCs w:val="28"/>
          <w:lang w:val="da-DK"/>
        </w:rPr>
        <w:t xml:space="preserve">i vandet og af </w:t>
      </w:r>
      <w:proofErr w:type="spellStart"/>
      <w:r>
        <w:rPr>
          <w:bCs/>
          <w:sz w:val="28"/>
          <w:szCs w:val="28"/>
          <w:lang w:val="da-DK"/>
        </w:rPr>
        <w:t>Søsalat</w:t>
      </w:r>
      <w:proofErr w:type="spellEnd"/>
      <w:r>
        <w:rPr>
          <w:bCs/>
          <w:sz w:val="28"/>
          <w:szCs w:val="28"/>
          <w:lang w:val="da-DK"/>
        </w:rPr>
        <w:t xml:space="preserve"> og </w:t>
      </w:r>
      <w:proofErr w:type="spellStart"/>
      <w:r>
        <w:rPr>
          <w:bCs/>
          <w:sz w:val="28"/>
          <w:szCs w:val="28"/>
          <w:lang w:val="da-DK"/>
        </w:rPr>
        <w:t>trådformet</w:t>
      </w:r>
      <w:proofErr w:type="spellEnd"/>
      <w:r>
        <w:rPr>
          <w:bCs/>
          <w:sz w:val="28"/>
          <w:szCs w:val="28"/>
          <w:lang w:val="da-DK"/>
        </w:rPr>
        <w:t xml:space="preserve"> fedtemøg på bunden stiger, især med øget kvælstofindhold. Problemerne i Arresø fortsætter </w:t>
      </w:r>
      <w:r w:rsidR="002E4A1B">
        <w:rPr>
          <w:bCs/>
          <w:sz w:val="28"/>
          <w:szCs w:val="28"/>
          <w:lang w:val="da-DK"/>
        </w:rPr>
        <w:t xml:space="preserve">altså </w:t>
      </w:r>
      <w:r>
        <w:rPr>
          <w:bCs/>
          <w:sz w:val="28"/>
          <w:szCs w:val="28"/>
          <w:lang w:val="da-DK"/>
        </w:rPr>
        <w:t xml:space="preserve">i Roskilde-Isefjord og det sydlige Kattegat.  </w:t>
      </w:r>
      <w:r w:rsidR="0067662F">
        <w:rPr>
          <w:bCs/>
          <w:sz w:val="28"/>
          <w:szCs w:val="28"/>
          <w:lang w:val="da-DK"/>
        </w:rPr>
        <w:t xml:space="preserve"> </w:t>
      </w:r>
    </w:p>
    <w:p w14:paraId="5DDCB36F" w14:textId="77777777" w:rsidR="0067662F" w:rsidRDefault="0067662F" w:rsidP="0067662F">
      <w:pPr>
        <w:rPr>
          <w:bCs/>
          <w:sz w:val="28"/>
          <w:szCs w:val="28"/>
          <w:lang w:val="da-DK"/>
        </w:rPr>
      </w:pPr>
    </w:p>
    <w:p w14:paraId="76DC7F44" w14:textId="77777777" w:rsidR="002E4A1B" w:rsidRDefault="002E4A1B" w:rsidP="0067662F">
      <w:pPr>
        <w:rPr>
          <w:bCs/>
          <w:sz w:val="28"/>
          <w:szCs w:val="28"/>
          <w:lang w:val="da-DK"/>
        </w:rPr>
      </w:pPr>
      <w:r>
        <w:rPr>
          <w:bCs/>
          <w:sz w:val="28"/>
          <w:szCs w:val="28"/>
          <w:lang w:val="da-DK"/>
        </w:rPr>
        <w:t xml:space="preserve">Så en renere Arresø kræver indsatser i landbruget - mindre gødning, efterafgrøder, bredere </w:t>
      </w:r>
      <w:proofErr w:type="spellStart"/>
      <w:r>
        <w:rPr>
          <w:bCs/>
          <w:sz w:val="28"/>
          <w:szCs w:val="28"/>
          <w:lang w:val="da-DK"/>
        </w:rPr>
        <w:t>udyrkede</w:t>
      </w:r>
      <w:proofErr w:type="spellEnd"/>
      <w:r>
        <w:rPr>
          <w:bCs/>
          <w:sz w:val="28"/>
          <w:szCs w:val="28"/>
          <w:lang w:val="da-DK"/>
        </w:rPr>
        <w:t xml:space="preserve"> bræmmer og stop for dyrkningen af lavbundsjorde. Og separat kloakering og bedre rensning og styring i rensningsanlæggene. Men en Arresø så ren som en lille dyb </w:t>
      </w:r>
      <w:proofErr w:type="spellStart"/>
      <w:r>
        <w:rPr>
          <w:bCs/>
          <w:sz w:val="28"/>
          <w:szCs w:val="28"/>
          <w:lang w:val="da-DK"/>
        </w:rPr>
        <w:t>hedesø</w:t>
      </w:r>
      <w:proofErr w:type="spellEnd"/>
      <w:r>
        <w:rPr>
          <w:bCs/>
          <w:sz w:val="28"/>
          <w:szCs w:val="28"/>
          <w:lang w:val="da-DK"/>
        </w:rPr>
        <w:t xml:space="preserve"> uden landbrug og byer i oplandet, det vil aldrig være muligt. Men badesø, god </w:t>
      </w:r>
      <w:proofErr w:type="spellStart"/>
      <w:r>
        <w:rPr>
          <w:bCs/>
          <w:sz w:val="28"/>
          <w:szCs w:val="28"/>
          <w:lang w:val="da-DK"/>
        </w:rPr>
        <w:t>fiskesø</w:t>
      </w:r>
      <w:proofErr w:type="spellEnd"/>
      <w:r>
        <w:rPr>
          <w:bCs/>
          <w:sz w:val="28"/>
          <w:szCs w:val="28"/>
          <w:lang w:val="da-DK"/>
        </w:rPr>
        <w:t xml:space="preserve"> og fin biodiversitet, det er absolut realistisk</w:t>
      </w:r>
      <w:r w:rsidR="00BD5161">
        <w:rPr>
          <w:bCs/>
          <w:sz w:val="28"/>
          <w:szCs w:val="28"/>
          <w:lang w:val="da-DK"/>
        </w:rPr>
        <w:t xml:space="preserve"> </w:t>
      </w:r>
      <w:r w:rsidR="003079B7">
        <w:rPr>
          <w:bCs/>
          <w:sz w:val="28"/>
          <w:szCs w:val="28"/>
          <w:lang w:val="da-DK"/>
        </w:rPr>
        <w:t>–</w:t>
      </w:r>
      <w:r w:rsidR="00BD5161">
        <w:rPr>
          <w:bCs/>
          <w:sz w:val="28"/>
          <w:szCs w:val="28"/>
          <w:lang w:val="da-DK"/>
        </w:rPr>
        <w:t xml:space="preserve"> </w:t>
      </w:r>
      <w:r w:rsidR="003079B7">
        <w:rPr>
          <w:bCs/>
          <w:sz w:val="28"/>
          <w:szCs w:val="28"/>
          <w:lang w:val="da-DK"/>
        </w:rPr>
        <w:t xml:space="preserve">og også vigtigt for Roskilde Fjord. </w:t>
      </w:r>
    </w:p>
    <w:p w14:paraId="040B3AA9" w14:textId="77777777" w:rsidR="00D00DF5" w:rsidRDefault="00D00DF5" w:rsidP="002D508E">
      <w:pPr>
        <w:rPr>
          <w:bCs/>
          <w:sz w:val="28"/>
          <w:szCs w:val="28"/>
          <w:lang w:val="da-DK"/>
        </w:rPr>
      </w:pPr>
    </w:p>
    <w:p w14:paraId="3DD60889" w14:textId="77777777" w:rsidR="003079B7" w:rsidRDefault="003079B7" w:rsidP="002D508E">
      <w:pPr>
        <w:rPr>
          <w:bCs/>
          <w:sz w:val="28"/>
          <w:szCs w:val="28"/>
          <w:lang w:val="da-DK"/>
        </w:rPr>
      </w:pPr>
    </w:p>
    <w:p w14:paraId="571250E0" w14:textId="77777777" w:rsidR="003079B7" w:rsidRDefault="003079B7" w:rsidP="002D508E">
      <w:pPr>
        <w:rPr>
          <w:bCs/>
          <w:sz w:val="28"/>
          <w:szCs w:val="28"/>
          <w:lang w:val="da-DK"/>
        </w:rPr>
      </w:pPr>
      <w:r>
        <w:rPr>
          <w:bCs/>
          <w:sz w:val="28"/>
          <w:szCs w:val="28"/>
          <w:lang w:val="da-DK"/>
        </w:rPr>
        <w:t>BEMÆRKNINGER</w:t>
      </w:r>
    </w:p>
    <w:p w14:paraId="74B58ACC" w14:textId="77777777" w:rsidR="002D508E" w:rsidRPr="00D00DF5" w:rsidRDefault="00D00DF5" w:rsidP="002D508E">
      <w:pPr>
        <w:rPr>
          <w:bCs/>
          <w:sz w:val="28"/>
          <w:szCs w:val="28"/>
          <w:lang w:val="da-DK"/>
        </w:rPr>
      </w:pPr>
      <w:r>
        <w:rPr>
          <w:bCs/>
          <w:sz w:val="28"/>
          <w:szCs w:val="28"/>
          <w:lang w:val="da-DK"/>
        </w:rPr>
        <w:t xml:space="preserve">Arresøs udvikling fra 1985 til ca. 2000 viser en nøje sammenhæng med den eksterne tilførsel.  </w:t>
      </w:r>
    </w:p>
    <w:p w14:paraId="739AA3C0" w14:textId="77777777" w:rsidR="005F41B2" w:rsidRPr="00D00DF5" w:rsidRDefault="005F41B2" w:rsidP="002D508E">
      <w:pPr>
        <w:rPr>
          <w:bCs/>
          <w:sz w:val="28"/>
          <w:szCs w:val="28"/>
          <w:lang w:val="da-DK"/>
        </w:rPr>
      </w:pPr>
    </w:p>
    <w:p w14:paraId="0E88EF52" w14:textId="77777777" w:rsidR="002D508E" w:rsidRPr="00D00DF5" w:rsidRDefault="00B46C1B" w:rsidP="002D508E">
      <w:pPr>
        <w:rPr>
          <w:b/>
          <w:bCs/>
          <w:sz w:val="28"/>
          <w:szCs w:val="28"/>
          <w:lang w:val="da-DK"/>
        </w:rPr>
      </w:pPr>
      <w:r w:rsidRPr="00D00DF5">
        <w:rPr>
          <w:b/>
          <w:bCs/>
          <w:sz w:val="28"/>
          <w:szCs w:val="28"/>
          <w:lang w:val="da-DK"/>
        </w:rPr>
        <w:t>T</w:t>
      </w:r>
      <w:r w:rsidR="002D508E" w:rsidRPr="00D00DF5">
        <w:rPr>
          <w:b/>
          <w:bCs/>
          <w:sz w:val="28"/>
          <w:szCs w:val="28"/>
          <w:lang w:val="da-DK"/>
        </w:rPr>
        <w:t xml:space="preserve">ilstand i 1800-tallet og i starten af 1900-tallet </w:t>
      </w:r>
      <w:r w:rsidR="002D508E" w:rsidRPr="00D00DF5">
        <w:rPr>
          <w:bCs/>
          <w:sz w:val="28"/>
          <w:szCs w:val="28"/>
          <w:lang w:val="da-DK"/>
        </w:rPr>
        <w:t>(</w:t>
      </w:r>
      <w:r w:rsidRPr="00D00DF5">
        <w:rPr>
          <w:bCs/>
          <w:sz w:val="28"/>
          <w:szCs w:val="28"/>
          <w:lang w:val="da-DK"/>
        </w:rPr>
        <w:t xml:space="preserve">se </w:t>
      </w:r>
      <w:r w:rsidR="002D508E" w:rsidRPr="00D00DF5">
        <w:rPr>
          <w:bCs/>
          <w:sz w:val="28"/>
          <w:szCs w:val="28"/>
          <w:lang w:val="da-DK"/>
        </w:rPr>
        <w:t>Søer – en beskyttet Naturtype, Naturstyrelsen</w:t>
      </w:r>
      <w:r w:rsidR="004E14C9" w:rsidRPr="00D00DF5">
        <w:rPr>
          <w:bCs/>
          <w:sz w:val="28"/>
          <w:szCs w:val="28"/>
          <w:lang w:val="da-DK"/>
        </w:rPr>
        <w:t>. Gads Forlag 2021</w:t>
      </w:r>
      <w:r w:rsidR="002D508E" w:rsidRPr="00D00DF5">
        <w:rPr>
          <w:bCs/>
          <w:sz w:val="28"/>
          <w:szCs w:val="28"/>
          <w:lang w:val="da-DK"/>
        </w:rPr>
        <w:t xml:space="preserve"> (forfatter Kaj Sand-Jensen):</w:t>
      </w:r>
      <w:r w:rsidR="002D508E" w:rsidRPr="00D00DF5">
        <w:rPr>
          <w:b/>
          <w:bCs/>
          <w:sz w:val="28"/>
          <w:szCs w:val="28"/>
          <w:lang w:val="da-DK"/>
        </w:rPr>
        <w:t xml:space="preserve"> </w:t>
      </w:r>
    </w:p>
    <w:p w14:paraId="3651C5ED" w14:textId="77777777" w:rsidR="002D508E" w:rsidRPr="00D00DF5" w:rsidRDefault="002D508E" w:rsidP="002D508E">
      <w:pPr>
        <w:pStyle w:val="ListParagraph"/>
        <w:numPr>
          <w:ilvl w:val="0"/>
          <w:numId w:val="2"/>
        </w:numPr>
        <w:rPr>
          <w:bCs/>
          <w:sz w:val="28"/>
          <w:szCs w:val="28"/>
          <w:lang w:val="da-DK"/>
        </w:rPr>
      </w:pPr>
      <w:r w:rsidRPr="00D00DF5">
        <w:rPr>
          <w:bCs/>
          <w:sz w:val="28"/>
          <w:szCs w:val="28"/>
          <w:lang w:val="da-DK"/>
        </w:rPr>
        <w:t>Vandplanter på bunden og med mange fugle</w:t>
      </w:r>
      <w:r w:rsidR="001F7D60" w:rsidRPr="00D00DF5">
        <w:rPr>
          <w:bCs/>
          <w:sz w:val="28"/>
          <w:szCs w:val="28"/>
          <w:lang w:val="da-DK"/>
        </w:rPr>
        <w:t xml:space="preserve"> - baggrundstilstand</w:t>
      </w:r>
      <w:r w:rsidRPr="00D00DF5">
        <w:rPr>
          <w:bCs/>
          <w:sz w:val="28"/>
          <w:szCs w:val="28"/>
          <w:lang w:val="da-DK"/>
        </w:rPr>
        <w:t xml:space="preserve">. </w:t>
      </w:r>
    </w:p>
    <w:p w14:paraId="7A22E438" w14:textId="77777777" w:rsidR="001F7D60" w:rsidRPr="00D00DF5" w:rsidRDefault="001F7D60" w:rsidP="001F7D60">
      <w:pPr>
        <w:rPr>
          <w:bCs/>
          <w:sz w:val="28"/>
          <w:szCs w:val="28"/>
          <w:lang w:val="da-DK"/>
        </w:rPr>
      </w:pPr>
    </w:p>
    <w:p w14:paraId="279A315B" w14:textId="77777777" w:rsidR="001F7D60" w:rsidRPr="00D00DF5" w:rsidRDefault="001F7D60" w:rsidP="001F7D60">
      <w:pPr>
        <w:rPr>
          <w:b/>
          <w:bCs/>
          <w:sz w:val="28"/>
          <w:szCs w:val="28"/>
          <w:lang w:val="da-DK"/>
        </w:rPr>
      </w:pPr>
      <w:r w:rsidRPr="00D00DF5">
        <w:rPr>
          <w:b/>
          <w:bCs/>
          <w:sz w:val="28"/>
          <w:szCs w:val="28"/>
          <w:lang w:val="da-DK"/>
        </w:rPr>
        <w:t>Udviklingen de seneste årtier</w:t>
      </w:r>
    </w:p>
    <w:p w14:paraId="61643105" w14:textId="77777777" w:rsidR="002D508E" w:rsidRPr="00D00DF5" w:rsidRDefault="001F7D60" w:rsidP="002D508E">
      <w:pPr>
        <w:rPr>
          <w:bCs/>
          <w:sz w:val="28"/>
          <w:szCs w:val="28"/>
          <w:lang w:val="da-DK"/>
        </w:rPr>
      </w:pPr>
      <w:r w:rsidRPr="00D00DF5">
        <w:rPr>
          <w:bCs/>
          <w:sz w:val="28"/>
          <w:szCs w:val="28"/>
          <w:lang w:val="da-DK"/>
        </w:rPr>
        <w:t>I perioden fra 1985 til 1998-</w:t>
      </w:r>
      <w:r w:rsidR="00B77022" w:rsidRPr="00D00DF5">
        <w:rPr>
          <w:bCs/>
          <w:sz w:val="28"/>
          <w:szCs w:val="28"/>
          <w:lang w:val="da-DK"/>
        </w:rPr>
        <w:t>2010 falder det samlede næringsindhold af både total-kvælstof (TN) og total-fosfor (TP) i søen, især i den første del af perioden ved forbedret spildevandsrensning og reducerede udledninger fra landbruget og markerne ved forskellige foranstaltninger. Søens algemængde falder meget markant og vandets klarhed øges.</w:t>
      </w:r>
    </w:p>
    <w:p w14:paraId="5BB97929" w14:textId="7F8A0B03" w:rsidR="00AB14E7" w:rsidRPr="00D00DF5" w:rsidRDefault="00B77022" w:rsidP="00012BB9">
      <w:pPr>
        <w:ind w:firstLine="720"/>
        <w:rPr>
          <w:bCs/>
          <w:sz w:val="28"/>
          <w:szCs w:val="28"/>
          <w:lang w:val="da-DK"/>
        </w:rPr>
      </w:pPr>
      <w:r w:rsidRPr="00D00DF5">
        <w:rPr>
          <w:bCs/>
          <w:sz w:val="28"/>
          <w:szCs w:val="28"/>
          <w:lang w:val="da-DK"/>
        </w:rPr>
        <w:t xml:space="preserve">Denne positive udvikling er vendt til en negativ udvikling i søens vandkvalitet efter 2014 og måske </w:t>
      </w:r>
      <w:r w:rsidR="00042A5A" w:rsidRPr="00D00DF5">
        <w:rPr>
          <w:bCs/>
          <w:sz w:val="28"/>
          <w:szCs w:val="28"/>
          <w:lang w:val="da-DK"/>
        </w:rPr>
        <w:t xml:space="preserve">især </w:t>
      </w:r>
      <w:r w:rsidRPr="00D00DF5">
        <w:rPr>
          <w:bCs/>
          <w:sz w:val="28"/>
          <w:szCs w:val="28"/>
          <w:lang w:val="da-DK"/>
        </w:rPr>
        <w:t xml:space="preserve">efter 2016. I den sidste 10-årige periode optræder stigende næringsindhold af såvel kvælstof og fosfor på omkring </w:t>
      </w:r>
      <w:r w:rsidR="00042A5A" w:rsidRPr="00D00DF5">
        <w:rPr>
          <w:bCs/>
          <w:sz w:val="28"/>
          <w:szCs w:val="28"/>
          <w:lang w:val="da-DK"/>
        </w:rPr>
        <w:t>30-</w:t>
      </w:r>
      <w:r w:rsidRPr="00D00DF5">
        <w:rPr>
          <w:bCs/>
          <w:sz w:val="28"/>
          <w:szCs w:val="28"/>
          <w:lang w:val="da-DK"/>
        </w:rPr>
        <w:t xml:space="preserve">40%, fulgt af øgede algemængder og mere uklart vand. </w:t>
      </w:r>
      <w:r w:rsidR="00E169BE" w:rsidRPr="00D00DF5">
        <w:rPr>
          <w:bCs/>
          <w:sz w:val="28"/>
          <w:szCs w:val="28"/>
          <w:lang w:val="da-DK"/>
        </w:rPr>
        <w:t xml:space="preserve">I både hele tidsrummet 1985-2024 og i de seneste </w:t>
      </w:r>
      <w:del w:id="4" w:author="Jonas Stage Sø" w:date="2024-10-28T13:51:00Z" w16du:dateUtc="2024-10-28T12:51:00Z">
        <w:r w:rsidR="00E169BE" w:rsidRPr="00D00DF5" w:rsidDel="00E77CAC">
          <w:rPr>
            <w:bCs/>
            <w:sz w:val="28"/>
            <w:szCs w:val="28"/>
            <w:lang w:val="da-DK"/>
          </w:rPr>
          <w:delText>2014</w:delText>
        </w:r>
      </w:del>
      <w:ins w:id="5" w:author="Jonas Stage Sø" w:date="2024-10-28T13:51:00Z" w16du:dateUtc="2024-10-28T12:51:00Z">
        <w:r w:rsidR="00E77CAC" w:rsidRPr="00D00DF5">
          <w:rPr>
            <w:bCs/>
            <w:sz w:val="28"/>
            <w:szCs w:val="28"/>
            <w:lang w:val="da-DK"/>
          </w:rPr>
          <w:t>201</w:t>
        </w:r>
        <w:r w:rsidR="00E77CAC">
          <w:rPr>
            <w:bCs/>
            <w:sz w:val="28"/>
            <w:szCs w:val="28"/>
            <w:lang w:val="da-DK"/>
          </w:rPr>
          <w:t>0</w:t>
        </w:r>
      </w:ins>
      <w:r w:rsidR="00E169BE" w:rsidRPr="00D00DF5">
        <w:rPr>
          <w:bCs/>
          <w:sz w:val="28"/>
          <w:szCs w:val="28"/>
          <w:lang w:val="da-DK"/>
        </w:rPr>
        <w:t>-2024 er der statisk sikre sammen mellem algemængden o</w:t>
      </w:r>
      <w:ins w:id="6" w:author="Jonas Stage Sø" w:date="2024-10-28T13:51:00Z" w16du:dateUtc="2024-10-28T12:51:00Z">
        <w:r w:rsidR="00EB6DD1">
          <w:rPr>
            <w:bCs/>
            <w:sz w:val="28"/>
            <w:szCs w:val="28"/>
            <w:lang w:val="da-DK"/>
          </w:rPr>
          <w:t>m</w:t>
        </w:r>
      </w:ins>
      <w:del w:id="7" w:author="Jonas Stage Sø" w:date="2024-10-28T13:51:00Z" w16du:dateUtc="2024-10-28T12:51:00Z">
        <w:r w:rsidR="00E169BE" w:rsidRPr="00D00DF5" w:rsidDel="00EB6DD1">
          <w:rPr>
            <w:bCs/>
            <w:sz w:val="28"/>
            <w:szCs w:val="28"/>
            <w:lang w:val="da-DK"/>
          </w:rPr>
          <w:delText>g</w:delText>
        </w:r>
      </w:del>
      <w:r w:rsidR="00E169BE" w:rsidRPr="00D00DF5">
        <w:rPr>
          <w:bCs/>
          <w:sz w:val="28"/>
          <w:szCs w:val="28"/>
          <w:lang w:val="da-DK"/>
        </w:rPr>
        <w:t xml:space="preserve"> sommeren og koncentrationen i søvandet af både total</w:t>
      </w:r>
      <w:ins w:id="8" w:author="Jonas Stage Sø" w:date="2024-10-28T13:51:00Z" w16du:dateUtc="2024-10-28T12:51:00Z">
        <w:r w:rsidR="00EB6DD1">
          <w:rPr>
            <w:bCs/>
            <w:sz w:val="28"/>
            <w:szCs w:val="28"/>
            <w:lang w:val="da-DK"/>
          </w:rPr>
          <w:t>-</w:t>
        </w:r>
      </w:ins>
      <w:del w:id="9" w:author="Jonas Stage Sø" w:date="2024-10-28T13:51:00Z" w16du:dateUtc="2024-10-28T12:51:00Z">
        <w:r w:rsidR="00E169BE" w:rsidRPr="00D00DF5" w:rsidDel="00EB6DD1">
          <w:rPr>
            <w:bCs/>
            <w:sz w:val="28"/>
            <w:szCs w:val="28"/>
            <w:lang w:val="da-DK"/>
          </w:rPr>
          <w:delText xml:space="preserve"> </w:delText>
        </w:r>
      </w:del>
      <w:r w:rsidR="00E169BE" w:rsidRPr="00D00DF5">
        <w:rPr>
          <w:bCs/>
          <w:sz w:val="28"/>
          <w:szCs w:val="28"/>
          <w:lang w:val="da-DK"/>
        </w:rPr>
        <w:t>kvæ</w:t>
      </w:r>
      <w:ins w:id="10" w:author="Jonas Stage Sø" w:date="2024-10-28T13:51:00Z" w16du:dateUtc="2024-10-28T12:51:00Z">
        <w:r w:rsidR="00EB6DD1">
          <w:rPr>
            <w:bCs/>
            <w:sz w:val="28"/>
            <w:szCs w:val="28"/>
            <w:lang w:val="da-DK"/>
          </w:rPr>
          <w:t>l</w:t>
        </w:r>
      </w:ins>
      <w:del w:id="11" w:author="Jonas Stage Sø" w:date="2024-10-28T13:51:00Z" w16du:dateUtc="2024-10-28T12:51:00Z">
        <w:r w:rsidR="00E169BE" w:rsidRPr="00D00DF5" w:rsidDel="00EB6DD1">
          <w:rPr>
            <w:bCs/>
            <w:sz w:val="28"/>
            <w:szCs w:val="28"/>
            <w:lang w:val="da-DK"/>
          </w:rPr>
          <w:delText>k</w:delText>
        </w:r>
      </w:del>
      <w:r w:rsidR="00E169BE" w:rsidRPr="00D00DF5">
        <w:rPr>
          <w:bCs/>
          <w:sz w:val="28"/>
          <w:szCs w:val="28"/>
          <w:lang w:val="da-DK"/>
        </w:rPr>
        <w:t xml:space="preserve">stof og total-fosfor. </w:t>
      </w:r>
    </w:p>
    <w:p w14:paraId="756A0CC2" w14:textId="77777777" w:rsidR="00E169BE" w:rsidRPr="00D00DF5" w:rsidRDefault="00E169BE" w:rsidP="00012BB9">
      <w:pPr>
        <w:ind w:firstLine="720"/>
        <w:rPr>
          <w:bCs/>
          <w:sz w:val="28"/>
          <w:szCs w:val="28"/>
          <w:lang w:val="da-DK"/>
        </w:rPr>
      </w:pPr>
      <w:r w:rsidRPr="00D00DF5">
        <w:rPr>
          <w:bCs/>
          <w:sz w:val="28"/>
          <w:szCs w:val="28"/>
          <w:lang w:val="da-DK"/>
        </w:rPr>
        <w:t xml:space="preserve">Samtidigt opbruges både opløst kvælstof (fx nitrat) og opløst fosfat (såkaldt </w:t>
      </w:r>
      <w:proofErr w:type="spellStart"/>
      <w:r w:rsidRPr="00D00DF5">
        <w:rPr>
          <w:bCs/>
          <w:sz w:val="28"/>
          <w:szCs w:val="28"/>
          <w:lang w:val="da-DK"/>
        </w:rPr>
        <w:t>ortho</w:t>
      </w:r>
      <w:proofErr w:type="spellEnd"/>
      <w:r w:rsidRPr="00D00DF5">
        <w:rPr>
          <w:bCs/>
          <w:sz w:val="28"/>
          <w:szCs w:val="28"/>
          <w:lang w:val="da-DK"/>
        </w:rPr>
        <w:t xml:space="preserve">-fosfat) i søvandet til tæt på nul ved algernes optagelse til vækst. Så vurderet alene ud fra disse forhold er det mest rimeligt at vurdere – at både </w:t>
      </w:r>
      <w:r w:rsidRPr="00D00DF5">
        <w:rPr>
          <w:bCs/>
          <w:sz w:val="28"/>
          <w:szCs w:val="28"/>
          <w:lang w:val="da-DK"/>
        </w:rPr>
        <w:lastRenderedPageBreak/>
        <w:t xml:space="preserve">kvælstof og fosfor samtidigt begrænser, eller kan begrænse </w:t>
      </w:r>
      <w:proofErr w:type="spellStart"/>
      <w:r w:rsidRPr="00D00DF5">
        <w:rPr>
          <w:bCs/>
          <w:sz w:val="28"/>
          <w:szCs w:val="28"/>
          <w:lang w:val="da-DK"/>
        </w:rPr>
        <w:t>algemægden</w:t>
      </w:r>
      <w:proofErr w:type="spellEnd"/>
      <w:r w:rsidRPr="00D00DF5">
        <w:rPr>
          <w:bCs/>
          <w:sz w:val="28"/>
          <w:szCs w:val="28"/>
          <w:lang w:val="da-DK"/>
        </w:rPr>
        <w:t xml:space="preserve"> i søen.  </w:t>
      </w:r>
    </w:p>
    <w:p w14:paraId="007859C7" w14:textId="77777777" w:rsidR="00012BB9" w:rsidRPr="00D00DF5" w:rsidRDefault="00012BB9" w:rsidP="002D508E">
      <w:pPr>
        <w:rPr>
          <w:bCs/>
          <w:sz w:val="28"/>
          <w:szCs w:val="28"/>
          <w:lang w:val="da-DK"/>
        </w:rPr>
      </w:pPr>
    </w:p>
    <w:p w14:paraId="2418DEF7" w14:textId="1BC9C966" w:rsidR="00E169BE" w:rsidRPr="00D00DF5" w:rsidRDefault="00E169BE" w:rsidP="002D508E">
      <w:pPr>
        <w:rPr>
          <w:bCs/>
          <w:sz w:val="28"/>
          <w:szCs w:val="28"/>
          <w:lang w:val="da-DK"/>
        </w:rPr>
      </w:pPr>
      <w:r w:rsidRPr="00D00DF5">
        <w:rPr>
          <w:bCs/>
          <w:sz w:val="28"/>
          <w:szCs w:val="28"/>
          <w:lang w:val="da-DK"/>
        </w:rPr>
        <w:t xml:space="preserve">Hvorfor så denne negative udviklingen </w:t>
      </w:r>
      <w:r w:rsidR="00636935" w:rsidRPr="00D00DF5">
        <w:rPr>
          <w:bCs/>
          <w:sz w:val="28"/>
          <w:szCs w:val="28"/>
          <w:lang w:val="da-DK"/>
        </w:rPr>
        <w:t>I de sidste 10 år</w:t>
      </w:r>
      <w:r w:rsidRPr="00D00DF5">
        <w:rPr>
          <w:bCs/>
          <w:sz w:val="28"/>
          <w:szCs w:val="28"/>
          <w:lang w:val="da-DK"/>
        </w:rPr>
        <w:t>. Umiddelbart</w:t>
      </w:r>
      <w:r w:rsidR="00AB14E7" w:rsidRPr="00D00DF5">
        <w:rPr>
          <w:bCs/>
          <w:sz w:val="28"/>
          <w:szCs w:val="28"/>
          <w:lang w:val="da-DK"/>
        </w:rPr>
        <w:t xml:space="preserve"> -</w:t>
      </w:r>
      <w:r w:rsidRPr="00D00DF5">
        <w:rPr>
          <w:bCs/>
          <w:sz w:val="28"/>
          <w:szCs w:val="28"/>
          <w:lang w:val="da-DK"/>
        </w:rPr>
        <w:t xml:space="preserve"> uden </w:t>
      </w:r>
      <w:del w:id="12" w:author="Jonas Stage Sø" w:date="2024-10-28T13:59:00Z" w16du:dateUtc="2024-10-28T12:59:00Z">
        <w:r w:rsidRPr="00D00DF5" w:rsidDel="00DC2D67">
          <w:rPr>
            <w:bCs/>
            <w:sz w:val="28"/>
            <w:szCs w:val="28"/>
            <w:lang w:val="da-DK"/>
          </w:rPr>
          <w:delText xml:space="preserve">jeg </w:delText>
        </w:r>
      </w:del>
      <w:ins w:id="13" w:author="Jonas Stage Sø" w:date="2024-10-28T13:59:00Z" w16du:dateUtc="2024-10-28T12:59:00Z">
        <w:r w:rsidR="00DC2D67">
          <w:rPr>
            <w:bCs/>
            <w:sz w:val="28"/>
            <w:szCs w:val="28"/>
            <w:lang w:val="da-DK"/>
          </w:rPr>
          <w:t>vi</w:t>
        </w:r>
        <w:r w:rsidR="00DC2D67" w:rsidRPr="00D00DF5">
          <w:rPr>
            <w:bCs/>
            <w:sz w:val="28"/>
            <w:szCs w:val="28"/>
            <w:lang w:val="da-DK"/>
          </w:rPr>
          <w:t xml:space="preserve"> </w:t>
        </w:r>
      </w:ins>
      <w:r w:rsidRPr="00D00DF5">
        <w:rPr>
          <w:bCs/>
          <w:sz w:val="28"/>
          <w:szCs w:val="28"/>
          <w:lang w:val="da-DK"/>
        </w:rPr>
        <w:t xml:space="preserve">har haft mulighed for at beregne udviklingen talmæssigt i detaljer, så ved vi, at </w:t>
      </w:r>
      <w:r w:rsidR="00636935" w:rsidRPr="00D00DF5">
        <w:rPr>
          <w:bCs/>
          <w:sz w:val="28"/>
          <w:szCs w:val="28"/>
          <w:lang w:val="da-DK"/>
        </w:rPr>
        <w:t>nedbøren og risikoen for skybrud og meget stor afst</w:t>
      </w:r>
      <w:r w:rsidR="00042A5A" w:rsidRPr="00D00DF5">
        <w:rPr>
          <w:bCs/>
          <w:sz w:val="28"/>
          <w:szCs w:val="28"/>
          <w:lang w:val="da-DK"/>
        </w:rPr>
        <w:t>r</w:t>
      </w:r>
      <w:r w:rsidR="00636935" w:rsidRPr="00D00DF5">
        <w:rPr>
          <w:bCs/>
          <w:sz w:val="28"/>
          <w:szCs w:val="28"/>
          <w:lang w:val="da-DK"/>
        </w:rPr>
        <w:t>øm</w:t>
      </w:r>
      <w:r w:rsidR="00042A5A" w:rsidRPr="00D00DF5">
        <w:rPr>
          <w:bCs/>
          <w:sz w:val="28"/>
          <w:szCs w:val="28"/>
          <w:lang w:val="da-DK"/>
        </w:rPr>
        <w:t xml:space="preserve">ning som bekendt </w:t>
      </w:r>
      <w:r w:rsidR="00AB14E7" w:rsidRPr="00D00DF5">
        <w:rPr>
          <w:bCs/>
          <w:sz w:val="28"/>
          <w:szCs w:val="28"/>
          <w:lang w:val="da-DK"/>
        </w:rPr>
        <w:t xml:space="preserve">er </w:t>
      </w:r>
      <w:r w:rsidR="00042A5A" w:rsidRPr="00D00DF5">
        <w:rPr>
          <w:bCs/>
          <w:sz w:val="28"/>
          <w:szCs w:val="28"/>
          <w:lang w:val="da-DK"/>
        </w:rPr>
        <w:t>steget</w:t>
      </w:r>
      <w:r w:rsidRPr="00D00DF5">
        <w:rPr>
          <w:bCs/>
          <w:sz w:val="28"/>
          <w:szCs w:val="28"/>
          <w:lang w:val="da-DK"/>
        </w:rPr>
        <w:t xml:space="preserve">. Det </w:t>
      </w:r>
      <w:r w:rsidR="00042A5A" w:rsidRPr="00D00DF5">
        <w:rPr>
          <w:bCs/>
          <w:sz w:val="28"/>
          <w:szCs w:val="28"/>
          <w:lang w:val="da-DK"/>
        </w:rPr>
        <w:t xml:space="preserve">øger risikoen for overfladeafstrømning </w:t>
      </w:r>
      <w:r w:rsidRPr="00D00DF5">
        <w:rPr>
          <w:bCs/>
          <w:sz w:val="28"/>
          <w:szCs w:val="28"/>
          <w:lang w:val="da-DK"/>
        </w:rPr>
        <w:t>be</w:t>
      </w:r>
      <w:r w:rsidR="00042A5A" w:rsidRPr="00D00DF5">
        <w:rPr>
          <w:bCs/>
          <w:sz w:val="28"/>
          <w:szCs w:val="28"/>
          <w:lang w:val="da-DK"/>
        </w:rPr>
        <w:t>rig</w:t>
      </w:r>
      <w:r w:rsidRPr="00D00DF5">
        <w:rPr>
          <w:bCs/>
          <w:sz w:val="28"/>
          <w:szCs w:val="28"/>
          <w:lang w:val="da-DK"/>
        </w:rPr>
        <w:t>e</w:t>
      </w:r>
      <w:r w:rsidR="00042A5A" w:rsidRPr="00D00DF5">
        <w:rPr>
          <w:bCs/>
          <w:sz w:val="28"/>
          <w:szCs w:val="28"/>
          <w:lang w:val="da-DK"/>
        </w:rPr>
        <w:t xml:space="preserve">t </w:t>
      </w:r>
      <w:r w:rsidRPr="00D00DF5">
        <w:rPr>
          <w:bCs/>
          <w:sz w:val="28"/>
          <w:szCs w:val="28"/>
          <w:lang w:val="da-DK"/>
        </w:rPr>
        <w:t xml:space="preserve">med </w:t>
      </w:r>
      <w:r w:rsidR="00042A5A" w:rsidRPr="00D00DF5">
        <w:rPr>
          <w:bCs/>
          <w:sz w:val="28"/>
          <w:szCs w:val="28"/>
          <w:lang w:val="da-DK"/>
        </w:rPr>
        <w:t>opløst stof og næringsrige partikler fra markerne, og det øger tilsvarende risikoen for overløb fra kloaknettet til vandløbene, hvis maga</w:t>
      </w:r>
      <w:r w:rsidRPr="00D00DF5">
        <w:rPr>
          <w:bCs/>
          <w:sz w:val="28"/>
          <w:szCs w:val="28"/>
          <w:lang w:val="da-DK"/>
        </w:rPr>
        <w:t xml:space="preserve">sinkapaciteten i netværket overskrides. Om det faktisk er tilfældet, </w:t>
      </w:r>
      <w:r w:rsidR="00AB14E7" w:rsidRPr="00D00DF5">
        <w:rPr>
          <w:bCs/>
          <w:sz w:val="28"/>
          <w:szCs w:val="28"/>
          <w:lang w:val="da-DK"/>
        </w:rPr>
        <w:t xml:space="preserve">har </w:t>
      </w:r>
      <w:del w:id="14" w:author="Jonas Stage Sø" w:date="2024-10-28T13:59:00Z" w16du:dateUtc="2024-10-28T12:59:00Z">
        <w:r w:rsidR="00AB14E7" w:rsidRPr="00D00DF5" w:rsidDel="00DC2D67">
          <w:rPr>
            <w:bCs/>
            <w:sz w:val="28"/>
            <w:szCs w:val="28"/>
            <w:lang w:val="da-DK"/>
          </w:rPr>
          <w:delText xml:space="preserve">jeg </w:delText>
        </w:r>
      </w:del>
      <w:ins w:id="15" w:author="Jonas Stage Sø" w:date="2024-10-28T13:59:00Z" w16du:dateUtc="2024-10-28T12:59:00Z">
        <w:r w:rsidR="00DC2D67">
          <w:rPr>
            <w:bCs/>
            <w:sz w:val="28"/>
            <w:szCs w:val="28"/>
            <w:lang w:val="da-DK"/>
          </w:rPr>
          <w:t>vi</w:t>
        </w:r>
        <w:r w:rsidR="00DC2D67" w:rsidRPr="00D00DF5">
          <w:rPr>
            <w:bCs/>
            <w:sz w:val="28"/>
            <w:szCs w:val="28"/>
            <w:lang w:val="da-DK"/>
          </w:rPr>
          <w:t xml:space="preserve"> </w:t>
        </w:r>
      </w:ins>
      <w:r w:rsidR="00AB14E7" w:rsidRPr="00D00DF5">
        <w:rPr>
          <w:bCs/>
          <w:sz w:val="28"/>
          <w:szCs w:val="28"/>
          <w:lang w:val="da-DK"/>
        </w:rPr>
        <w:t>ikke tal for.</w:t>
      </w:r>
    </w:p>
    <w:p w14:paraId="692E81FF" w14:textId="77777777" w:rsidR="00AB14E7" w:rsidRPr="00D00DF5" w:rsidRDefault="00AB14E7" w:rsidP="002D508E">
      <w:pPr>
        <w:rPr>
          <w:b/>
          <w:bCs/>
          <w:sz w:val="28"/>
          <w:szCs w:val="28"/>
          <w:lang w:val="da-DK"/>
        </w:rPr>
      </w:pPr>
    </w:p>
    <w:p w14:paraId="383DF7EE" w14:textId="77777777" w:rsidR="002D508E" w:rsidRPr="00D00DF5" w:rsidRDefault="002D508E" w:rsidP="002D508E">
      <w:pPr>
        <w:rPr>
          <w:b/>
          <w:bCs/>
          <w:sz w:val="28"/>
          <w:szCs w:val="28"/>
          <w:lang w:val="da-DK"/>
        </w:rPr>
      </w:pPr>
      <w:r w:rsidRPr="00D00DF5">
        <w:rPr>
          <w:b/>
          <w:bCs/>
          <w:sz w:val="28"/>
          <w:szCs w:val="28"/>
          <w:lang w:val="da-DK"/>
        </w:rPr>
        <w:t xml:space="preserve">Fremtidsperspektivet: </w:t>
      </w:r>
    </w:p>
    <w:p w14:paraId="3C5D30FD" w14:textId="77777777" w:rsidR="00CC4411" w:rsidRPr="00D00DF5" w:rsidRDefault="002D508E" w:rsidP="002D508E">
      <w:pPr>
        <w:rPr>
          <w:bCs/>
          <w:sz w:val="28"/>
          <w:szCs w:val="28"/>
          <w:lang w:val="da-DK"/>
        </w:rPr>
      </w:pPr>
      <w:r w:rsidRPr="00D00DF5">
        <w:rPr>
          <w:bCs/>
          <w:sz w:val="28"/>
          <w:szCs w:val="28"/>
          <w:lang w:val="da-DK"/>
        </w:rPr>
        <w:t xml:space="preserve">At </w:t>
      </w:r>
      <w:r w:rsidR="00035485" w:rsidRPr="00D00DF5">
        <w:rPr>
          <w:bCs/>
          <w:sz w:val="28"/>
          <w:szCs w:val="28"/>
          <w:lang w:val="da-DK"/>
        </w:rPr>
        <w:t xml:space="preserve">algemængden kan falde og </w:t>
      </w:r>
      <w:r w:rsidRPr="00D00DF5">
        <w:rPr>
          <w:bCs/>
          <w:sz w:val="28"/>
          <w:szCs w:val="28"/>
          <w:lang w:val="da-DK"/>
        </w:rPr>
        <w:t xml:space="preserve">lysforholdene </w:t>
      </w:r>
      <w:r w:rsidR="00035485" w:rsidRPr="00D00DF5">
        <w:rPr>
          <w:bCs/>
          <w:sz w:val="28"/>
          <w:szCs w:val="28"/>
          <w:lang w:val="da-DK"/>
        </w:rPr>
        <w:t xml:space="preserve">blive bedre </w:t>
      </w:r>
      <w:r w:rsidRPr="00D00DF5">
        <w:rPr>
          <w:bCs/>
          <w:sz w:val="28"/>
          <w:szCs w:val="28"/>
          <w:lang w:val="da-DK"/>
        </w:rPr>
        <w:t xml:space="preserve">ved </w:t>
      </w:r>
      <w:r w:rsidR="005F41B2" w:rsidRPr="00D00DF5">
        <w:rPr>
          <w:bCs/>
          <w:sz w:val="28"/>
          <w:szCs w:val="28"/>
          <w:lang w:val="da-DK"/>
        </w:rPr>
        <w:t xml:space="preserve">at </w:t>
      </w:r>
      <w:r w:rsidRPr="00D00DF5">
        <w:rPr>
          <w:bCs/>
          <w:sz w:val="28"/>
          <w:szCs w:val="28"/>
          <w:lang w:val="da-DK"/>
        </w:rPr>
        <w:t>reducere næringstilførsel udefra</w:t>
      </w:r>
      <w:r w:rsidR="00042A5A" w:rsidRPr="00D00DF5">
        <w:rPr>
          <w:bCs/>
          <w:sz w:val="28"/>
          <w:szCs w:val="28"/>
          <w:lang w:val="da-DK"/>
        </w:rPr>
        <w:t xml:space="preserve">, </w:t>
      </w:r>
      <w:r w:rsidRPr="00D00DF5">
        <w:rPr>
          <w:bCs/>
          <w:sz w:val="28"/>
          <w:szCs w:val="28"/>
          <w:lang w:val="da-DK"/>
        </w:rPr>
        <w:t>så vandplanterne kan genindvandrede</w:t>
      </w:r>
      <w:r w:rsidR="00CC4411" w:rsidRPr="00D00DF5">
        <w:rPr>
          <w:bCs/>
          <w:sz w:val="28"/>
          <w:szCs w:val="28"/>
          <w:lang w:val="da-DK"/>
        </w:rPr>
        <w:t xml:space="preserve"> og mængden af smådyr og fugle </w:t>
      </w:r>
      <w:r w:rsidR="004E14C9" w:rsidRPr="00D00DF5">
        <w:rPr>
          <w:bCs/>
          <w:sz w:val="28"/>
          <w:szCs w:val="28"/>
          <w:lang w:val="da-DK"/>
        </w:rPr>
        <w:t xml:space="preserve">og den samlede biodiversitet </w:t>
      </w:r>
      <w:r w:rsidR="00CC4411" w:rsidRPr="00D00DF5">
        <w:rPr>
          <w:bCs/>
          <w:sz w:val="28"/>
          <w:szCs w:val="28"/>
          <w:lang w:val="da-DK"/>
        </w:rPr>
        <w:t>stige</w:t>
      </w:r>
      <w:r w:rsidRPr="00D00DF5">
        <w:rPr>
          <w:bCs/>
          <w:sz w:val="28"/>
          <w:szCs w:val="28"/>
          <w:lang w:val="da-DK"/>
        </w:rPr>
        <w:t xml:space="preserve">. </w:t>
      </w:r>
    </w:p>
    <w:p w14:paraId="5E2D3758" w14:textId="1BCA3BA0" w:rsidR="002D508E" w:rsidRPr="00D00DF5" w:rsidRDefault="00CC4411" w:rsidP="00AB14E7">
      <w:pPr>
        <w:ind w:firstLine="720"/>
        <w:rPr>
          <w:bCs/>
          <w:sz w:val="28"/>
          <w:szCs w:val="28"/>
          <w:lang w:val="da-DK"/>
        </w:rPr>
      </w:pPr>
      <w:r w:rsidRPr="00D00DF5">
        <w:rPr>
          <w:bCs/>
          <w:sz w:val="28"/>
          <w:szCs w:val="28"/>
          <w:lang w:val="da-DK"/>
        </w:rPr>
        <w:t xml:space="preserve">Vandplanterne kan </w:t>
      </w:r>
      <w:r w:rsidR="002D508E" w:rsidRPr="00D00DF5">
        <w:rPr>
          <w:bCs/>
          <w:sz w:val="28"/>
          <w:szCs w:val="28"/>
          <w:lang w:val="da-DK"/>
        </w:rPr>
        <w:t xml:space="preserve">beskytte bunden mod bølgepåvirkningen og </w:t>
      </w:r>
      <w:proofErr w:type="spellStart"/>
      <w:r w:rsidR="002D508E" w:rsidRPr="00D00DF5">
        <w:rPr>
          <w:bCs/>
          <w:sz w:val="28"/>
          <w:szCs w:val="28"/>
          <w:lang w:val="da-DK"/>
        </w:rPr>
        <w:t>ophvirvling</w:t>
      </w:r>
      <w:proofErr w:type="spellEnd"/>
      <w:r w:rsidR="002D508E" w:rsidRPr="00D00DF5">
        <w:rPr>
          <w:bCs/>
          <w:sz w:val="28"/>
          <w:szCs w:val="28"/>
          <w:lang w:val="da-DK"/>
        </w:rPr>
        <w:t xml:space="preserve"> </w:t>
      </w:r>
      <w:r w:rsidR="00042A5A" w:rsidRPr="00D00DF5">
        <w:rPr>
          <w:bCs/>
          <w:sz w:val="28"/>
          <w:szCs w:val="28"/>
          <w:lang w:val="da-DK"/>
        </w:rPr>
        <w:t>(op</w:t>
      </w:r>
      <w:del w:id="16" w:author="Jonas Stage Sø" w:date="2024-10-28T13:52:00Z" w16du:dateUtc="2024-10-28T12:52:00Z">
        <w:r w:rsidR="00042A5A" w:rsidRPr="00D00DF5" w:rsidDel="00770CF5">
          <w:rPr>
            <w:bCs/>
            <w:sz w:val="28"/>
            <w:szCs w:val="28"/>
            <w:lang w:val="da-DK"/>
          </w:rPr>
          <w:delText>l</w:delText>
        </w:r>
      </w:del>
      <w:r w:rsidR="00042A5A" w:rsidRPr="00D00DF5">
        <w:rPr>
          <w:bCs/>
          <w:sz w:val="28"/>
          <w:szCs w:val="28"/>
          <w:lang w:val="da-DK"/>
        </w:rPr>
        <w:t>sl</w:t>
      </w:r>
      <w:ins w:id="17" w:author="Jonas Stage Sø" w:date="2024-10-28T13:52:00Z" w16du:dateUtc="2024-10-28T12:52:00Z">
        <w:r w:rsidR="000F04CD">
          <w:rPr>
            <w:bCs/>
            <w:sz w:val="28"/>
            <w:szCs w:val="28"/>
            <w:lang w:val="da-DK"/>
          </w:rPr>
          <w:t>æ</w:t>
        </w:r>
      </w:ins>
      <w:del w:id="18" w:author="Jonas Stage Sø" w:date="2024-10-28T13:52:00Z" w16du:dateUtc="2024-10-28T12:52:00Z">
        <w:r w:rsidR="00042A5A" w:rsidRPr="00D00DF5" w:rsidDel="000F04CD">
          <w:rPr>
            <w:bCs/>
            <w:sz w:val="28"/>
            <w:szCs w:val="28"/>
            <w:lang w:val="da-DK"/>
          </w:rPr>
          <w:delText>e</w:delText>
        </w:r>
      </w:del>
      <w:r w:rsidR="00042A5A" w:rsidRPr="00D00DF5">
        <w:rPr>
          <w:bCs/>
          <w:sz w:val="28"/>
          <w:szCs w:val="28"/>
          <w:lang w:val="da-DK"/>
        </w:rPr>
        <w:t xml:space="preserve">mning) </w:t>
      </w:r>
      <w:r w:rsidR="002D508E" w:rsidRPr="00D00DF5">
        <w:rPr>
          <w:bCs/>
          <w:sz w:val="28"/>
          <w:szCs w:val="28"/>
          <w:lang w:val="da-DK"/>
        </w:rPr>
        <w:t xml:space="preserve">af partikler i vandet og dermed kan vandet blive </w:t>
      </w:r>
      <w:r w:rsidR="00042A5A" w:rsidRPr="00D00DF5">
        <w:rPr>
          <w:bCs/>
          <w:sz w:val="28"/>
          <w:szCs w:val="28"/>
          <w:lang w:val="da-DK"/>
        </w:rPr>
        <w:t xml:space="preserve">endnu </w:t>
      </w:r>
      <w:r w:rsidR="002D508E" w:rsidRPr="00D00DF5">
        <w:rPr>
          <w:bCs/>
          <w:sz w:val="28"/>
          <w:szCs w:val="28"/>
          <w:lang w:val="da-DK"/>
        </w:rPr>
        <w:t xml:space="preserve">mere klart – det er altså en selvforstærkende udvikling. </w:t>
      </w:r>
    </w:p>
    <w:p w14:paraId="07B11838" w14:textId="77777777" w:rsidR="002D508E" w:rsidRPr="00D00DF5" w:rsidRDefault="002D508E" w:rsidP="002D508E">
      <w:pPr>
        <w:rPr>
          <w:bCs/>
          <w:sz w:val="28"/>
          <w:szCs w:val="28"/>
          <w:lang w:val="da-DK"/>
        </w:rPr>
      </w:pPr>
    </w:p>
    <w:p w14:paraId="2FFAC961" w14:textId="77777777" w:rsidR="002D508E" w:rsidRPr="00D00DF5" w:rsidRDefault="005F41B2" w:rsidP="002D508E">
      <w:pPr>
        <w:rPr>
          <w:b/>
          <w:bCs/>
          <w:sz w:val="28"/>
          <w:szCs w:val="28"/>
          <w:lang w:val="da-DK"/>
        </w:rPr>
      </w:pPr>
      <w:r w:rsidRPr="00D00DF5">
        <w:rPr>
          <w:b/>
          <w:bCs/>
          <w:sz w:val="28"/>
          <w:szCs w:val="28"/>
          <w:lang w:val="da-DK"/>
        </w:rPr>
        <w:t xml:space="preserve">Visionen: </w:t>
      </w:r>
      <w:r w:rsidR="002D508E" w:rsidRPr="00D00DF5">
        <w:rPr>
          <w:b/>
          <w:bCs/>
          <w:sz w:val="28"/>
          <w:szCs w:val="28"/>
          <w:lang w:val="da-DK"/>
        </w:rPr>
        <w:t>En ren Arresø</w:t>
      </w:r>
      <w:r w:rsidR="00CC4411" w:rsidRPr="00D00DF5">
        <w:rPr>
          <w:b/>
          <w:bCs/>
          <w:sz w:val="28"/>
          <w:szCs w:val="28"/>
          <w:lang w:val="da-DK"/>
        </w:rPr>
        <w:t>?</w:t>
      </w:r>
    </w:p>
    <w:p w14:paraId="430C4815" w14:textId="77777777" w:rsidR="006D1DCC" w:rsidRPr="00D00DF5" w:rsidRDefault="006D1DCC" w:rsidP="002D508E">
      <w:pPr>
        <w:rPr>
          <w:bCs/>
          <w:sz w:val="28"/>
          <w:szCs w:val="28"/>
          <w:lang w:val="da-DK"/>
        </w:rPr>
      </w:pPr>
      <w:r w:rsidRPr="00D00DF5">
        <w:rPr>
          <w:bCs/>
          <w:sz w:val="28"/>
          <w:szCs w:val="28"/>
          <w:lang w:val="da-DK"/>
        </w:rPr>
        <w:t xml:space="preserve">Hygiejnisk er indholdet af coliforme bakterier </w:t>
      </w:r>
      <w:r w:rsidR="00035485" w:rsidRPr="00D00DF5">
        <w:rPr>
          <w:bCs/>
          <w:sz w:val="28"/>
          <w:szCs w:val="28"/>
          <w:lang w:val="da-DK"/>
        </w:rPr>
        <w:t>(</w:t>
      </w:r>
      <w:r w:rsidR="00B46C1B" w:rsidRPr="00D00DF5">
        <w:rPr>
          <w:bCs/>
          <w:sz w:val="28"/>
          <w:szCs w:val="28"/>
          <w:lang w:val="da-DK"/>
        </w:rPr>
        <w:t xml:space="preserve">humane tarmbakterier) </w:t>
      </w:r>
      <w:r w:rsidRPr="00D00DF5">
        <w:rPr>
          <w:bCs/>
          <w:sz w:val="28"/>
          <w:szCs w:val="28"/>
          <w:lang w:val="da-DK"/>
        </w:rPr>
        <w:t xml:space="preserve">sandsynligvis lavt i Arresø, så i den forstand er søen </w:t>
      </w:r>
      <w:r w:rsidR="00B46C1B" w:rsidRPr="00D00DF5">
        <w:rPr>
          <w:bCs/>
          <w:sz w:val="28"/>
          <w:szCs w:val="28"/>
          <w:lang w:val="da-DK"/>
        </w:rPr>
        <w:t xml:space="preserve">så </w:t>
      </w:r>
      <w:r w:rsidRPr="00D00DF5">
        <w:rPr>
          <w:bCs/>
          <w:sz w:val="28"/>
          <w:szCs w:val="28"/>
          <w:lang w:val="da-DK"/>
        </w:rPr>
        <w:t>ren</w:t>
      </w:r>
      <w:r w:rsidR="00B46C1B" w:rsidRPr="00D00DF5">
        <w:rPr>
          <w:bCs/>
          <w:sz w:val="28"/>
          <w:szCs w:val="28"/>
          <w:lang w:val="da-DK"/>
        </w:rPr>
        <w:t xml:space="preserve">, at der </w:t>
      </w:r>
      <w:r w:rsidRPr="00D00DF5">
        <w:rPr>
          <w:bCs/>
          <w:sz w:val="28"/>
          <w:szCs w:val="28"/>
          <w:lang w:val="da-DK"/>
        </w:rPr>
        <w:t xml:space="preserve">kan bades </w:t>
      </w:r>
      <w:r w:rsidR="00B46C1B" w:rsidRPr="00D00DF5">
        <w:rPr>
          <w:bCs/>
          <w:sz w:val="28"/>
          <w:szCs w:val="28"/>
          <w:lang w:val="da-DK"/>
        </w:rPr>
        <w:t xml:space="preserve">hele </w:t>
      </w:r>
      <w:r w:rsidRPr="00D00DF5">
        <w:rPr>
          <w:bCs/>
          <w:sz w:val="28"/>
          <w:szCs w:val="28"/>
          <w:lang w:val="da-DK"/>
        </w:rPr>
        <w:t>året.</w:t>
      </w:r>
    </w:p>
    <w:p w14:paraId="49363029" w14:textId="55597CB2" w:rsidR="00CC4411" w:rsidRPr="00D00DF5" w:rsidRDefault="006D1DCC" w:rsidP="00AB14E7">
      <w:pPr>
        <w:ind w:firstLine="720"/>
        <w:rPr>
          <w:bCs/>
          <w:sz w:val="28"/>
          <w:szCs w:val="28"/>
          <w:lang w:val="da-DK"/>
        </w:rPr>
      </w:pPr>
      <w:r w:rsidRPr="00D00DF5">
        <w:rPr>
          <w:bCs/>
          <w:sz w:val="28"/>
          <w:szCs w:val="28"/>
          <w:lang w:val="da-DK"/>
        </w:rPr>
        <w:t xml:space="preserve">Men da søen er stor og lavvandet </w:t>
      </w:r>
      <w:r w:rsidR="005F41B2" w:rsidRPr="00D00DF5">
        <w:rPr>
          <w:bCs/>
          <w:sz w:val="28"/>
          <w:szCs w:val="28"/>
          <w:lang w:val="da-DK"/>
        </w:rPr>
        <w:t>(middel</w:t>
      </w:r>
      <w:ins w:id="19" w:author="Jonas Stage Sø" w:date="2024-10-28T13:53:00Z" w16du:dateUtc="2024-10-28T12:53:00Z">
        <w:r w:rsidR="00FD1F09">
          <w:rPr>
            <w:bCs/>
            <w:sz w:val="28"/>
            <w:szCs w:val="28"/>
            <w:lang w:val="da-DK"/>
          </w:rPr>
          <w:t>dybde</w:t>
        </w:r>
      </w:ins>
      <w:r w:rsidR="005F41B2" w:rsidRPr="00D00DF5">
        <w:rPr>
          <w:bCs/>
          <w:sz w:val="28"/>
          <w:szCs w:val="28"/>
          <w:lang w:val="da-DK"/>
        </w:rPr>
        <w:t xml:space="preserve"> </w:t>
      </w:r>
      <w:r w:rsidR="00591653" w:rsidRPr="00D00DF5">
        <w:rPr>
          <w:bCs/>
          <w:sz w:val="28"/>
          <w:szCs w:val="28"/>
          <w:lang w:val="da-DK"/>
        </w:rPr>
        <w:t>2,9</w:t>
      </w:r>
      <w:r w:rsidR="005F41B2" w:rsidRPr="00D00DF5">
        <w:rPr>
          <w:bCs/>
          <w:sz w:val="28"/>
          <w:szCs w:val="28"/>
          <w:lang w:val="da-DK"/>
        </w:rPr>
        <w:t xml:space="preserve"> m) </w:t>
      </w:r>
      <w:r w:rsidRPr="00D00DF5">
        <w:rPr>
          <w:bCs/>
          <w:sz w:val="28"/>
          <w:szCs w:val="28"/>
          <w:lang w:val="da-DK"/>
        </w:rPr>
        <w:t xml:space="preserve">og har et ganske stort opland, bliver søen </w:t>
      </w:r>
      <w:r w:rsidR="00CC4411" w:rsidRPr="00D00DF5">
        <w:rPr>
          <w:bCs/>
          <w:sz w:val="28"/>
          <w:szCs w:val="28"/>
          <w:lang w:val="da-DK"/>
        </w:rPr>
        <w:t xml:space="preserve">aldrig </w:t>
      </w:r>
      <w:r w:rsidRPr="00D00DF5">
        <w:rPr>
          <w:bCs/>
          <w:sz w:val="28"/>
          <w:szCs w:val="28"/>
          <w:lang w:val="da-DK"/>
        </w:rPr>
        <w:t xml:space="preserve">spritklar og dybblå, som man kender det fra nogle få dybe, mindre søer i Jylland, hvor næringsstofferne deponeres </w:t>
      </w:r>
      <w:r w:rsidR="00CC4411" w:rsidRPr="00D00DF5">
        <w:rPr>
          <w:bCs/>
          <w:sz w:val="28"/>
          <w:szCs w:val="28"/>
          <w:lang w:val="da-DK"/>
        </w:rPr>
        <w:t xml:space="preserve">i koldt vand </w:t>
      </w:r>
      <w:r w:rsidRPr="00D00DF5">
        <w:rPr>
          <w:bCs/>
          <w:sz w:val="28"/>
          <w:szCs w:val="28"/>
          <w:lang w:val="da-DK"/>
        </w:rPr>
        <w:t xml:space="preserve">i </w:t>
      </w:r>
      <w:r w:rsidR="00012BB9" w:rsidRPr="00D00DF5">
        <w:rPr>
          <w:bCs/>
          <w:sz w:val="28"/>
          <w:szCs w:val="28"/>
          <w:lang w:val="da-DK"/>
        </w:rPr>
        <w:t>sø</w:t>
      </w:r>
      <w:r w:rsidRPr="00D00DF5">
        <w:rPr>
          <w:bCs/>
          <w:sz w:val="28"/>
          <w:szCs w:val="28"/>
          <w:lang w:val="da-DK"/>
        </w:rPr>
        <w:t xml:space="preserve">bunden </w:t>
      </w:r>
      <w:r w:rsidR="00042A5A" w:rsidRPr="00D00DF5">
        <w:rPr>
          <w:bCs/>
          <w:sz w:val="28"/>
          <w:szCs w:val="28"/>
          <w:lang w:val="da-DK"/>
        </w:rPr>
        <w:t xml:space="preserve">og </w:t>
      </w:r>
      <w:r w:rsidR="00012BB9" w:rsidRPr="00D00DF5">
        <w:rPr>
          <w:bCs/>
          <w:sz w:val="28"/>
          <w:szCs w:val="28"/>
          <w:lang w:val="da-DK"/>
        </w:rPr>
        <w:t xml:space="preserve">nede </w:t>
      </w:r>
      <w:r w:rsidR="00042A5A" w:rsidRPr="00D00DF5">
        <w:rPr>
          <w:bCs/>
          <w:sz w:val="28"/>
          <w:szCs w:val="28"/>
          <w:lang w:val="da-DK"/>
        </w:rPr>
        <w:t xml:space="preserve">i bundvandet </w:t>
      </w:r>
      <w:r w:rsidRPr="00D00DF5">
        <w:rPr>
          <w:bCs/>
          <w:sz w:val="28"/>
          <w:szCs w:val="28"/>
          <w:lang w:val="da-DK"/>
        </w:rPr>
        <w:t>på de største dybder</w:t>
      </w:r>
      <w:r w:rsidR="00CC4411" w:rsidRPr="00D00DF5">
        <w:rPr>
          <w:bCs/>
          <w:sz w:val="28"/>
          <w:szCs w:val="28"/>
          <w:lang w:val="da-DK"/>
        </w:rPr>
        <w:t xml:space="preserve"> under et springlag om sommeren</w:t>
      </w:r>
      <w:r w:rsidRPr="00D00DF5">
        <w:rPr>
          <w:bCs/>
          <w:sz w:val="28"/>
          <w:szCs w:val="28"/>
          <w:lang w:val="da-DK"/>
        </w:rPr>
        <w:t xml:space="preserve">. </w:t>
      </w:r>
    </w:p>
    <w:p w14:paraId="3EE26944" w14:textId="77777777" w:rsidR="005F41B2" w:rsidRPr="00D00DF5" w:rsidRDefault="006D1DCC" w:rsidP="00AB14E7">
      <w:pPr>
        <w:ind w:firstLine="720"/>
        <w:rPr>
          <w:bCs/>
          <w:sz w:val="28"/>
          <w:szCs w:val="28"/>
          <w:lang w:val="da-DK"/>
        </w:rPr>
      </w:pPr>
      <w:r w:rsidRPr="00D00DF5">
        <w:rPr>
          <w:bCs/>
          <w:sz w:val="28"/>
          <w:szCs w:val="28"/>
          <w:lang w:val="da-DK"/>
        </w:rPr>
        <w:t xml:space="preserve">I Arresø har vandet altid god kontakt til bunden, </w:t>
      </w:r>
      <w:r w:rsidR="00CC4411" w:rsidRPr="00D00DF5">
        <w:rPr>
          <w:bCs/>
          <w:sz w:val="28"/>
          <w:szCs w:val="28"/>
          <w:lang w:val="da-DK"/>
        </w:rPr>
        <w:t>der findes ikke et stabilt springlag om sommeren</w:t>
      </w:r>
      <w:r w:rsidR="00042A5A" w:rsidRPr="00D00DF5">
        <w:rPr>
          <w:bCs/>
          <w:sz w:val="28"/>
          <w:szCs w:val="28"/>
          <w:lang w:val="da-DK"/>
        </w:rPr>
        <w:t xml:space="preserve"> (-hele vandsøjlen opblandes)</w:t>
      </w:r>
      <w:r w:rsidR="00CC4411" w:rsidRPr="00D00DF5">
        <w:rPr>
          <w:bCs/>
          <w:sz w:val="28"/>
          <w:szCs w:val="28"/>
          <w:lang w:val="da-DK"/>
        </w:rPr>
        <w:t xml:space="preserve">, </w:t>
      </w:r>
      <w:r w:rsidRPr="00D00DF5">
        <w:rPr>
          <w:bCs/>
          <w:sz w:val="28"/>
          <w:szCs w:val="28"/>
          <w:lang w:val="da-DK"/>
        </w:rPr>
        <w:t>og sedimentet vil frigøre næringsstoffer fra de mikroskopiske alger</w:t>
      </w:r>
      <w:r w:rsidR="00042A5A" w:rsidRPr="00D00DF5">
        <w:rPr>
          <w:bCs/>
          <w:sz w:val="28"/>
          <w:szCs w:val="28"/>
          <w:lang w:val="da-DK"/>
        </w:rPr>
        <w:t>, smådyr og dødt organisk stof</w:t>
      </w:r>
      <w:r w:rsidRPr="00D00DF5">
        <w:rPr>
          <w:bCs/>
          <w:sz w:val="28"/>
          <w:szCs w:val="28"/>
          <w:lang w:val="da-DK"/>
        </w:rPr>
        <w:t xml:space="preserve">, som synker til bunds og aflejres i </w:t>
      </w:r>
      <w:r w:rsidR="00CC4411" w:rsidRPr="00D00DF5">
        <w:rPr>
          <w:bCs/>
          <w:sz w:val="28"/>
          <w:szCs w:val="28"/>
          <w:lang w:val="da-DK"/>
        </w:rPr>
        <w:t xml:space="preserve">vindstille </w:t>
      </w:r>
      <w:r w:rsidRPr="00D00DF5">
        <w:rPr>
          <w:bCs/>
          <w:sz w:val="28"/>
          <w:szCs w:val="28"/>
          <w:lang w:val="da-DK"/>
        </w:rPr>
        <w:t>perioder</w:t>
      </w:r>
      <w:r w:rsidR="00042A5A" w:rsidRPr="00D00DF5">
        <w:rPr>
          <w:bCs/>
          <w:sz w:val="28"/>
          <w:szCs w:val="28"/>
          <w:lang w:val="da-DK"/>
        </w:rPr>
        <w:t xml:space="preserve">. Ved frigivelsen af næringsstofferne </w:t>
      </w:r>
      <w:r w:rsidRPr="00D00DF5">
        <w:rPr>
          <w:bCs/>
          <w:sz w:val="28"/>
          <w:szCs w:val="28"/>
          <w:lang w:val="da-DK"/>
        </w:rPr>
        <w:t>befordrer de n</w:t>
      </w:r>
      <w:r w:rsidR="00CC4411" w:rsidRPr="00D00DF5">
        <w:rPr>
          <w:bCs/>
          <w:sz w:val="28"/>
          <w:szCs w:val="28"/>
          <w:lang w:val="da-DK"/>
        </w:rPr>
        <w:t>y</w:t>
      </w:r>
      <w:r w:rsidRPr="00D00DF5">
        <w:rPr>
          <w:bCs/>
          <w:sz w:val="28"/>
          <w:szCs w:val="28"/>
          <w:lang w:val="da-DK"/>
        </w:rPr>
        <w:t xml:space="preserve"> vækst af mikroalgerne.</w:t>
      </w:r>
    </w:p>
    <w:p w14:paraId="0EED1D6A" w14:textId="609858D7" w:rsidR="006D1DCC" w:rsidRPr="00D00DF5" w:rsidRDefault="005F41B2" w:rsidP="002D508E">
      <w:pPr>
        <w:rPr>
          <w:bCs/>
          <w:sz w:val="28"/>
          <w:szCs w:val="28"/>
          <w:lang w:val="da-DK"/>
        </w:rPr>
      </w:pPr>
      <w:r w:rsidRPr="00D00DF5">
        <w:rPr>
          <w:bCs/>
          <w:sz w:val="28"/>
          <w:szCs w:val="28"/>
          <w:lang w:val="da-DK"/>
        </w:rPr>
        <w:t xml:space="preserve">Lysforholdene – altså vandets klarhed – er bestemt af opløst farvet organisk stof, mineralske </w:t>
      </w:r>
      <w:proofErr w:type="spellStart"/>
      <w:r w:rsidRPr="00D00DF5">
        <w:rPr>
          <w:bCs/>
          <w:sz w:val="28"/>
          <w:szCs w:val="28"/>
          <w:lang w:val="da-DK"/>
        </w:rPr>
        <w:t>op</w:t>
      </w:r>
      <w:r w:rsidR="00CC4411" w:rsidRPr="00D00DF5">
        <w:rPr>
          <w:bCs/>
          <w:sz w:val="28"/>
          <w:szCs w:val="28"/>
          <w:lang w:val="da-DK"/>
        </w:rPr>
        <w:t>hvirvlede</w:t>
      </w:r>
      <w:proofErr w:type="spellEnd"/>
      <w:r w:rsidR="00CC4411" w:rsidRPr="00D00DF5">
        <w:rPr>
          <w:bCs/>
          <w:sz w:val="28"/>
          <w:szCs w:val="28"/>
          <w:lang w:val="da-DK"/>
        </w:rPr>
        <w:t xml:space="preserve"> </w:t>
      </w:r>
      <w:r w:rsidRPr="00D00DF5">
        <w:rPr>
          <w:bCs/>
          <w:sz w:val="28"/>
          <w:szCs w:val="28"/>
          <w:lang w:val="da-DK"/>
        </w:rPr>
        <w:t xml:space="preserve">partikler </w:t>
      </w:r>
      <w:r w:rsidR="00CC4411" w:rsidRPr="00D00DF5">
        <w:rPr>
          <w:bCs/>
          <w:sz w:val="28"/>
          <w:szCs w:val="28"/>
          <w:lang w:val="da-DK"/>
        </w:rPr>
        <w:t xml:space="preserve">fra bunden </w:t>
      </w:r>
      <w:r w:rsidRPr="00D00DF5">
        <w:rPr>
          <w:bCs/>
          <w:sz w:val="28"/>
          <w:szCs w:val="28"/>
          <w:lang w:val="da-DK"/>
        </w:rPr>
        <w:t>og de mikroskopiske alger i vandet. De bidrager alle tre til at gøre søvandet uklart</w:t>
      </w:r>
      <w:r w:rsidR="004E14C9" w:rsidRPr="00D00DF5">
        <w:rPr>
          <w:bCs/>
          <w:sz w:val="28"/>
          <w:szCs w:val="28"/>
          <w:lang w:val="da-DK"/>
        </w:rPr>
        <w:t xml:space="preserve"> (sigtdybde</w:t>
      </w:r>
      <w:ins w:id="20" w:author="Jonas Stage Sø" w:date="2024-10-28T13:54:00Z" w16du:dateUtc="2024-10-28T12:54:00Z">
        <w:r w:rsidR="00A72D7A">
          <w:rPr>
            <w:bCs/>
            <w:sz w:val="28"/>
            <w:szCs w:val="28"/>
            <w:lang w:val="da-DK"/>
          </w:rPr>
          <w:t>n</w:t>
        </w:r>
      </w:ins>
      <w:r w:rsidR="004E14C9" w:rsidRPr="00D00DF5">
        <w:rPr>
          <w:bCs/>
          <w:sz w:val="28"/>
          <w:szCs w:val="28"/>
          <w:lang w:val="da-DK"/>
        </w:rPr>
        <w:t xml:space="preserve"> er omkring 0,5 m)</w:t>
      </w:r>
      <w:r w:rsidRPr="00D00DF5">
        <w:rPr>
          <w:bCs/>
          <w:sz w:val="28"/>
          <w:szCs w:val="28"/>
          <w:lang w:val="da-DK"/>
        </w:rPr>
        <w:t>.</w:t>
      </w:r>
      <w:r w:rsidR="00CC4411" w:rsidRPr="00D00DF5">
        <w:rPr>
          <w:bCs/>
          <w:sz w:val="28"/>
          <w:szCs w:val="28"/>
          <w:lang w:val="da-DK"/>
        </w:rPr>
        <w:t xml:space="preserve"> Selv ved ret moderat v</w:t>
      </w:r>
      <w:r w:rsidR="004E14C9" w:rsidRPr="00D00DF5">
        <w:rPr>
          <w:bCs/>
          <w:sz w:val="28"/>
          <w:szCs w:val="28"/>
          <w:lang w:val="da-DK"/>
        </w:rPr>
        <w:t>ind</w:t>
      </w:r>
      <w:r w:rsidR="00CC4411" w:rsidRPr="00D00DF5">
        <w:rPr>
          <w:bCs/>
          <w:sz w:val="28"/>
          <w:szCs w:val="28"/>
          <w:lang w:val="da-DK"/>
        </w:rPr>
        <w:t xml:space="preserve"> sker der </w:t>
      </w:r>
      <w:proofErr w:type="spellStart"/>
      <w:r w:rsidR="00CC4411" w:rsidRPr="00D00DF5">
        <w:rPr>
          <w:bCs/>
          <w:sz w:val="28"/>
          <w:szCs w:val="28"/>
          <w:lang w:val="da-DK"/>
        </w:rPr>
        <w:t>ophvirvling</w:t>
      </w:r>
      <w:proofErr w:type="spellEnd"/>
      <w:r w:rsidR="00CC4411" w:rsidRPr="00D00DF5">
        <w:rPr>
          <w:bCs/>
          <w:sz w:val="28"/>
          <w:szCs w:val="28"/>
          <w:lang w:val="da-DK"/>
        </w:rPr>
        <w:t xml:space="preserve"> af bundpartikler, så søen på afstand </w:t>
      </w:r>
      <w:r w:rsidR="004E14C9" w:rsidRPr="00D00DF5">
        <w:rPr>
          <w:bCs/>
          <w:sz w:val="28"/>
          <w:szCs w:val="28"/>
          <w:lang w:val="da-DK"/>
        </w:rPr>
        <w:t>fremtræder</w:t>
      </w:r>
      <w:r w:rsidR="00CC4411" w:rsidRPr="00D00DF5">
        <w:rPr>
          <w:bCs/>
          <w:sz w:val="28"/>
          <w:szCs w:val="28"/>
          <w:lang w:val="da-DK"/>
        </w:rPr>
        <w:t xml:space="preserve"> gul.</w:t>
      </w:r>
      <w:r w:rsidR="00B46C1B" w:rsidRPr="00D00DF5">
        <w:rPr>
          <w:bCs/>
          <w:sz w:val="28"/>
          <w:szCs w:val="28"/>
          <w:lang w:val="da-DK"/>
        </w:rPr>
        <w:t xml:space="preserve"> Da søen er så lavvandet flytter områderne med bundfældning af partiklerne sig afhængig af de aktuelle vindforhold.</w:t>
      </w:r>
      <w:r w:rsidRPr="00D00DF5">
        <w:rPr>
          <w:bCs/>
          <w:sz w:val="28"/>
          <w:szCs w:val="28"/>
          <w:lang w:val="da-DK"/>
        </w:rPr>
        <w:t xml:space="preserve"> </w:t>
      </w:r>
      <w:r w:rsidR="006D1DCC" w:rsidRPr="00D00DF5">
        <w:rPr>
          <w:bCs/>
          <w:sz w:val="28"/>
          <w:szCs w:val="28"/>
          <w:lang w:val="da-DK"/>
        </w:rPr>
        <w:t xml:space="preserve">    </w:t>
      </w:r>
    </w:p>
    <w:p w14:paraId="398E1877" w14:textId="77777777" w:rsidR="002D508E" w:rsidRPr="00D00DF5" w:rsidRDefault="002D508E" w:rsidP="002D508E">
      <w:pPr>
        <w:rPr>
          <w:b/>
          <w:bCs/>
          <w:sz w:val="28"/>
          <w:szCs w:val="28"/>
          <w:lang w:val="da-DK"/>
        </w:rPr>
      </w:pPr>
      <w:r w:rsidRPr="00D00DF5">
        <w:rPr>
          <w:bCs/>
          <w:sz w:val="28"/>
          <w:szCs w:val="28"/>
          <w:lang w:val="da-DK"/>
        </w:rPr>
        <w:tab/>
      </w:r>
    </w:p>
    <w:p w14:paraId="1B4D6679" w14:textId="77777777" w:rsidR="002D508E" w:rsidRPr="00D00DF5" w:rsidRDefault="005F41B2" w:rsidP="002D508E">
      <w:pPr>
        <w:rPr>
          <w:sz w:val="28"/>
          <w:szCs w:val="28"/>
          <w:lang w:val="da-DK"/>
        </w:rPr>
      </w:pPr>
      <w:r w:rsidRPr="00D00DF5">
        <w:rPr>
          <w:b/>
          <w:sz w:val="28"/>
          <w:szCs w:val="28"/>
          <w:lang w:val="da-DK"/>
        </w:rPr>
        <w:lastRenderedPageBreak/>
        <w:t>Af</w:t>
      </w:r>
      <w:r w:rsidR="00B46C1B" w:rsidRPr="00D00DF5">
        <w:rPr>
          <w:b/>
          <w:sz w:val="28"/>
          <w:szCs w:val="28"/>
          <w:lang w:val="da-DK"/>
        </w:rPr>
        <w:t>g</w:t>
      </w:r>
      <w:r w:rsidRPr="00D00DF5">
        <w:rPr>
          <w:b/>
          <w:sz w:val="28"/>
          <w:szCs w:val="28"/>
          <w:lang w:val="da-DK"/>
        </w:rPr>
        <w:t>ørende forhold</w:t>
      </w:r>
      <w:r w:rsidR="00CC4411" w:rsidRPr="00D00DF5">
        <w:rPr>
          <w:b/>
          <w:sz w:val="28"/>
          <w:szCs w:val="28"/>
          <w:lang w:val="da-DK"/>
        </w:rPr>
        <w:t xml:space="preserve"> for en bedre Arresø</w:t>
      </w:r>
      <w:r w:rsidR="002D508E" w:rsidRPr="00D00DF5">
        <w:rPr>
          <w:sz w:val="28"/>
          <w:szCs w:val="28"/>
          <w:lang w:val="da-DK"/>
        </w:rPr>
        <w:t xml:space="preserve">: </w:t>
      </w:r>
    </w:p>
    <w:p w14:paraId="0360F040" w14:textId="77777777" w:rsidR="004E14C9" w:rsidRPr="00D00DF5" w:rsidRDefault="002D508E" w:rsidP="00AB14E7">
      <w:pPr>
        <w:rPr>
          <w:sz w:val="28"/>
          <w:szCs w:val="28"/>
          <w:lang w:val="da-DK"/>
        </w:rPr>
      </w:pPr>
      <w:r w:rsidRPr="00D00DF5">
        <w:rPr>
          <w:sz w:val="28"/>
          <w:szCs w:val="28"/>
          <w:lang w:val="da-DK"/>
        </w:rPr>
        <w:t xml:space="preserve">At reducere bidragene udefra af </w:t>
      </w:r>
      <w:r w:rsidR="00CC4411" w:rsidRPr="00D00DF5">
        <w:rPr>
          <w:sz w:val="28"/>
          <w:szCs w:val="28"/>
          <w:lang w:val="da-DK"/>
        </w:rPr>
        <w:t xml:space="preserve">kvælstof, </w:t>
      </w:r>
      <w:r w:rsidRPr="00D00DF5">
        <w:rPr>
          <w:sz w:val="28"/>
          <w:szCs w:val="28"/>
          <w:lang w:val="da-DK"/>
        </w:rPr>
        <w:t xml:space="preserve">N og </w:t>
      </w:r>
      <w:r w:rsidR="00CC4411" w:rsidRPr="00D00DF5">
        <w:rPr>
          <w:sz w:val="28"/>
          <w:szCs w:val="28"/>
          <w:lang w:val="da-DK"/>
        </w:rPr>
        <w:t xml:space="preserve">fosfor, </w:t>
      </w:r>
      <w:r w:rsidRPr="00D00DF5">
        <w:rPr>
          <w:sz w:val="28"/>
          <w:szCs w:val="28"/>
          <w:lang w:val="da-DK"/>
        </w:rPr>
        <w:t>P</w:t>
      </w:r>
      <w:r w:rsidR="004334EF" w:rsidRPr="00D00DF5">
        <w:rPr>
          <w:sz w:val="28"/>
          <w:szCs w:val="28"/>
          <w:lang w:val="da-DK"/>
        </w:rPr>
        <w:t>. I den forbindelse vil N og P fra Arresø selvfølgelig transporteres videre til Roskilde Fjord.</w:t>
      </w:r>
    </w:p>
    <w:p w14:paraId="38ED74E2" w14:textId="77777777" w:rsidR="002D508E" w:rsidRPr="00D00DF5" w:rsidRDefault="002D508E" w:rsidP="004E14C9">
      <w:pPr>
        <w:pStyle w:val="ListParagraph"/>
        <w:rPr>
          <w:sz w:val="28"/>
          <w:szCs w:val="28"/>
          <w:lang w:val="da-DK"/>
        </w:rPr>
      </w:pPr>
      <w:r w:rsidRPr="00D00DF5">
        <w:rPr>
          <w:sz w:val="28"/>
          <w:szCs w:val="28"/>
          <w:lang w:val="da-DK"/>
        </w:rPr>
        <w:t xml:space="preserve"> </w:t>
      </w:r>
    </w:p>
    <w:p w14:paraId="08A9CD55" w14:textId="77777777" w:rsidR="002D508E" w:rsidRPr="00D00DF5" w:rsidRDefault="002D508E" w:rsidP="00AB14E7">
      <w:pPr>
        <w:rPr>
          <w:sz w:val="28"/>
          <w:szCs w:val="28"/>
          <w:lang w:val="da-DK"/>
        </w:rPr>
      </w:pPr>
      <w:r w:rsidRPr="00D00DF5">
        <w:rPr>
          <w:sz w:val="28"/>
          <w:szCs w:val="28"/>
          <w:lang w:val="da-DK"/>
        </w:rPr>
        <w:t>Det er afgørende at få fjernet eventuelle fortsatte spildevandsbidrag, der ender i søen via vandløbene</w:t>
      </w:r>
      <w:r w:rsidR="004334EF" w:rsidRPr="00D00DF5">
        <w:rPr>
          <w:sz w:val="28"/>
          <w:szCs w:val="28"/>
          <w:lang w:val="da-DK"/>
        </w:rPr>
        <w:t xml:space="preserve">. </w:t>
      </w:r>
      <w:r w:rsidR="00012BB9" w:rsidRPr="00D00DF5">
        <w:rPr>
          <w:sz w:val="28"/>
          <w:szCs w:val="28"/>
          <w:lang w:val="da-DK"/>
        </w:rPr>
        <w:t>Samtidigt, og</w:t>
      </w:r>
      <w:r w:rsidR="004334EF" w:rsidRPr="00D00DF5">
        <w:rPr>
          <w:sz w:val="28"/>
          <w:szCs w:val="28"/>
          <w:lang w:val="da-DK"/>
        </w:rPr>
        <w:t xml:space="preserve"> </w:t>
      </w:r>
      <w:r w:rsidRPr="00D00DF5">
        <w:rPr>
          <w:sz w:val="28"/>
          <w:szCs w:val="28"/>
          <w:lang w:val="da-DK"/>
        </w:rPr>
        <w:t xml:space="preserve">OGSÅ </w:t>
      </w:r>
      <w:r w:rsidR="004334EF" w:rsidRPr="00D00DF5">
        <w:rPr>
          <w:sz w:val="28"/>
          <w:szCs w:val="28"/>
          <w:lang w:val="da-DK"/>
        </w:rPr>
        <w:t xml:space="preserve">helt afgørende </w:t>
      </w:r>
      <w:r w:rsidR="00012BB9" w:rsidRPr="00D00DF5">
        <w:rPr>
          <w:sz w:val="28"/>
          <w:szCs w:val="28"/>
          <w:lang w:val="da-DK"/>
        </w:rPr>
        <w:t xml:space="preserve">er det </w:t>
      </w:r>
      <w:r w:rsidRPr="00D00DF5">
        <w:rPr>
          <w:sz w:val="28"/>
          <w:szCs w:val="28"/>
          <w:lang w:val="da-DK"/>
        </w:rPr>
        <w:t>at reducere markbidragene</w:t>
      </w:r>
      <w:r w:rsidR="00CC4411" w:rsidRPr="00D00DF5">
        <w:rPr>
          <w:sz w:val="28"/>
          <w:szCs w:val="28"/>
          <w:lang w:val="da-DK"/>
        </w:rPr>
        <w:t xml:space="preserve"> af </w:t>
      </w:r>
      <w:r w:rsidR="00012BB9" w:rsidRPr="00D00DF5">
        <w:rPr>
          <w:sz w:val="28"/>
          <w:szCs w:val="28"/>
          <w:lang w:val="da-DK"/>
        </w:rPr>
        <w:t xml:space="preserve">kvælstof </w:t>
      </w:r>
      <w:r w:rsidR="00CC4411" w:rsidRPr="00D00DF5">
        <w:rPr>
          <w:sz w:val="28"/>
          <w:szCs w:val="28"/>
          <w:lang w:val="da-DK"/>
        </w:rPr>
        <w:t xml:space="preserve">og </w:t>
      </w:r>
      <w:r w:rsidR="00012BB9" w:rsidRPr="00D00DF5">
        <w:rPr>
          <w:sz w:val="28"/>
          <w:szCs w:val="28"/>
          <w:lang w:val="da-DK"/>
        </w:rPr>
        <w:t xml:space="preserve">fosfor. </w:t>
      </w:r>
      <w:r w:rsidR="00B46C1B" w:rsidRPr="00D00DF5">
        <w:rPr>
          <w:sz w:val="28"/>
          <w:szCs w:val="28"/>
          <w:lang w:val="da-DK"/>
        </w:rPr>
        <w:t xml:space="preserve"> M</w:t>
      </w:r>
      <w:r w:rsidRPr="00D00DF5">
        <w:rPr>
          <w:sz w:val="28"/>
          <w:szCs w:val="28"/>
          <w:lang w:val="da-DK"/>
        </w:rPr>
        <w:t xml:space="preserve">eget </w:t>
      </w:r>
      <w:r w:rsidR="00012BB9" w:rsidRPr="00D00DF5">
        <w:rPr>
          <w:sz w:val="28"/>
          <w:szCs w:val="28"/>
          <w:lang w:val="da-DK"/>
        </w:rPr>
        <w:t xml:space="preserve">fosfor </w:t>
      </w:r>
      <w:r w:rsidRPr="00D00DF5">
        <w:rPr>
          <w:sz w:val="28"/>
          <w:szCs w:val="28"/>
          <w:lang w:val="da-DK"/>
        </w:rPr>
        <w:t xml:space="preserve">kan </w:t>
      </w:r>
      <w:r w:rsidR="00CC4411" w:rsidRPr="00D00DF5">
        <w:rPr>
          <w:sz w:val="28"/>
          <w:szCs w:val="28"/>
          <w:lang w:val="da-DK"/>
        </w:rPr>
        <w:t xml:space="preserve">tilføres </w:t>
      </w:r>
      <w:r w:rsidRPr="00D00DF5">
        <w:rPr>
          <w:sz w:val="28"/>
          <w:szCs w:val="28"/>
          <w:lang w:val="da-DK"/>
        </w:rPr>
        <w:t xml:space="preserve">knyttet til jordpartikler (organisk P, adsorberet P til Al-, </w:t>
      </w:r>
      <w:proofErr w:type="spellStart"/>
      <w:r w:rsidRPr="00D00DF5">
        <w:rPr>
          <w:sz w:val="28"/>
          <w:szCs w:val="28"/>
          <w:lang w:val="da-DK"/>
        </w:rPr>
        <w:t>Ca</w:t>
      </w:r>
      <w:proofErr w:type="spellEnd"/>
      <w:r w:rsidRPr="00D00DF5">
        <w:rPr>
          <w:sz w:val="28"/>
          <w:szCs w:val="28"/>
          <w:lang w:val="da-DK"/>
        </w:rPr>
        <w:t>- og Fe-forbindelser).</w:t>
      </w:r>
      <w:r w:rsidR="00012BB9" w:rsidRPr="00D00DF5">
        <w:rPr>
          <w:sz w:val="28"/>
          <w:szCs w:val="28"/>
          <w:lang w:val="da-DK"/>
        </w:rPr>
        <w:t xml:space="preserve"> Meget kvælstof kan tilføres i opløst form, især som nitrat, fra markerne, men også som organisk stof i jordpartikler.</w:t>
      </w:r>
    </w:p>
    <w:p w14:paraId="7536F770" w14:textId="77777777" w:rsidR="004E14C9" w:rsidRPr="00D00DF5" w:rsidRDefault="004E14C9" w:rsidP="004E14C9">
      <w:pPr>
        <w:pStyle w:val="ListParagraph"/>
        <w:rPr>
          <w:sz w:val="28"/>
          <w:szCs w:val="28"/>
          <w:lang w:val="da-DK"/>
        </w:rPr>
      </w:pPr>
    </w:p>
    <w:p w14:paraId="58BF816A" w14:textId="4D7A779C" w:rsidR="002D508E" w:rsidRPr="00D00DF5" w:rsidRDefault="002D508E" w:rsidP="00AB14E7">
      <w:pPr>
        <w:rPr>
          <w:sz w:val="28"/>
          <w:szCs w:val="28"/>
          <w:lang w:val="da-DK"/>
        </w:rPr>
      </w:pPr>
      <w:r w:rsidRPr="00D00DF5">
        <w:rPr>
          <w:sz w:val="28"/>
          <w:szCs w:val="28"/>
          <w:lang w:val="da-DK"/>
        </w:rPr>
        <w:t xml:space="preserve">Det er </w:t>
      </w:r>
      <w:r w:rsidR="00CC4411" w:rsidRPr="00D00DF5">
        <w:rPr>
          <w:sz w:val="28"/>
          <w:szCs w:val="28"/>
          <w:lang w:val="da-DK"/>
        </w:rPr>
        <w:t xml:space="preserve">efter </w:t>
      </w:r>
      <w:del w:id="21" w:author="Jonas Stage Sø" w:date="2024-10-28T13:55:00Z" w16du:dateUtc="2024-10-28T12:55:00Z">
        <w:r w:rsidR="00CC4411" w:rsidRPr="00D00DF5" w:rsidDel="00CD704A">
          <w:rPr>
            <w:sz w:val="28"/>
            <w:szCs w:val="28"/>
            <w:lang w:val="da-DK"/>
          </w:rPr>
          <w:delText xml:space="preserve">min </w:delText>
        </w:r>
      </w:del>
      <w:ins w:id="22" w:author="Jonas Stage Sø" w:date="2024-10-28T13:55:00Z" w16du:dateUtc="2024-10-28T12:55:00Z">
        <w:r w:rsidR="00CD704A">
          <w:rPr>
            <w:sz w:val="28"/>
            <w:szCs w:val="28"/>
            <w:lang w:val="da-DK"/>
          </w:rPr>
          <w:t>vores</w:t>
        </w:r>
        <w:r w:rsidR="00CD704A" w:rsidRPr="00D00DF5">
          <w:rPr>
            <w:sz w:val="28"/>
            <w:szCs w:val="28"/>
            <w:lang w:val="da-DK"/>
          </w:rPr>
          <w:t xml:space="preserve"> </w:t>
        </w:r>
      </w:ins>
      <w:r w:rsidR="00CC4411" w:rsidRPr="00D00DF5">
        <w:rPr>
          <w:sz w:val="28"/>
          <w:szCs w:val="28"/>
          <w:lang w:val="da-DK"/>
        </w:rPr>
        <w:t xml:space="preserve">opfattelse IKKE en løsning </w:t>
      </w:r>
      <w:r w:rsidRPr="00D00DF5">
        <w:rPr>
          <w:sz w:val="28"/>
          <w:szCs w:val="28"/>
          <w:lang w:val="da-DK"/>
        </w:rPr>
        <w:t xml:space="preserve">at anvende sedimentbehandling eller </w:t>
      </w:r>
      <w:proofErr w:type="spellStart"/>
      <w:r w:rsidRPr="00D00DF5">
        <w:rPr>
          <w:sz w:val="28"/>
          <w:szCs w:val="28"/>
          <w:lang w:val="da-DK"/>
        </w:rPr>
        <w:t>phoslock</w:t>
      </w:r>
      <w:proofErr w:type="spellEnd"/>
      <w:r w:rsidRPr="00D00DF5">
        <w:rPr>
          <w:sz w:val="28"/>
          <w:szCs w:val="28"/>
          <w:lang w:val="da-DK"/>
        </w:rPr>
        <w:t xml:space="preserve">-behandling af </w:t>
      </w:r>
      <w:r w:rsidR="00012BB9" w:rsidRPr="00D00DF5">
        <w:rPr>
          <w:sz w:val="28"/>
          <w:szCs w:val="28"/>
          <w:lang w:val="da-DK"/>
        </w:rPr>
        <w:t xml:space="preserve">den kæmpestore </w:t>
      </w:r>
      <w:r w:rsidRPr="00D00DF5">
        <w:rPr>
          <w:sz w:val="28"/>
          <w:szCs w:val="28"/>
          <w:lang w:val="da-DK"/>
        </w:rPr>
        <w:t xml:space="preserve">sø, </w:t>
      </w:r>
      <w:proofErr w:type="spellStart"/>
      <w:r w:rsidRPr="00D00DF5">
        <w:rPr>
          <w:sz w:val="28"/>
          <w:szCs w:val="28"/>
          <w:lang w:val="da-DK"/>
        </w:rPr>
        <w:t>ca</w:t>
      </w:r>
      <w:proofErr w:type="spellEnd"/>
      <w:r w:rsidRPr="00D00DF5">
        <w:rPr>
          <w:sz w:val="28"/>
          <w:szCs w:val="28"/>
          <w:lang w:val="da-DK"/>
        </w:rPr>
        <w:t xml:space="preserve"> </w:t>
      </w:r>
      <w:r w:rsidR="00591653" w:rsidRPr="00D00DF5">
        <w:rPr>
          <w:sz w:val="28"/>
          <w:szCs w:val="28"/>
          <w:lang w:val="da-DK"/>
        </w:rPr>
        <w:t>4</w:t>
      </w:r>
      <w:r w:rsidR="004E14C9" w:rsidRPr="00D00DF5">
        <w:rPr>
          <w:sz w:val="28"/>
          <w:szCs w:val="28"/>
          <w:lang w:val="da-DK"/>
        </w:rPr>
        <w:t xml:space="preserve">070 </w:t>
      </w:r>
      <w:r w:rsidRPr="00D00DF5">
        <w:rPr>
          <w:sz w:val="28"/>
          <w:szCs w:val="28"/>
          <w:lang w:val="da-DK"/>
        </w:rPr>
        <w:t>ha. Det løser ikke problemerne, vil være alt for kostbart, og da opholdstiden er ret kort, vil de eksterne bidrag (kilderne udefra) bare fortsætte med at forurene. Med den ret korte opholdstid, vil næringsindholdet i det tilførte vand fortsat være afgørende for at bestemme næringsindholdet i søen</w:t>
      </w:r>
      <w:r w:rsidR="00012BB9" w:rsidRPr="00D00DF5">
        <w:rPr>
          <w:sz w:val="28"/>
          <w:szCs w:val="28"/>
          <w:lang w:val="da-DK"/>
        </w:rPr>
        <w:t xml:space="preserve"> og algebiomassen</w:t>
      </w:r>
      <w:r w:rsidRPr="00D00DF5">
        <w:rPr>
          <w:sz w:val="28"/>
          <w:szCs w:val="28"/>
          <w:lang w:val="da-DK"/>
        </w:rPr>
        <w:t xml:space="preserve">. </w:t>
      </w:r>
      <w:r w:rsidR="004E14C9" w:rsidRPr="00D00DF5">
        <w:rPr>
          <w:sz w:val="28"/>
          <w:szCs w:val="28"/>
          <w:lang w:val="da-DK"/>
        </w:rPr>
        <w:t>Omvendt</w:t>
      </w:r>
      <w:r w:rsidRPr="00D00DF5">
        <w:rPr>
          <w:sz w:val="28"/>
          <w:szCs w:val="28"/>
          <w:lang w:val="da-DK"/>
        </w:rPr>
        <w:t xml:space="preserve"> vil søen ganske hurtigt reagere på nedsatte mængder i tilløbsvandet, som tilfældet var, da søen reagerede positivt og kraftigt, da spildevandsbelastningen oprindeligt blev reduceret. P-indhold og klorofylindhold faldt ganske hurtigt 5-10 gange.</w:t>
      </w:r>
      <w:r w:rsidR="00012BB9" w:rsidRPr="00D00DF5">
        <w:rPr>
          <w:sz w:val="28"/>
          <w:szCs w:val="28"/>
          <w:lang w:val="da-DK"/>
        </w:rPr>
        <w:t xml:space="preserve"> Den tilsvarende sammenhæng mellem mere kvælstof, fosfor og flere alger har vi også oplevet i de seneste 10 år.</w:t>
      </w:r>
      <w:r w:rsidR="00CC4411" w:rsidRPr="00D00DF5">
        <w:rPr>
          <w:sz w:val="28"/>
          <w:szCs w:val="28"/>
          <w:lang w:val="da-DK"/>
        </w:rPr>
        <w:t xml:space="preserve"> </w:t>
      </w:r>
    </w:p>
    <w:p w14:paraId="45D4B7C5" w14:textId="77777777" w:rsidR="004E14C9" w:rsidRPr="00D00DF5" w:rsidRDefault="004E14C9" w:rsidP="004E14C9">
      <w:pPr>
        <w:pStyle w:val="ListParagraph"/>
        <w:rPr>
          <w:sz w:val="28"/>
          <w:szCs w:val="28"/>
          <w:lang w:val="da-DK"/>
        </w:rPr>
      </w:pPr>
    </w:p>
    <w:p w14:paraId="0C9AC880" w14:textId="67CC3168" w:rsidR="004334EF" w:rsidRPr="00D00DF5" w:rsidRDefault="002D508E" w:rsidP="00AB14E7">
      <w:pPr>
        <w:rPr>
          <w:sz w:val="28"/>
          <w:szCs w:val="28"/>
          <w:lang w:val="da-DK"/>
        </w:rPr>
      </w:pPr>
      <w:del w:id="23" w:author="Jonas Stage Sø" w:date="2024-10-28T13:56:00Z" w16du:dateUtc="2024-10-28T12:56:00Z">
        <w:r w:rsidRPr="00D00DF5" w:rsidDel="00A0523E">
          <w:rPr>
            <w:sz w:val="28"/>
            <w:szCs w:val="28"/>
            <w:lang w:val="da-DK"/>
          </w:rPr>
          <w:delText xml:space="preserve">Jeg </w:delText>
        </w:r>
      </w:del>
      <w:ins w:id="24" w:author="Jonas Stage Sø" w:date="2024-10-28T13:56:00Z" w16du:dateUtc="2024-10-28T12:56:00Z">
        <w:r w:rsidR="00A0523E">
          <w:rPr>
            <w:sz w:val="28"/>
            <w:szCs w:val="28"/>
            <w:lang w:val="da-DK"/>
          </w:rPr>
          <w:t>Vi</w:t>
        </w:r>
        <w:r w:rsidR="00A0523E" w:rsidRPr="00D00DF5">
          <w:rPr>
            <w:sz w:val="28"/>
            <w:szCs w:val="28"/>
            <w:lang w:val="da-DK"/>
          </w:rPr>
          <w:t xml:space="preserve"> </w:t>
        </w:r>
      </w:ins>
      <w:r w:rsidRPr="00D00DF5">
        <w:rPr>
          <w:sz w:val="28"/>
          <w:szCs w:val="28"/>
          <w:lang w:val="da-DK"/>
        </w:rPr>
        <w:t>forsøger via MST at få de s</w:t>
      </w:r>
      <w:r w:rsidR="00B46C1B" w:rsidRPr="00D00DF5">
        <w:rPr>
          <w:sz w:val="28"/>
          <w:szCs w:val="28"/>
          <w:lang w:val="da-DK"/>
        </w:rPr>
        <w:t xml:space="preserve">eneste </w:t>
      </w:r>
      <w:r w:rsidRPr="00D00DF5">
        <w:rPr>
          <w:sz w:val="28"/>
          <w:szCs w:val="28"/>
          <w:lang w:val="da-DK"/>
        </w:rPr>
        <w:t>kildeopgørelser</w:t>
      </w:r>
      <w:r w:rsidR="00B46C1B" w:rsidRPr="00D00DF5">
        <w:rPr>
          <w:sz w:val="28"/>
          <w:szCs w:val="28"/>
          <w:lang w:val="da-DK"/>
        </w:rPr>
        <w:t xml:space="preserve"> af tilførslerne af N og P til søen; </w:t>
      </w:r>
      <w:r w:rsidRPr="00D00DF5">
        <w:rPr>
          <w:sz w:val="28"/>
          <w:szCs w:val="28"/>
          <w:lang w:val="da-DK"/>
        </w:rPr>
        <w:t>gerne leveret senest fredag</w:t>
      </w:r>
      <w:r w:rsidR="00AB14E7" w:rsidRPr="00D00DF5">
        <w:rPr>
          <w:sz w:val="28"/>
          <w:szCs w:val="28"/>
          <w:lang w:val="da-DK"/>
        </w:rPr>
        <w:t xml:space="preserve"> den 27.09</w:t>
      </w:r>
      <w:r w:rsidRPr="00D00DF5">
        <w:rPr>
          <w:sz w:val="28"/>
          <w:szCs w:val="28"/>
          <w:lang w:val="da-DK"/>
        </w:rPr>
        <w:t xml:space="preserve">. </w:t>
      </w:r>
      <w:r w:rsidR="00402B8C" w:rsidRPr="00D00DF5">
        <w:rPr>
          <w:sz w:val="28"/>
          <w:szCs w:val="28"/>
          <w:lang w:val="da-DK"/>
        </w:rPr>
        <w:t xml:space="preserve">Bemærk, at </w:t>
      </w:r>
      <w:r w:rsidRPr="00D00DF5">
        <w:rPr>
          <w:sz w:val="28"/>
          <w:szCs w:val="28"/>
          <w:lang w:val="da-DK"/>
        </w:rPr>
        <w:t xml:space="preserve">standardberegninger af </w:t>
      </w:r>
      <w:r w:rsidR="00402B8C" w:rsidRPr="00D00DF5">
        <w:rPr>
          <w:sz w:val="28"/>
          <w:szCs w:val="28"/>
          <w:lang w:val="da-DK"/>
        </w:rPr>
        <w:t>overløb</w:t>
      </w:r>
      <w:r w:rsidR="00012BB9" w:rsidRPr="00D00DF5">
        <w:rPr>
          <w:sz w:val="28"/>
          <w:szCs w:val="28"/>
          <w:lang w:val="da-DK"/>
        </w:rPr>
        <w:t xml:space="preserve"> fra byerne</w:t>
      </w:r>
      <w:r w:rsidR="00402B8C" w:rsidRPr="00D00DF5">
        <w:rPr>
          <w:sz w:val="28"/>
          <w:szCs w:val="28"/>
          <w:lang w:val="da-DK"/>
        </w:rPr>
        <w:t xml:space="preserve"> og </w:t>
      </w:r>
      <w:r w:rsidRPr="00D00DF5">
        <w:rPr>
          <w:sz w:val="28"/>
          <w:szCs w:val="28"/>
          <w:lang w:val="da-DK"/>
        </w:rPr>
        <w:t xml:space="preserve">markbidragene kan være underestimerede i nutidens klima med </w:t>
      </w:r>
      <w:r w:rsidR="00B46C1B" w:rsidRPr="00D00DF5">
        <w:rPr>
          <w:sz w:val="28"/>
          <w:szCs w:val="28"/>
          <w:lang w:val="da-DK"/>
        </w:rPr>
        <w:t xml:space="preserve">stadigt </w:t>
      </w:r>
      <w:r w:rsidRPr="00D00DF5">
        <w:rPr>
          <w:sz w:val="28"/>
          <w:szCs w:val="28"/>
          <w:lang w:val="da-DK"/>
        </w:rPr>
        <w:t>hyppige</w:t>
      </w:r>
      <w:r w:rsidR="00B46C1B" w:rsidRPr="00D00DF5">
        <w:rPr>
          <w:sz w:val="28"/>
          <w:szCs w:val="28"/>
          <w:lang w:val="da-DK"/>
        </w:rPr>
        <w:t>re</w:t>
      </w:r>
      <w:r w:rsidRPr="00D00DF5">
        <w:rPr>
          <w:sz w:val="28"/>
          <w:szCs w:val="28"/>
          <w:lang w:val="da-DK"/>
        </w:rPr>
        <w:t xml:space="preserve"> skybrud og oversvømmelser – bemærk således strøm-render på markerne og partikelflugt via markdræn og overflade-oversvømmelser</w:t>
      </w:r>
      <w:ins w:id="25" w:author="Jonas Stage Sø" w:date="2024-10-28T13:56:00Z" w16du:dateUtc="2024-10-28T12:56:00Z">
        <w:r w:rsidR="00A0523E">
          <w:rPr>
            <w:sz w:val="28"/>
            <w:szCs w:val="28"/>
            <w:lang w:val="da-DK"/>
          </w:rPr>
          <w:t>.</w:t>
        </w:r>
      </w:ins>
      <w:r w:rsidR="00402B8C" w:rsidRPr="00D00DF5">
        <w:rPr>
          <w:sz w:val="28"/>
          <w:szCs w:val="28"/>
          <w:lang w:val="da-DK"/>
        </w:rPr>
        <w:t xml:space="preserve"> </w:t>
      </w:r>
      <w:r w:rsidRPr="00D00DF5">
        <w:rPr>
          <w:sz w:val="28"/>
          <w:szCs w:val="28"/>
          <w:lang w:val="da-DK"/>
        </w:rPr>
        <w:t>Desværre betød Landbrugspakkens (2016) reduktion af 10 meter obligatoriske bræmmer til 2 meter</w:t>
      </w:r>
      <w:r w:rsidR="0057028A" w:rsidRPr="00D00DF5">
        <w:rPr>
          <w:sz w:val="28"/>
          <w:szCs w:val="28"/>
          <w:lang w:val="da-DK"/>
        </w:rPr>
        <w:t xml:space="preserve"> langs vandløbene</w:t>
      </w:r>
      <w:r w:rsidRPr="00D00DF5">
        <w:rPr>
          <w:sz w:val="28"/>
          <w:szCs w:val="28"/>
          <w:lang w:val="da-DK"/>
        </w:rPr>
        <w:t xml:space="preserve">, </w:t>
      </w:r>
      <w:r w:rsidR="0057028A" w:rsidRPr="00D00DF5">
        <w:rPr>
          <w:sz w:val="28"/>
          <w:szCs w:val="28"/>
          <w:lang w:val="da-DK"/>
        </w:rPr>
        <w:t>så</w:t>
      </w:r>
      <w:r w:rsidRPr="00D00DF5">
        <w:rPr>
          <w:sz w:val="28"/>
          <w:szCs w:val="28"/>
          <w:lang w:val="da-DK"/>
        </w:rPr>
        <w:t xml:space="preserve"> overfladeafstrømningen </w:t>
      </w:r>
      <w:r w:rsidR="00402B8C" w:rsidRPr="00D00DF5">
        <w:rPr>
          <w:sz w:val="28"/>
          <w:szCs w:val="28"/>
          <w:lang w:val="da-DK"/>
        </w:rPr>
        <w:t xml:space="preserve">fra markerne </w:t>
      </w:r>
      <w:r w:rsidR="00B46C1B" w:rsidRPr="00D00DF5">
        <w:rPr>
          <w:sz w:val="28"/>
          <w:szCs w:val="28"/>
          <w:lang w:val="da-DK"/>
        </w:rPr>
        <w:t>til vandløbene kunne stige</w:t>
      </w:r>
      <w:r w:rsidRPr="00D00DF5">
        <w:rPr>
          <w:sz w:val="28"/>
          <w:szCs w:val="28"/>
          <w:lang w:val="da-DK"/>
        </w:rPr>
        <w:t xml:space="preserve"> (samtidigt blev det tilladt at gødske mere).</w:t>
      </w:r>
      <w:r w:rsidR="004E14C9" w:rsidRPr="00D00DF5">
        <w:rPr>
          <w:sz w:val="28"/>
          <w:szCs w:val="28"/>
          <w:lang w:val="da-DK"/>
        </w:rPr>
        <w:t xml:space="preserve"> </w:t>
      </w:r>
    </w:p>
    <w:p w14:paraId="290A985D" w14:textId="77777777" w:rsidR="004334EF" w:rsidRPr="00D00DF5" w:rsidRDefault="004334EF" w:rsidP="004334EF">
      <w:pPr>
        <w:pStyle w:val="ListParagraph"/>
        <w:rPr>
          <w:sz w:val="28"/>
          <w:szCs w:val="28"/>
          <w:lang w:val="da-DK"/>
        </w:rPr>
      </w:pPr>
    </w:p>
    <w:p w14:paraId="1683F4AA" w14:textId="77777777" w:rsidR="00012BB9" w:rsidRPr="00D00DF5" w:rsidRDefault="00012BB9" w:rsidP="00AB14E7">
      <w:pPr>
        <w:rPr>
          <w:sz w:val="28"/>
          <w:szCs w:val="28"/>
          <w:lang w:val="da-DK"/>
        </w:rPr>
      </w:pPr>
      <w:r w:rsidRPr="00D00DF5">
        <w:rPr>
          <w:sz w:val="28"/>
          <w:szCs w:val="28"/>
          <w:lang w:val="da-DK"/>
        </w:rPr>
        <w:t>Som allerede nævnt viser k</w:t>
      </w:r>
      <w:r w:rsidR="004334EF" w:rsidRPr="00D00DF5">
        <w:rPr>
          <w:sz w:val="28"/>
          <w:szCs w:val="28"/>
          <w:lang w:val="da-DK"/>
        </w:rPr>
        <w:t>urverne over fosfor, kvælstof, algemængde og vandets klarhed</w:t>
      </w:r>
      <w:r w:rsidRPr="00D00DF5">
        <w:rPr>
          <w:sz w:val="28"/>
          <w:szCs w:val="28"/>
          <w:lang w:val="da-DK"/>
        </w:rPr>
        <w:t>, at v</w:t>
      </w:r>
      <w:r w:rsidR="004334EF" w:rsidRPr="00D00DF5">
        <w:rPr>
          <w:sz w:val="28"/>
          <w:szCs w:val="28"/>
          <w:lang w:val="da-DK"/>
        </w:rPr>
        <w:t>andkvalitet</w:t>
      </w:r>
      <w:r w:rsidRPr="00D00DF5">
        <w:rPr>
          <w:sz w:val="28"/>
          <w:szCs w:val="28"/>
          <w:lang w:val="da-DK"/>
        </w:rPr>
        <w:t>en</w:t>
      </w:r>
      <w:r w:rsidR="004334EF" w:rsidRPr="00D00DF5">
        <w:rPr>
          <w:sz w:val="28"/>
          <w:szCs w:val="28"/>
          <w:lang w:val="da-DK"/>
        </w:rPr>
        <w:t xml:space="preserve"> i søen </w:t>
      </w:r>
      <w:r w:rsidRPr="00D00DF5">
        <w:rPr>
          <w:sz w:val="28"/>
          <w:szCs w:val="28"/>
          <w:lang w:val="da-DK"/>
        </w:rPr>
        <w:t xml:space="preserve">er blevet dårligere </w:t>
      </w:r>
      <w:r w:rsidR="004334EF" w:rsidRPr="00D00DF5">
        <w:rPr>
          <w:sz w:val="28"/>
          <w:szCs w:val="28"/>
          <w:lang w:val="da-DK"/>
        </w:rPr>
        <w:t xml:space="preserve">i perioden 2014-2024. </w:t>
      </w:r>
    </w:p>
    <w:p w14:paraId="5F4DDF2B" w14:textId="77777777" w:rsidR="00012BB9" w:rsidRPr="00D00DF5" w:rsidRDefault="00012BB9" w:rsidP="004334EF">
      <w:pPr>
        <w:pStyle w:val="ListParagraph"/>
        <w:rPr>
          <w:sz w:val="28"/>
          <w:szCs w:val="28"/>
          <w:lang w:val="da-DK"/>
        </w:rPr>
      </w:pPr>
    </w:p>
    <w:p w14:paraId="4977646A" w14:textId="77777777" w:rsidR="004334EF" w:rsidRPr="00D00DF5" w:rsidRDefault="00012BB9" w:rsidP="00AB14E7">
      <w:pPr>
        <w:rPr>
          <w:sz w:val="28"/>
          <w:szCs w:val="28"/>
          <w:lang w:val="da-DK"/>
        </w:rPr>
      </w:pPr>
      <w:r w:rsidRPr="00D00DF5">
        <w:rPr>
          <w:sz w:val="28"/>
          <w:szCs w:val="28"/>
          <w:lang w:val="da-DK"/>
        </w:rPr>
        <w:t xml:space="preserve">Som </w:t>
      </w:r>
      <w:r w:rsidR="00AB14E7" w:rsidRPr="00D00DF5">
        <w:rPr>
          <w:sz w:val="28"/>
          <w:szCs w:val="28"/>
          <w:lang w:val="da-DK"/>
        </w:rPr>
        <w:t xml:space="preserve">også allerede nævnt </w:t>
      </w:r>
      <w:r w:rsidRPr="00D00DF5">
        <w:rPr>
          <w:sz w:val="28"/>
          <w:szCs w:val="28"/>
          <w:lang w:val="da-DK"/>
        </w:rPr>
        <w:t xml:space="preserve">viser </w:t>
      </w:r>
      <w:r w:rsidR="004334EF" w:rsidRPr="00D00DF5">
        <w:rPr>
          <w:sz w:val="28"/>
          <w:szCs w:val="28"/>
          <w:lang w:val="da-DK"/>
        </w:rPr>
        <w:t xml:space="preserve">Indholdet af opløst uorganisk fosfat og nitrat tilgængeligt for algerne </w:t>
      </w:r>
      <w:r w:rsidRPr="00D00DF5">
        <w:rPr>
          <w:sz w:val="28"/>
          <w:szCs w:val="28"/>
          <w:lang w:val="da-DK"/>
        </w:rPr>
        <w:t xml:space="preserve">sig </w:t>
      </w:r>
      <w:r w:rsidR="004334EF" w:rsidRPr="00D00DF5">
        <w:rPr>
          <w:sz w:val="28"/>
          <w:szCs w:val="28"/>
          <w:lang w:val="da-DK"/>
        </w:rPr>
        <w:t xml:space="preserve">begge </w:t>
      </w:r>
      <w:r w:rsidRPr="00D00DF5">
        <w:rPr>
          <w:sz w:val="28"/>
          <w:szCs w:val="28"/>
          <w:lang w:val="da-DK"/>
        </w:rPr>
        <w:t xml:space="preserve">at være </w:t>
      </w:r>
      <w:r w:rsidR="004334EF" w:rsidRPr="00D00DF5">
        <w:rPr>
          <w:sz w:val="28"/>
          <w:szCs w:val="28"/>
          <w:lang w:val="da-DK"/>
        </w:rPr>
        <w:t xml:space="preserve">meget lave i hele vækstsæsonen. Det </w:t>
      </w:r>
      <w:r w:rsidR="004334EF" w:rsidRPr="00D00DF5">
        <w:rPr>
          <w:sz w:val="28"/>
          <w:szCs w:val="28"/>
          <w:lang w:val="da-DK"/>
        </w:rPr>
        <w:lastRenderedPageBreak/>
        <w:t xml:space="preserve">er altså muligt, at mængden af tilgængeligt kvælstof og fosfor begge </w:t>
      </w:r>
      <w:r w:rsidRPr="00D00DF5">
        <w:rPr>
          <w:sz w:val="28"/>
          <w:szCs w:val="28"/>
          <w:lang w:val="da-DK"/>
        </w:rPr>
        <w:t xml:space="preserve">og samtidigt </w:t>
      </w:r>
      <w:r w:rsidR="004334EF" w:rsidRPr="00D00DF5">
        <w:rPr>
          <w:sz w:val="28"/>
          <w:szCs w:val="28"/>
          <w:lang w:val="da-DK"/>
        </w:rPr>
        <w:t xml:space="preserve">begrænser den </w:t>
      </w:r>
      <w:r w:rsidRPr="00D00DF5">
        <w:rPr>
          <w:sz w:val="28"/>
          <w:szCs w:val="28"/>
          <w:lang w:val="da-DK"/>
        </w:rPr>
        <w:t xml:space="preserve">mulige </w:t>
      </w:r>
      <w:r w:rsidR="004334EF" w:rsidRPr="00D00DF5">
        <w:rPr>
          <w:sz w:val="28"/>
          <w:szCs w:val="28"/>
          <w:lang w:val="da-DK"/>
        </w:rPr>
        <w:t>algemængde</w:t>
      </w:r>
      <w:r w:rsidRPr="00D00DF5">
        <w:rPr>
          <w:sz w:val="28"/>
          <w:szCs w:val="28"/>
          <w:lang w:val="da-DK"/>
        </w:rPr>
        <w:t xml:space="preserve"> i søen</w:t>
      </w:r>
      <w:r w:rsidR="004334EF" w:rsidRPr="00D00DF5">
        <w:rPr>
          <w:sz w:val="28"/>
          <w:szCs w:val="28"/>
          <w:lang w:val="da-DK"/>
        </w:rPr>
        <w:t xml:space="preserve">.  </w:t>
      </w:r>
    </w:p>
    <w:p w14:paraId="045410A7" w14:textId="77777777" w:rsidR="004334EF" w:rsidRPr="00A0523E" w:rsidRDefault="004334EF" w:rsidP="00A0523E">
      <w:pPr>
        <w:ind w:left="360"/>
        <w:rPr>
          <w:sz w:val="28"/>
          <w:szCs w:val="28"/>
          <w:lang w:val="da-DK"/>
        </w:rPr>
      </w:pPr>
    </w:p>
    <w:p w14:paraId="280F777D" w14:textId="72DA0764" w:rsidR="002D508E" w:rsidRPr="00D00DF5" w:rsidRDefault="002D508E" w:rsidP="00AB14E7">
      <w:pPr>
        <w:rPr>
          <w:sz w:val="28"/>
          <w:szCs w:val="28"/>
          <w:lang w:val="da-DK"/>
        </w:rPr>
      </w:pPr>
      <w:r w:rsidRPr="00D00DF5">
        <w:rPr>
          <w:sz w:val="28"/>
          <w:szCs w:val="28"/>
          <w:lang w:val="da-DK"/>
        </w:rPr>
        <w:t xml:space="preserve">Hvis man kan vurdere den fremtidige næringsbelastning </w:t>
      </w:r>
      <w:r w:rsidR="0057028A" w:rsidRPr="00D00DF5">
        <w:rPr>
          <w:sz w:val="28"/>
          <w:szCs w:val="28"/>
          <w:lang w:val="da-DK"/>
        </w:rPr>
        <w:t>efter forskellige indsatser</w:t>
      </w:r>
      <w:r w:rsidR="00B46C1B" w:rsidRPr="00D00DF5">
        <w:rPr>
          <w:sz w:val="28"/>
          <w:szCs w:val="28"/>
          <w:lang w:val="da-DK"/>
        </w:rPr>
        <w:t>,</w:t>
      </w:r>
      <w:r w:rsidR="0057028A" w:rsidRPr="00D00DF5">
        <w:rPr>
          <w:sz w:val="28"/>
          <w:szCs w:val="28"/>
          <w:lang w:val="da-DK"/>
        </w:rPr>
        <w:t xml:space="preserve"> </w:t>
      </w:r>
      <w:r w:rsidR="00AB14E7" w:rsidRPr="00D00DF5">
        <w:rPr>
          <w:sz w:val="28"/>
          <w:szCs w:val="28"/>
          <w:lang w:val="da-DK"/>
        </w:rPr>
        <w:t xml:space="preserve">er det muligt </w:t>
      </w:r>
      <w:r w:rsidRPr="00D00DF5">
        <w:rPr>
          <w:sz w:val="28"/>
          <w:szCs w:val="28"/>
          <w:lang w:val="da-DK"/>
        </w:rPr>
        <w:t xml:space="preserve">at opstille et scenarie for det fremtidige </w:t>
      </w:r>
      <w:r w:rsidR="004334EF" w:rsidRPr="00D00DF5">
        <w:rPr>
          <w:sz w:val="28"/>
          <w:szCs w:val="28"/>
          <w:lang w:val="da-DK"/>
        </w:rPr>
        <w:t xml:space="preserve">N og </w:t>
      </w:r>
      <w:r w:rsidRPr="00D00DF5">
        <w:rPr>
          <w:sz w:val="28"/>
          <w:szCs w:val="28"/>
          <w:lang w:val="da-DK"/>
        </w:rPr>
        <w:t>P-indhold, klorofyl-indhold og (</w:t>
      </w:r>
      <w:r w:rsidR="004334EF" w:rsidRPr="00D00DF5">
        <w:rPr>
          <w:sz w:val="28"/>
          <w:szCs w:val="28"/>
          <w:lang w:val="da-DK"/>
        </w:rPr>
        <w:t xml:space="preserve">noget </w:t>
      </w:r>
      <w:r w:rsidRPr="00D00DF5">
        <w:rPr>
          <w:sz w:val="28"/>
          <w:szCs w:val="28"/>
          <w:lang w:val="da-DK"/>
        </w:rPr>
        <w:t>vanskeligere) søen</w:t>
      </w:r>
      <w:ins w:id="26" w:author="Jonas Stage Sø" w:date="2024-10-28T13:58:00Z" w16du:dateUtc="2024-10-28T12:58:00Z">
        <w:r w:rsidR="00D74B2C">
          <w:rPr>
            <w:sz w:val="28"/>
            <w:szCs w:val="28"/>
            <w:lang w:val="da-DK"/>
          </w:rPr>
          <w:t>s</w:t>
        </w:r>
      </w:ins>
      <w:r w:rsidRPr="00D00DF5">
        <w:rPr>
          <w:sz w:val="28"/>
          <w:szCs w:val="28"/>
          <w:lang w:val="da-DK"/>
        </w:rPr>
        <w:t xml:space="preserve"> sigtdybde (klarheden).</w:t>
      </w:r>
    </w:p>
    <w:p w14:paraId="7467BF50" w14:textId="77777777" w:rsidR="00EC1F76" w:rsidRPr="00D00DF5" w:rsidRDefault="00EC1F76">
      <w:pPr>
        <w:rPr>
          <w:sz w:val="28"/>
          <w:szCs w:val="28"/>
          <w:lang w:val="da-DK"/>
        </w:rPr>
      </w:pPr>
    </w:p>
    <w:p w14:paraId="4B235626" w14:textId="77777777" w:rsidR="00B46C1B" w:rsidRPr="00D00DF5" w:rsidRDefault="00B46C1B">
      <w:pPr>
        <w:rPr>
          <w:sz w:val="28"/>
          <w:szCs w:val="28"/>
          <w:lang w:val="da-DK"/>
        </w:rPr>
      </w:pPr>
      <w:r w:rsidRPr="00D00DF5">
        <w:rPr>
          <w:sz w:val="28"/>
          <w:szCs w:val="28"/>
          <w:lang w:val="da-DK"/>
        </w:rPr>
        <w:t>Kaj Sand-Jensen, Professor i Ferskvandsøkologi, Københavns Universitet</w:t>
      </w:r>
    </w:p>
    <w:p w14:paraId="25ACD3D6" w14:textId="77777777" w:rsidR="00AB14E7" w:rsidRPr="00D00DF5" w:rsidRDefault="00AB14E7">
      <w:pPr>
        <w:rPr>
          <w:sz w:val="28"/>
          <w:szCs w:val="28"/>
          <w:lang w:val="da-DK"/>
        </w:rPr>
      </w:pPr>
    </w:p>
    <w:p w14:paraId="72477F06" w14:textId="77777777" w:rsidR="00AB14E7" w:rsidRDefault="00AB14E7">
      <w:pPr>
        <w:rPr>
          <w:sz w:val="28"/>
          <w:szCs w:val="28"/>
          <w:lang w:val="da-DK"/>
        </w:rPr>
      </w:pPr>
      <w:r w:rsidRPr="00D00DF5">
        <w:rPr>
          <w:sz w:val="28"/>
          <w:szCs w:val="28"/>
          <w:lang w:val="da-DK"/>
        </w:rPr>
        <w:t>Forskellige kurver over tidsudviklingen og sammenhængene mellem næringsstoffer, algemængde (som klorofyl) og Sigtdybde (</w:t>
      </w:r>
      <w:proofErr w:type="spellStart"/>
      <w:r w:rsidRPr="00D00DF5">
        <w:rPr>
          <w:sz w:val="28"/>
          <w:szCs w:val="28"/>
          <w:lang w:val="da-DK"/>
        </w:rPr>
        <w:t>Secchi-dybde</w:t>
      </w:r>
      <w:proofErr w:type="spellEnd"/>
      <w:r w:rsidRPr="00D00DF5">
        <w:rPr>
          <w:sz w:val="28"/>
          <w:szCs w:val="28"/>
          <w:lang w:val="da-DK"/>
        </w:rPr>
        <w:t>) fra miljøovervågningen er vedlagt (venligst bearbejdet af Post. Doc Jonas Stage Sø, SDU</w:t>
      </w:r>
      <w:r w:rsidR="00591653" w:rsidRPr="00D00DF5">
        <w:rPr>
          <w:sz w:val="28"/>
          <w:szCs w:val="28"/>
          <w:lang w:val="da-DK"/>
        </w:rPr>
        <w:t>)</w:t>
      </w:r>
      <w:r w:rsidRPr="00D00DF5">
        <w:rPr>
          <w:sz w:val="28"/>
          <w:szCs w:val="28"/>
          <w:lang w:val="da-DK"/>
        </w:rPr>
        <w:t>.</w:t>
      </w:r>
    </w:p>
    <w:p w14:paraId="3BE0F18E" w14:textId="77777777" w:rsidR="00B50EC0" w:rsidRDefault="00B50EC0">
      <w:pPr>
        <w:rPr>
          <w:sz w:val="28"/>
          <w:szCs w:val="28"/>
          <w:lang w:val="da-DK"/>
        </w:rPr>
      </w:pPr>
    </w:p>
    <w:p w14:paraId="3F9FAF79" w14:textId="6E2BE22F" w:rsidR="00F31AFD" w:rsidRDefault="00B50EC0">
      <w:pPr>
        <w:rPr>
          <w:bCs/>
          <w:i/>
          <w:sz w:val="28"/>
          <w:szCs w:val="28"/>
          <w:lang w:val="da-DK"/>
        </w:rPr>
      </w:pPr>
      <w:r>
        <w:rPr>
          <w:bCs/>
          <w:i/>
          <w:sz w:val="28"/>
          <w:szCs w:val="28"/>
          <w:lang w:val="da-DK"/>
        </w:rPr>
        <w:t xml:space="preserve">Ingen </w:t>
      </w:r>
      <w:r w:rsidRPr="00D00DF5">
        <w:rPr>
          <w:bCs/>
          <w:i/>
          <w:sz w:val="28"/>
          <w:szCs w:val="28"/>
          <w:lang w:val="da-DK"/>
        </w:rPr>
        <w:t xml:space="preserve">Fagfolk i Miljøstyrelsen og i de tre </w:t>
      </w:r>
      <w:r>
        <w:rPr>
          <w:bCs/>
          <w:i/>
          <w:sz w:val="28"/>
          <w:szCs w:val="28"/>
          <w:lang w:val="da-DK"/>
        </w:rPr>
        <w:t xml:space="preserve">oplands </w:t>
      </w:r>
      <w:r w:rsidRPr="00D00DF5">
        <w:rPr>
          <w:bCs/>
          <w:i/>
          <w:sz w:val="28"/>
          <w:szCs w:val="28"/>
          <w:lang w:val="da-DK"/>
        </w:rPr>
        <w:t xml:space="preserve">kommuner har </w:t>
      </w:r>
      <w:del w:id="27" w:author="Jonas Stage Sø" w:date="2024-10-28T13:58:00Z" w16du:dateUtc="2024-10-28T12:58:00Z">
        <w:r w:rsidRPr="00D00DF5" w:rsidDel="00D74B2C">
          <w:rPr>
            <w:bCs/>
            <w:i/>
            <w:sz w:val="28"/>
            <w:szCs w:val="28"/>
            <w:lang w:val="da-DK"/>
          </w:rPr>
          <w:delText xml:space="preserve">ikke </w:delText>
        </w:r>
      </w:del>
      <w:r w:rsidRPr="00D00DF5">
        <w:rPr>
          <w:bCs/>
          <w:i/>
          <w:sz w:val="28"/>
          <w:szCs w:val="28"/>
          <w:lang w:val="da-DK"/>
        </w:rPr>
        <w:t>deltaget i debatten. Arresø har oplevet højere indhold af N, P og alger i de s</w:t>
      </w:r>
      <w:r>
        <w:rPr>
          <w:bCs/>
          <w:i/>
          <w:sz w:val="28"/>
          <w:szCs w:val="28"/>
          <w:lang w:val="da-DK"/>
        </w:rPr>
        <w:t xml:space="preserve">eneste </w:t>
      </w:r>
      <w:r w:rsidRPr="00D00DF5">
        <w:rPr>
          <w:bCs/>
          <w:i/>
          <w:sz w:val="28"/>
          <w:szCs w:val="28"/>
          <w:lang w:val="da-DK"/>
        </w:rPr>
        <w:t xml:space="preserve">10 år. Forbedringer vil kræve bedre </w:t>
      </w:r>
      <w:r>
        <w:rPr>
          <w:bCs/>
          <w:i/>
          <w:sz w:val="28"/>
          <w:szCs w:val="28"/>
          <w:lang w:val="da-DK"/>
        </w:rPr>
        <w:t xml:space="preserve">kontrol af </w:t>
      </w:r>
      <w:r w:rsidRPr="00D00DF5">
        <w:rPr>
          <w:bCs/>
          <w:i/>
          <w:sz w:val="28"/>
          <w:szCs w:val="28"/>
          <w:lang w:val="da-DK"/>
        </w:rPr>
        <w:t xml:space="preserve">vand og forureningskilder fra både landbrug og byer. Bevidst nedprioritering af natur og miljøkontrol og -forvaltning siden V-regeringen i 2001 illustreres desværre </w:t>
      </w:r>
      <w:r>
        <w:rPr>
          <w:bCs/>
          <w:i/>
          <w:sz w:val="28"/>
          <w:szCs w:val="28"/>
          <w:lang w:val="da-DK"/>
        </w:rPr>
        <w:t>a</w:t>
      </w:r>
      <w:r w:rsidRPr="00D00DF5">
        <w:rPr>
          <w:bCs/>
          <w:i/>
          <w:sz w:val="28"/>
          <w:szCs w:val="28"/>
          <w:lang w:val="da-DK"/>
        </w:rPr>
        <w:t xml:space="preserve">f udviklingen i </w:t>
      </w:r>
    </w:p>
    <w:p w14:paraId="6C1B9B75" w14:textId="77777777" w:rsidR="00B50EC0" w:rsidRDefault="00B50EC0">
      <w:pPr>
        <w:rPr>
          <w:bCs/>
          <w:i/>
          <w:sz w:val="28"/>
          <w:szCs w:val="28"/>
          <w:lang w:val="da-DK"/>
        </w:rPr>
      </w:pPr>
      <w:r w:rsidRPr="00D00DF5">
        <w:rPr>
          <w:bCs/>
          <w:i/>
          <w:sz w:val="28"/>
          <w:szCs w:val="28"/>
          <w:lang w:val="da-DK"/>
        </w:rPr>
        <w:t>Danmarks største sø.</w:t>
      </w:r>
    </w:p>
    <w:p w14:paraId="7A27C3EC" w14:textId="77777777" w:rsidR="00F31AFD" w:rsidRDefault="00F31AFD">
      <w:pPr>
        <w:rPr>
          <w:bCs/>
          <w:i/>
          <w:sz w:val="28"/>
          <w:szCs w:val="28"/>
          <w:lang w:val="da-DK"/>
        </w:rPr>
      </w:pPr>
    </w:p>
    <w:p w14:paraId="62942EA4" w14:textId="77777777" w:rsidR="00F31AFD" w:rsidRPr="00D00DF5" w:rsidRDefault="00F31AFD">
      <w:pPr>
        <w:rPr>
          <w:sz w:val="28"/>
          <w:szCs w:val="28"/>
          <w:lang w:val="da-DK"/>
        </w:rPr>
      </w:pPr>
      <w:r>
        <w:rPr>
          <w:bCs/>
          <w:sz w:val="28"/>
          <w:szCs w:val="28"/>
          <w:lang w:val="da-DK"/>
        </w:rPr>
        <w:t xml:space="preserve">Arresø er </w:t>
      </w:r>
      <w:r w:rsidRPr="00D00DF5">
        <w:rPr>
          <w:bCs/>
          <w:sz w:val="28"/>
          <w:szCs w:val="28"/>
          <w:lang w:val="da-DK"/>
        </w:rPr>
        <w:t>4070 ha</w:t>
      </w:r>
      <w:r>
        <w:rPr>
          <w:bCs/>
          <w:sz w:val="28"/>
          <w:szCs w:val="28"/>
          <w:lang w:val="da-DK"/>
        </w:rPr>
        <w:t xml:space="preserve"> stor</w:t>
      </w:r>
      <w:r w:rsidRPr="00D00DF5">
        <w:rPr>
          <w:bCs/>
          <w:sz w:val="28"/>
          <w:szCs w:val="28"/>
          <w:lang w:val="da-DK"/>
        </w:rPr>
        <w:t xml:space="preserve">, </w:t>
      </w:r>
      <w:r>
        <w:rPr>
          <w:bCs/>
          <w:sz w:val="28"/>
          <w:szCs w:val="28"/>
          <w:lang w:val="da-DK"/>
        </w:rPr>
        <w:t xml:space="preserve">blot 2,9 m dyb i gennemsnit og vandet udskiftes på ca. </w:t>
      </w:r>
      <w:r w:rsidRPr="00D00DF5">
        <w:rPr>
          <w:bCs/>
          <w:sz w:val="28"/>
          <w:szCs w:val="28"/>
          <w:lang w:val="da-DK"/>
        </w:rPr>
        <w:t>ca. 3 år.</w:t>
      </w:r>
      <w:r>
        <w:rPr>
          <w:bCs/>
          <w:sz w:val="28"/>
          <w:szCs w:val="28"/>
          <w:lang w:val="da-DK"/>
        </w:rPr>
        <w:t xml:space="preserve"> Vinden kan rigtig få fat på den store vandflade, så bølgepåvirkningen når de største dybder (5,6 m).</w:t>
      </w:r>
    </w:p>
    <w:sectPr w:rsidR="00F31AFD" w:rsidRPr="00D00D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606090B"/>
    <w:multiLevelType w:val="hybridMultilevel"/>
    <w:tmpl w:val="35080532"/>
    <w:lvl w:ilvl="0" w:tplc="12D606B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70603EF"/>
    <w:multiLevelType w:val="hybridMultilevel"/>
    <w:tmpl w:val="CB6EC3E0"/>
    <w:lvl w:ilvl="0" w:tplc="AD32F00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337777076">
    <w:abstractNumId w:val="1"/>
  </w:num>
  <w:num w:numId="2" w16cid:durableId="4046864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onas Stage Sø">
    <w15:presenceInfo w15:providerId="AD" w15:userId="S::jonassoe@biology.sdu.dk::8bd39c01-b8d9-413b-9676-dec6dfd213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08E"/>
    <w:rsid w:val="000033DF"/>
    <w:rsid w:val="00012BB9"/>
    <w:rsid w:val="00035485"/>
    <w:rsid w:val="00042A5A"/>
    <w:rsid w:val="000D2F3B"/>
    <w:rsid w:val="000F04CD"/>
    <w:rsid w:val="001900B7"/>
    <w:rsid w:val="001F7D60"/>
    <w:rsid w:val="002D508E"/>
    <w:rsid w:val="002E4A1B"/>
    <w:rsid w:val="003079B7"/>
    <w:rsid w:val="003556B6"/>
    <w:rsid w:val="00402B8C"/>
    <w:rsid w:val="004334EF"/>
    <w:rsid w:val="004D261B"/>
    <w:rsid w:val="004E14C9"/>
    <w:rsid w:val="0057028A"/>
    <w:rsid w:val="00591653"/>
    <w:rsid w:val="0059734D"/>
    <w:rsid w:val="005C2BB9"/>
    <w:rsid w:val="005F41B2"/>
    <w:rsid w:val="005F6805"/>
    <w:rsid w:val="00636935"/>
    <w:rsid w:val="0067662F"/>
    <w:rsid w:val="006D1DCC"/>
    <w:rsid w:val="00726F5D"/>
    <w:rsid w:val="00770CF5"/>
    <w:rsid w:val="007D6993"/>
    <w:rsid w:val="008E1376"/>
    <w:rsid w:val="009746A9"/>
    <w:rsid w:val="00A02F18"/>
    <w:rsid w:val="00A0523E"/>
    <w:rsid w:val="00A72D7A"/>
    <w:rsid w:val="00AB14E7"/>
    <w:rsid w:val="00B46C1B"/>
    <w:rsid w:val="00B50EC0"/>
    <w:rsid w:val="00B77022"/>
    <w:rsid w:val="00BD5161"/>
    <w:rsid w:val="00C966CB"/>
    <w:rsid w:val="00CC3BDC"/>
    <w:rsid w:val="00CC4411"/>
    <w:rsid w:val="00CC693B"/>
    <w:rsid w:val="00CD704A"/>
    <w:rsid w:val="00CF3732"/>
    <w:rsid w:val="00CF5495"/>
    <w:rsid w:val="00D00DF5"/>
    <w:rsid w:val="00D74B2C"/>
    <w:rsid w:val="00DA73EF"/>
    <w:rsid w:val="00DC2D67"/>
    <w:rsid w:val="00DD6F21"/>
    <w:rsid w:val="00E16834"/>
    <w:rsid w:val="00E169BE"/>
    <w:rsid w:val="00E1777C"/>
    <w:rsid w:val="00E77CAC"/>
    <w:rsid w:val="00EB6DD1"/>
    <w:rsid w:val="00EC1F76"/>
    <w:rsid w:val="00F31AFD"/>
    <w:rsid w:val="00FC5CDD"/>
    <w:rsid w:val="00FD1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9DD25"/>
  <w15:chartTrackingRefBased/>
  <w15:docId w15:val="{CC5DEDA4-255A-44F8-B07A-2240B65D7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08E"/>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508E"/>
    <w:pPr>
      <w:ind w:left="720"/>
    </w:pPr>
  </w:style>
  <w:style w:type="paragraph" w:styleId="Revision">
    <w:name w:val="Revision"/>
    <w:hidden/>
    <w:uiPriority w:val="99"/>
    <w:semiHidden/>
    <w:rsid w:val="00CC693B"/>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2220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1926</Words>
  <Characters>10980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SUND - KU</Company>
  <LinksUpToDate>false</LinksUpToDate>
  <CharactersWithSpaces>12881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 Sand-Jensen</dc:creator>
  <cp:keywords/>
  <dc:description/>
  <cp:lastModifiedBy>Jonas Stage Sø</cp:lastModifiedBy>
  <cp:revision>14</cp:revision>
  <dcterms:created xsi:type="dcterms:W3CDTF">2024-10-28T12:41:00Z</dcterms:created>
  <dcterms:modified xsi:type="dcterms:W3CDTF">2024-10-28T12:59:00Z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