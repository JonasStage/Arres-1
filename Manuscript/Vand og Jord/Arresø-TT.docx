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BEB62" w14:textId="23488C77" w:rsidR="00D00DF5" w:rsidRDefault="00901BB0" w:rsidP="002D508E">
      <w:pPr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da-DK"/>
        </w:rPr>
        <w:t xml:space="preserve">Arresø </w:t>
      </w:r>
      <w:r w:rsidR="00413B7C">
        <w:rPr>
          <w:b/>
          <w:bCs/>
          <w:sz w:val="28"/>
          <w:szCs w:val="28"/>
          <w:lang w:val="da-DK"/>
        </w:rPr>
        <w:t>oplever øget forurening</w:t>
      </w:r>
    </w:p>
    <w:p w14:paraId="15920896" w14:textId="77777777" w:rsidR="00CF5495" w:rsidRDefault="00CF5495" w:rsidP="002D508E">
      <w:pPr>
        <w:rPr>
          <w:b/>
          <w:bCs/>
          <w:sz w:val="28"/>
          <w:szCs w:val="28"/>
          <w:lang w:val="da-DK"/>
        </w:rPr>
      </w:pPr>
    </w:p>
    <w:p w14:paraId="1E60313F" w14:textId="373804E8" w:rsidR="00CF5495" w:rsidDel="00972128" w:rsidRDefault="00CF5495" w:rsidP="002D508E">
      <w:pPr>
        <w:rPr>
          <w:moveFrom w:id="0" w:author="Poul Løgstrup Bjerg" w:date="2025-01-10T07:37:00Z"/>
          <w:bCs/>
          <w:i/>
          <w:sz w:val="28"/>
          <w:szCs w:val="28"/>
          <w:lang w:val="da-DK"/>
        </w:rPr>
      </w:pPr>
      <w:moveFromRangeStart w:id="1" w:author="Poul Løgstrup Bjerg" w:date="2025-01-10T07:37:00Z" w:name="move187387095"/>
      <w:moveFrom w:id="2" w:author="Poul Løgstrup Bjerg" w:date="2025-01-10T07:37:00Z">
        <w:r w:rsidDel="00972128">
          <w:rPr>
            <w:bCs/>
            <w:i/>
            <w:sz w:val="28"/>
            <w:szCs w:val="28"/>
            <w:lang w:val="da-DK"/>
          </w:rPr>
          <w:t>Kaj Sand-Jensen</w:t>
        </w:r>
        <w:r w:rsidR="00163BB5" w:rsidDel="00972128">
          <w:rPr>
            <w:bCs/>
            <w:i/>
            <w:sz w:val="28"/>
            <w:szCs w:val="28"/>
            <w:lang w:val="da-DK"/>
          </w:rPr>
          <w:t xml:space="preserve">, </w:t>
        </w:r>
        <w:r w:rsidDel="00972128">
          <w:rPr>
            <w:bCs/>
            <w:i/>
            <w:sz w:val="28"/>
            <w:szCs w:val="28"/>
            <w:lang w:val="da-DK"/>
          </w:rPr>
          <w:t>Jonas Stage Sø</w:t>
        </w:r>
        <w:r w:rsidR="00163BB5" w:rsidDel="00972128">
          <w:rPr>
            <w:bCs/>
            <w:i/>
            <w:sz w:val="28"/>
            <w:szCs w:val="28"/>
            <w:lang w:val="da-DK"/>
          </w:rPr>
          <w:t xml:space="preserve"> og Theis Kragh</w:t>
        </w:r>
      </w:moveFrom>
    </w:p>
    <w:moveFromRangeEnd w:id="1"/>
    <w:p w14:paraId="6B4DEDB0" w14:textId="6435E176" w:rsidR="00CF5495" w:rsidRPr="00305D20" w:rsidRDefault="00305D20" w:rsidP="002D508E">
      <w:pPr>
        <w:rPr>
          <w:b/>
          <w:i/>
          <w:sz w:val="28"/>
          <w:szCs w:val="28"/>
          <w:lang w:val="da-DK"/>
          <w:rPrChange w:id="3" w:author="Poul Løgstrup Bjerg" w:date="2025-01-10T07:38:00Z">
            <w:rPr>
              <w:bCs/>
              <w:i/>
              <w:sz w:val="28"/>
              <w:szCs w:val="28"/>
              <w:lang w:val="da-DK"/>
            </w:rPr>
          </w:rPrChange>
        </w:rPr>
      </w:pPr>
      <w:ins w:id="4" w:author="Poul Løgstrup Bjerg" w:date="2025-01-10T07:38:00Z">
        <w:r w:rsidRPr="00305D20">
          <w:rPr>
            <w:b/>
            <w:i/>
            <w:sz w:val="28"/>
            <w:szCs w:val="28"/>
            <w:lang w:val="da-DK"/>
            <w:rPrChange w:id="5" w:author="Poul Løgstrup Bjerg" w:date="2025-01-10T07:38:00Z">
              <w:rPr>
                <w:bCs/>
                <w:i/>
                <w:sz w:val="28"/>
                <w:szCs w:val="28"/>
                <w:lang w:val="da-DK"/>
              </w:rPr>
            </w:rPrChange>
          </w:rPr>
          <w:t>Manchet</w:t>
        </w:r>
      </w:ins>
    </w:p>
    <w:p w14:paraId="0E3C0DA5" w14:textId="77777777" w:rsidR="00305D20" w:rsidRDefault="00305D20" w:rsidP="002D508E">
      <w:pPr>
        <w:rPr>
          <w:ins w:id="6" w:author="Poul Løgstrup Bjerg" w:date="2025-01-10T07:38:00Z"/>
          <w:bCs/>
          <w:i/>
          <w:sz w:val="28"/>
          <w:szCs w:val="28"/>
          <w:lang w:val="da-DK"/>
        </w:rPr>
      </w:pPr>
    </w:p>
    <w:p w14:paraId="27A474CC" w14:textId="04E98911" w:rsidR="00D00DF5" w:rsidRPr="007A500B" w:rsidRDefault="00CF5495" w:rsidP="002D508E">
      <w:pPr>
        <w:rPr>
          <w:ins w:id="7" w:author="Poul Løgstrup Bjerg" w:date="2025-01-10T07:38:00Z"/>
          <w:bCs/>
          <w:iCs/>
          <w:sz w:val="28"/>
          <w:szCs w:val="28"/>
          <w:lang w:val="da-DK"/>
          <w:rPrChange w:id="8" w:author="Poul Løgstrup Bjerg" w:date="2025-01-10T07:39:00Z">
            <w:rPr>
              <w:ins w:id="9" w:author="Poul Løgstrup Bjerg" w:date="2025-01-10T07:38:00Z"/>
              <w:bCs/>
              <w:i/>
              <w:sz w:val="28"/>
              <w:szCs w:val="28"/>
              <w:lang w:val="da-DK"/>
            </w:rPr>
          </w:rPrChange>
        </w:rPr>
      </w:pPr>
      <w:r w:rsidRPr="007A500B">
        <w:rPr>
          <w:bCs/>
          <w:iCs/>
          <w:sz w:val="28"/>
          <w:szCs w:val="28"/>
          <w:lang w:val="da-DK"/>
          <w:rPrChange w:id="10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>Borger</w:t>
      </w:r>
      <w:r w:rsidR="00D00DF5" w:rsidRPr="007A500B">
        <w:rPr>
          <w:bCs/>
          <w:iCs/>
          <w:sz w:val="28"/>
          <w:szCs w:val="28"/>
          <w:lang w:val="da-DK"/>
          <w:rPrChange w:id="11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ønsker om en ren Arresø og mediers omtale fik os til at </w:t>
      </w:r>
      <w:r w:rsidR="008E1376" w:rsidRPr="007A500B">
        <w:rPr>
          <w:bCs/>
          <w:iCs/>
          <w:sz w:val="28"/>
          <w:szCs w:val="28"/>
          <w:lang w:val="da-DK"/>
          <w:rPrChange w:id="12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vurdere </w:t>
      </w:r>
      <w:r w:rsidR="00746C15" w:rsidRPr="007A500B">
        <w:rPr>
          <w:bCs/>
          <w:iCs/>
          <w:sz w:val="28"/>
          <w:szCs w:val="28"/>
          <w:lang w:val="da-DK"/>
          <w:rPrChange w:id="13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søens </w:t>
      </w:r>
      <w:r w:rsidR="00511D61" w:rsidRPr="007A500B">
        <w:rPr>
          <w:bCs/>
          <w:iCs/>
          <w:sz w:val="28"/>
          <w:szCs w:val="28"/>
          <w:lang w:val="da-DK"/>
          <w:rPrChange w:id="14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udvikling. </w:t>
      </w:r>
      <w:r w:rsidR="008E1376" w:rsidRPr="007A500B">
        <w:rPr>
          <w:bCs/>
          <w:iCs/>
          <w:sz w:val="28"/>
          <w:szCs w:val="28"/>
          <w:lang w:val="da-DK"/>
          <w:rPrChange w:id="15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Arresø har fået det værre </w:t>
      </w:r>
      <w:r w:rsidR="00413B7C" w:rsidRPr="007A500B">
        <w:rPr>
          <w:bCs/>
          <w:iCs/>
          <w:sz w:val="28"/>
          <w:szCs w:val="28"/>
          <w:lang w:val="da-DK"/>
          <w:rPrChange w:id="16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>i det seneste ti</w:t>
      </w:r>
      <w:r w:rsidR="0094624E" w:rsidRPr="007A500B">
        <w:rPr>
          <w:bCs/>
          <w:iCs/>
          <w:sz w:val="28"/>
          <w:szCs w:val="28"/>
          <w:lang w:val="da-DK"/>
          <w:rPrChange w:id="17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-tyve </w:t>
      </w:r>
      <w:r w:rsidR="00413B7C" w:rsidRPr="007A500B">
        <w:rPr>
          <w:bCs/>
          <w:iCs/>
          <w:sz w:val="28"/>
          <w:szCs w:val="28"/>
          <w:lang w:val="da-DK"/>
          <w:rPrChange w:id="18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år </w:t>
      </w:r>
      <w:r w:rsidR="003327E7" w:rsidRPr="007A500B">
        <w:rPr>
          <w:bCs/>
          <w:iCs/>
          <w:sz w:val="28"/>
          <w:szCs w:val="28"/>
          <w:lang w:val="da-DK"/>
          <w:rPrChange w:id="19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og mange andre søer har oplevet </w:t>
      </w:r>
      <w:r w:rsidR="00746C15" w:rsidRPr="007A500B">
        <w:rPr>
          <w:bCs/>
          <w:iCs/>
          <w:sz w:val="28"/>
          <w:szCs w:val="28"/>
          <w:lang w:val="da-DK"/>
          <w:rPrChange w:id="20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>samme tilbagegang</w:t>
      </w:r>
      <w:r w:rsidR="003327E7" w:rsidRPr="007A500B">
        <w:rPr>
          <w:bCs/>
          <w:iCs/>
          <w:sz w:val="28"/>
          <w:szCs w:val="28"/>
          <w:lang w:val="da-DK"/>
          <w:rPrChange w:id="21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>.</w:t>
      </w:r>
      <w:r w:rsidR="00D00DF5" w:rsidRPr="007A500B">
        <w:rPr>
          <w:bCs/>
          <w:iCs/>
          <w:sz w:val="28"/>
          <w:szCs w:val="28"/>
          <w:lang w:val="da-DK"/>
          <w:rPrChange w:id="22" w:author="Poul Løgstrup Bjerg" w:date="2025-01-10T07:39:00Z">
            <w:rPr>
              <w:bCs/>
              <w:i/>
              <w:sz w:val="28"/>
              <w:szCs w:val="28"/>
              <w:lang w:val="da-DK"/>
            </w:rPr>
          </w:rPrChange>
        </w:rPr>
        <w:t xml:space="preserve">  </w:t>
      </w:r>
    </w:p>
    <w:p w14:paraId="52643F27" w14:textId="77777777" w:rsidR="00972128" w:rsidRDefault="00972128" w:rsidP="002D508E">
      <w:pPr>
        <w:rPr>
          <w:b/>
          <w:bCs/>
          <w:i/>
          <w:sz w:val="28"/>
          <w:szCs w:val="28"/>
          <w:lang w:val="da-DK"/>
        </w:rPr>
      </w:pPr>
    </w:p>
    <w:p w14:paraId="7B2111D2" w14:textId="5FD87354" w:rsidR="00972128" w:rsidRDefault="00972128" w:rsidP="00972128">
      <w:pPr>
        <w:rPr>
          <w:moveTo w:id="23" w:author="Poul Løgstrup Bjerg" w:date="2025-01-10T07:37:00Z"/>
          <w:bCs/>
          <w:i/>
          <w:sz w:val="28"/>
          <w:szCs w:val="28"/>
          <w:lang w:val="da-DK"/>
        </w:rPr>
      </w:pPr>
      <w:moveToRangeStart w:id="24" w:author="Poul Løgstrup Bjerg" w:date="2025-01-10T07:37:00Z" w:name="move187387095"/>
      <w:moveTo w:id="25" w:author="Poul Løgstrup Bjerg" w:date="2025-01-10T07:37:00Z">
        <w:r>
          <w:rPr>
            <w:bCs/>
            <w:i/>
            <w:sz w:val="28"/>
            <w:szCs w:val="28"/>
            <w:lang w:val="da-DK"/>
          </w:rPr>
          <w:t xml:space="preserve">Kaj Sand-Jensen, Jonas Stage Sø </w:t>
        </w:r>
      </w:moveTo>
      <w:ins w:id="26" w:author="Poul Løgstrup Bjerg" w:date="2025-01-10T07:38:00Z">
        <w:r w:rsidR="00305D20">
          <w:rPr>
            <w:bCs/>
            <w:i/>
            <w:sz w:val="28"/>
            <w:szCs w:val="28"/>
            <w:lang w:val="da-DK"/>
          </w:rPr>
          <w:t>&amp;</w:t>
        </w:r>
      </w:ins>
      <w:moveTo w:id="27" w:author="Poul Løgstrup Bjerg" w:date="2025-01-10T07:37:00Z">
        <w:del w:id="28" w:author="Poul Løgstrup Bjerg" w:date="2025-01-10T07:38:00Z">
          <w:r w:rsidDel="00305D20">
            <w:rPr>
              <w:bCs/>
              <w:i/>
              <w:sz w:val="28"/>
              <w:szCs w:val="28"/>
              <w:lang w:val="da-DK"/>
            </w:rPr>
            <w:delText>og</w:delText>
          </w:r>
        </w:del>
        <w:r>
          <w:rPr>
            <w:bCs/>
            <w:i/>
            <w:sz w:val="28"/>
            <w:szCs w:val="28"/>
            <w:lang w:val="da-DK"/>
          </w:rPr>
          <w:t xml:space="preserve"> Theis Kragh</w:t>
        </w:r>
      </w:moveTo>
    </w:p>
    <w:moveToRangeEnd w:id="24"/>
    <w:p w14:paraId="6B217353" w14:textId="77777777" w:rsidR="00B50EC0" w:rsidRDefault="00B50EC0" w:rsidP="002D508E">
      <w:pPr>
        <w:rPr>
          <w:b/>
          <w:bCs/>
          <w:i/>
          <w:sz w:val="28"/>
          <w:szCs w:val="28"/>
          <w:lang w:val="da-DK"/>
        </w:rPr>
      </w:pPr>
    </w:p>
    <w:p w14:paraId="4B8E3C20" w14:textId="2B10F07A" w:rsidR="00413B7C" w:rsidDel="006C5371" w:rsidRDefault="00B50EC0" w:rsidP="006C5371">
      <w:pPr>
        <w:rPr>
          <w:del w:id="29" w:author="Kaj Sand-Jensen" w:date="2025-01-10T09:50:00Z"/>
          <w:bCs/>
          <w:sz w:val="28"/>
          <w:szCs w:val="28"/>
          <w:lang w:val="da-DK"/>
        </w:rPr>
      </w:pPr>
      <w:commentRangeStart w:id="30"/>
      <w:r>
        <w:rPr>
          <w:bCs/>
          <w:sz w:val="28"/>
          <w:szCs w:val="28"/>
          <w:lang w:val="da-DK"/>
        </w:rPr>
        <w:t>E</w:t>
      </w:r>
      <w:r w:rsidR="001900B7">
        <w:rPr>
          <w:bCs/>
          <w:sz w:val="28"/>
          <w:szCs w:val="28"/>
          <w:lang w:val="da-DK"/>
        </w:rPr>
        <w:t xml:space="preserve">t prisværdigt borgerinitiativ </w:t>
      </w:r>
      <w:r w:rsidR="008E1376">
        <w:rPr>
          <w:bCs/>
          <w:sz w:val="28"/>
          <w:szCs w:val="28"/>
          <w:lang w:val="da-DK"/>
        </w:rPr>
        <w:t xml:space="preserve">kræver </w:t>
      </w:r>
      <w:r w:rsidR="001900B7">
        <w:rPr>
          <w:bCs/>
          <w:sz w:val="28"/>
          <w:szCs w:val="28"/>
          <w:lang w:val="da-DK"/>
        </w:rPr>
        <w:t xml:space="preserve">en ren </w:t>
      </w:r>
      <w:r>
        <w:rPr>
          <w:bCs/>
          <w:sz w:val="28"/>
          <w:szCs w:val="28"/>
          <w:lang w:val="da-DK"/>
        </w:rPr>
        <w:t>Arresø</w:t>
      </w:r>
      <w:r w:rsidR="001900B7">
        <w:rPr>
          <w:bCs/>
          <w:sz w:val="28"/>
          <w:szCs w:val="28"/>
          <w:lang w:val="da-DK"/>
        </w:rPr>
        <w:t xml:space="preserve">. Desværre </w:t>
      </w:r>
      <w:r w:rsidR="009030B4">
        <w:rPr>
          <w:bCs/>
          <w:sz w:val="28"/>
          <w:szCs w:val="28"/>
          <w:lang w:val="da-DK"/>
        </w:rPr>
        <w:t xml:space="preserve">har </w:t>
      </w:r>
      <w:r w:rsidR="001900B7">
        <w:rPr>
          <w:bCs/>
          <w:sz w:val="28"/>
          <w:szCs w:val="28"/>
          <w:lang w:val="da-DK"/>
        </w:rPr>
        <w:t xml:space="preserve">medieomtalen </w:t>
      </w:r>
      <w:r w:rsidR="009030B4">
        <w:rPr>
          <w:bCs/>
          <w:sz w:val="28"/>
          <w:szCs w:val="28"/>
          <w:lang w:val="da-DK"/>
        </w:rPr>
        <w:t xml:space="preserve">været </w:t>
      </w:r>
      <w:r w:rsidR="001900B7">
        <w:rPr>
          <w:bCs/>
          <w:sz w:val="28"/>
          <w:szCs w:val="28"/>
          <w:lang w:val="da-DK"/>
        </w:rPr>
        <w:t>præget af manglende information om de reelle forhold, og de ansvarlige kommuner og Miljøstyrelsen</w:t>
      </w:r>
      <w:ins w:id="31" w:author="Kaj Sand-Jensen" w:date="2025-01-10T09:47:00Z">
        <w:r w:rsidR="006C5371">
          <w:rPr>
            <w:bCs/>
            <w:sz w:val="28"/>
            <w:szCs w:val="28"/>
            <w:lang w:val="da-DK"/>
          </w:rPr>
          <w:t xml:space="preserve">, som har data og den faglige baggrund </w:t>
        </w:r>
      </w:ins>
      <w:ins w:id="32" w:author="Kaj Sand-Jensen" w:date="2025-01-10T09:50:00Z">
        <w:r w:rsidR="006C5371">
          <w:rPr>
            <w:bCs/>
            <w:sz w:val="28"/>
            <w:szCs w:val="28"/>
            <w:lang w:val="da-DK"/>
          </w:rPr>
          <w:t xml:space="preserve">af afgørende betydning, </w:t>
        </w:r>
      </w:ins>
      <w:ins w:id="33" w:author="Kaj Sand-Jensen" w:date="2025-01-10T09:49:00Z">
        <w:r w:rsidR="006C5371">
          <w:rPr>
            <w:bCs/>
            <w:sz w:val="28"/>
            <w:szCs w:val="28"/>
            <w:lang w:val="da-DK"/>
          </w:rPr>
          <w:t>fremlægger ikke denne information.</w:t>
        </w:r>
      </w:ins>
      <w:ins w:id="34" w:author="Kaj Sand-Jensen" w:date="2025-01-10T09:50:00Z">
        <w:r w:rsidR="006C5371">
          <w:rPr>
            <w:bCs/>
            <w:sz w:val="28"/>
            <w:szCs w:val="28"/>
            <w:lang w:val="da-DK"/>
          </w:rPr>
          <w:t xml:space="preserve"> Derfor føres debatten på baggrund af misforståelser og forkerte faglige præmisser.</w:t>
        </w:r>
      </w:ins>
      <w:ins w:id="35" w:author="Kaj Sand-Jensen" w:date="2025-01-10T09:49:00Z">
        <w:r w:rsidR="006C5371">
          <w:rPr>
            <w:bCs/>
            <w:sz w:val="28"/>
            <w:szCs w:val="28"/>
            <w:lang w:val="da-DK"/>
          </w:rPr>
          <w:t xml:space="preserve"> </w:t>
        </w:r>
      </w:ins>
      <w:del w:id="36" w:author="Kaj Sand-Jensen" w:date="2025-01-10T09:48:00Z">
        <w:r w:rsidR="001900B7" w:rsidDel="006C5371">
          <w:rPr>
            <w:bCs/>
            <w:sz w:val="28"/>
            <w:szCs w:val="28"/>
            <w:lang w:val="da-DK"/>
          </w:rPr>
          <w:delText xml:space="preserve"> </w:delText>
        </w:r>
      </w:del>
      <w:del w:id="37" w:author="Kaj Sand-Jensen" w:date="2025-01-10T09:50:00Z">
        <w:r w:rsidR="001900B7" w:rsidDel="006C5371">
          <w:rPr>
            <w:bCs/>
            <w:sz w:val="28"/>
            <w:szCs w:val="28"/>
            <w:lang w:val="da-DK"/>
          </w:rPr>
          <w:delText>ytre</w:delText>
        </w:r>
        <w:r w:rsidR="00CF3732" w:rsidDel="006C5371">
          <w:rPr>
            <w:bCs/>
            <w:sz w:val="28"/>
            <w:szCs w:val="28"/>
            <w:lang w:val="da-DK"/>
          </w:rPr>
          <w:delText>r</w:delText>
        </w:r>
        <w:r w:rsidR="001900B7" w:rsidDel="006C5371">
          <w:rPr>
            <w:bCs/>
            <w:sz w:val="28"/>
            <w:szCs w:val="28"/>
            <w:lang w:val="da-DK"/>
          </w:rPr>
          <w:delText xml:space="preserve"> sig</w:delText>
        </w:r>
        <w:r w:rsidR="00CF3732" w:rsidDel="006C5371">
          <w:rPr>
            <w:bCs/>
            <w:sz w:val="28"/>
            <w:szCs w:val="28"/>
            <w:lang w:val="da-DK"/>
          </w:rPr>
          <w:delText xml:space="preserve"> ikke – deres fagpersoner er </w:delText>
        </w:r>
        <w:r w:rsidR="002D3D02" w:rsidDel="006C5371">
          <w:rPr>
            <w:bCs/>
            <w:sz w:val="28"/>
            <w:szCs w:val="28"/>
            <w:lang w:val="da-DK"/>
          </w:rPr>
          <w:delText xml:space="preserve">angiveligt </w:delText>
        </w:r>
        <w:r w:rsidR="00413B7C" w:rsidDel="006C5371">
          <w:rPr>
            <w:bCs/>
            <w:sz w:val="28"/>
            <w:szCs w:val="28"/>
            <w:lang w:val="da-DK"/>
          </w:rPr>
          <w:delText>afkoblet fra information og debat</w:delText>
        </w:r>
        <w:r w:rsidR="00CF3732" w:rsidDel="006C5371">
          <w:rPr>
            <w:bCs/>
            <w:sz w:val="28"/>
            <w:szCs w:val="28"/>
            <w:lang w:val="da-DK"/>
          </w:rPr>
          <w:delText xml:space="preserve">. </w:delText>
        </w:r>
        <w:r w:rsidR="001900B7" w:rsidDel="006C5371">
          <w:rPr>
            <w:bCs/>
            <w:sz w:val="28"/>
            <w:szCs w:val="28"/>
            <w:lang w:val="da-DK"/>
          </w:rPr>
          <w:delText xml:space="preserve"> Det illustrerer den bevidste </w:delText>
        </w:r>
        <w:r w:rsidR="00CF5495" w:rsidDel="006C5371">
          <w:rPr>
            <w:bCs/>
            <w:sz w:val="28"/>
            <w:szCs w:val="28"/>
            <w:lang w:val="da-DK"/>
          </w:rPr>
          <w:delText xml:space="preserve">politiske </w:delText>
        </w:r>
        <w:r w:rsidR="001900B7" w:rsidDel="006C5371">
          <w:rPr>
            <w:bCs/>
            <w:sz w:val="28"/>
            <w:szCs w:val="28"/>
            <w:lang w:val="da-DK"/>
          </w:rPr>
          <w:delText xml:space="preserve">nedprioritering af </w:delText>
        </w:r>
        <w:r w:rsidR="00CF3732" w:rsidDel="006C5371">
          <w:rPr>
            <w:bCs/>
            <w:sz w:val="28"/>
            <w:szCs w:val="28"/>
            <w:lang w:val="da-DK"/>
          </w:rPr>
          <w:delText xml:space="preserve">kontrol og viden om </w:delText>
        </w:r>
        <w:r w:rsidR="001900B7" w:rsidDel="006C5371">
          <w:rPr>
            <w:bCs/>
            <w:sz w:val="28"/>
            <w:szCs w:val="28"/>
            <w:lang w:val="da-DK"/>
          </w:rPr>
          <w:delText>natur</w:delText>
        </w:r>
        <w:r w:rsidR="00CF3732" w:rsidDel="006C5371">
          <w:rPr>
            <w:bCs/>
            <w:sz w:val="28"/>
            <w:szCs w:val="28"/>
            <w:lang w:val="da-DK"/>
          </w:rPr>
          <w:delText xml:space="preserve"> og miljø</w:delText>
        </w:r>
        <w:r w:rsidR="002D3D02" w:rsidDel="006C5371">
          <w:rPr>
            <w:bCs/>
            <w:sz w:val="28"/>
            <w:szCs w:val="28"/>
            <w:lang w:val="da-DK"/>
          </w:rPr>
          <w:delText xml:space="preserve">, der </w:delText>
        </w:r>
        <w:r w:rsidR="006E0D85" w:rsidDel="006C5371">
          <w:rPr>
            <w:bCs/>
            <w:sz w:val="28"/>
            <w:szCs w:val="28"/>
            <w:lang w:val="da-DK"/>
          </w:rPr>
          <w:delText xml:space="preserve">blev indledt af </w:delText>
        </w:r>
        <w:r w:rsidR="001900B7" w:rsidDel="006C5371">
          <w:rPr>
            <w:bCs/>
            <w:sz w:val="28"/>
            <w:szCs w:val="28"/>
            <w:lang w:val="da-DK"/>
          </w:rPr>
          <w:delText>Fogh-regeringen i 2001</w:delText>
        </w:r>
        <w:r w:rsidR="00CF3732" w:rsidDel="006C5371">
          <w:rPr>
            <w:bCs/>
            <w:sz w:val="28"/>
            <w:szCs w:val="28"/>
            <w:lang w:val="da-DK"/>
          </w:rPr>
          <w:delText>.</w:delText>
        </w:r>
        <w:commentRangeEnd w:id="30"/>
        <w:r w:rsidR="00F1299E" w:rsidDel="006C5371">
          <w:rPr>
            <w:rStyle w:val="CommentReference"/>
          </w:rPr>
          <w:commentReference w:id="30"/>
        </w:r>
        <w:r w:rsidR="00CF3732" w:rsidDel="006C5371">
          <w:rPr>
            <w:bCs/>
            <w:sz w:val="28"/>
            <w:szCs w:val="28"/>
            <w:lang w:val="da-DK"/>
          </w:rPr>
          <w:delText xml:space="preserve"> </w:delText>
        </w:r>
      </w:del>
    </w:p>
    <w:p w14:paraId="27A597EA" w14:textId="365830EA" w:rsidR="00413B7C" w:rsidDel="006C5371" w:rsidRDefault="00413B7C" w:rsidP="002D508E">
      <w:pPr>
        <w:rPr>
          <w:del w:id="38" w:author="Kaj Sand-Jensen" w:date="2025-01-10T09:50:00Z"/>
          <w:bCs/>
          <w:sz w:val="28"/>
          <w:szCs w:val="28"/>
          <w:lang w:val="da-DK"/>
        </w:rPr>
      </w:pPr>
    </w:p>
    <w:p w14:paraId="7D522059" w14:textId="2C7C0961" w:rsidR="001900B7" w:rsidRDefault="00CF3732" w:rsidP="002D508E">
      <w:pPr>
        <w:rPr>
          <w:bCs/>
          <w:sz w:val="28"/>
          <w:szCs w:val="28"/>
          <w:lang w:val="da-DK"/>
        </w:rPr>
      </w:pPr>
      <w:commentRangeStart w:id="39"/>
      <w:del w:id="40" w:author="Kaj Sand-Jensen" w:date="2025-01-10T09:50:00Z">
        <w:r w:rsidDel="006C5371">
          <w:rPr>
            <w:bCs/>
            <w:sz w:val="28"/>
            <w:szCs w:val="28"/>
            <w:lang w:val="da-DK"/>
          </w:rPr>
          <w:delText xml:space="preserve">Senest </w:delText>
        </w:r>
        <w:r w:rsidR="00CF5495" w:rsidDel="006C5371">
          <w:rPr>
            <w:bCs/>
            <w:sz w:val="28"/>
            <w:szCs w:val="28"/>
            <w:lang w:val="da-DK"/>
          </w:rPr>
          <w:delText xml:space="preserve">er </w:delText>
        </w:r>
        <w:r w:rsidR="00F31AFD" w:rsidDel="006C5371">
          <w:rPr>
            <w:bCs/>
            <w:sz w:val="28"/>
            <w:szCs w:val="28"/>
            <w:lang w:val="da-DK"/>
          </w:rPr>
          <w:delText>sø</w:delText>
        </w:r>
        <w:r w:rsidR="001900B7" w:rsidDel="006C5371">
          <w:rPr>
            <w:bCs/>
            <w:sz w:val="28"/>
            <w:szCs w:val="28"/>
            <w:lang w:val="da-DK"/>
          </w:rPr>
          <w:delText>erne</w:delText>
        </w:r>
        <w:r w:rsidR="00F31AFD" w:rsidDel="006C5371">
          <w:rPr>
            <w:bCs/>
            <w:sz w:val="28"/>
            <w:szCs w:val="28"/>
            <w:lang w:val="da-DK"/>
          </w:rPr>
          <w:delText>s kvalitet</w:delText>
        </w:r>
        <w:r w:rsidR="001900B7" w:rsidDel="006C5371">
          <w:rPr>
            <w:bCs/>
            <w:sz w:val="28"/>
            <w:szCs w:val="28"/>
            <w:lang w:val="da-DK"/>
          </w:rPr>
          <w:delText xml:space="preserve"> </w:delText>
        </w:r>
        <w:r w:rsidR="00CF5495" w:rsidDel="006C5371">
          <w:rPr>
            <w:bCs/>
            <w:sz w:val="28"/>
            <w:szCs w:val="28"/>
            <w:lang w:val="da-DK"/>
          </w:rPr>
          <w:delText xml:space="preserve">forværret </w:delText>
        </w:r>
        <w:r w:rsidR="001900B7" w:rsidDel="006C5371">
          <w:rPr>
            <w:bCs/>
            <w:sz w:val="28"/>
            <w:szCs w:val="28"/>
            <w:lang w:val="da-DK"/>
          </w:rPr>
          <w:delText xml:space="preserve">og </w:delText>
        </w:r>
        <w:r w:rsidR="00CC693B" w:rsidDel="006C5371">
          <w:rPr>
            <w:bCs/>
            <w:sz w:val="28"/>
            <w:szCs w:val="28"/>
            <w:lang w:val="da-DK"/>
          </w:rPr>
          <w:delText>katastrofer</w:delText>
        </w:r>
        <w:r w:rsidR="001900B7" w:rsidDel="006C5371">
          <w:rPr>
            <w:bCs/>
            <w:sz w:val="28"/>
            <w:szCs w:val="28"/>
            <w:lang w:val="da-DK"/>
          </w:rPr>
          <w:delText xml:space="preserve"> </w:delText>
        </w:r>
        <w:r w:rsidR="005C2BB9" w:rsidDel="006C5371">
          <w:rPr>
            <w:bCs/>
            <w:sz w:val="28"/>
            <w:szCs w:val="28"/>
            <w:lang w:val="da-DK"/>
          </w:rPr>
          <w:delText xml:space="preserve">med iltsvind og fedtemøg </w:delText>
        </w:r>
        <w:r w:rsidR="00CF5495" w:rsidDel="006C5371">
          <w:rPr>
            <w:bCs/>
            <w:sz w:val="28"/>
            <w:szCs w:val="28"/>
            <w:lang w:val="da-DK"/>
          </w:rPr>
          <w:delText xml:space="preserve">hærger </w:delText>
        </w:r>
        <w:r w:rsidR="00F31AFD" w:rsidDel="006C5371">
          <w:rPr>
            <w:bCs/>
            <w:sz w:val="28"/>
            <w:szCs w:val="28"/>
            <w:lang w:val="da-DK"/>
          </w:rPr>
          <w:delText>fjorde og kystvande</w:delText>
        </w:r>
        <w:commentRangeEnd w:id="39"/>
        <w:r w:rsidR="00255304" w:rsidDel="006C5371">
          <w:rPr>
            <w:rStyle w:val="CommentReference"/>
          </w:rPr>
          <w:commentReference w:id="39"/>
        </w:r>
        <w:r w:rsidR="00F31AFD" w:rsidDel="006C5371">
          <w:rPr>
            <w:bCs/>
            <w:sz w:val="28"/>
            <w:szCs w:val="28"/>
            <w:lang w:val="da-DK"/>
          </w:rPr>
          <w:delText xml:space="preserve">. </w:delText>
        </w:r>
      </w:del>
    </w:p>
    <w:p w14:paraId="52AFF76F" w14:textId="77777777" w:rsidR="001900B7" w:rsidRDefault="001900B7" w:rsidP="002D508E">
      <w:pPr>
        <w:rPr>
          <w:bCs/>
          <w:sz w:val="28"/>
          <w:szCs w:val="28"/>
          <w:lang w:val="da-DK"/>
        </w:rPr>
      </w:pPr>
    </w:p>
    <w:p w14:paraId="43B435F7" w14:textId="10A8AFA7" w:rsidR="00B50EC0" w:rsidRPr="00B50EC0" w:rsidRDefault="00610C1E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A</w:t>
      </w:r>
      <w:r w:rsidR="005C2BB9">
        <w:rPr>
          <w:bCs/>
          <w:sz w:val="28"/>
          <w:szCs w:val="28"/>
          <w:lang w:val="da-DK"/>
        </w:rPr>
        <w:t xml:space="preserve">rresøs </w:t>
      </w:r>
      <w:r w:rsidR="001900B7">
        <w:rPr>
          <w:bCs/>
          <w:sz w:val="28"/>
          <w:szCs w:val="28"/>
          <w:lang w:val="da-DK"/>
        </w:rPr>
        <w:t>tal</w:t>
      </w:r>
      <w:r>
        <w:rPr>
          <w:bCs/>
          <w:sz w:val="28"/>
          <w:szCs w:val="28"/>
          <w:lang w:val="da-DK"/>
        </w:rPr>
        <w:t xml:space="preserve"> viser </w:t>
      </w:r>
      <w:r w:rsidR="001900B7" w:rsidRPr="00F31AFD">
        <w:rPr>
          <w:bCs/>
          <w:sz w:val="28"/>
          <w:szCs w:val="28"/>
          <w:lang w:val="da-DK"/>
        </w:rPr>
        <w:t xml:space="preserve">højere indhold af </w:t>
      </w:r>
      <w:r w:rsidR="00F31AFD">
        <w:rPr>
          <w:bCs/>
          <w:sz w:val="28"/>
          <w:szCs w:val="28"/>
          <w:lang w:val="da-DK"/>
        </w:rPr>
        <w:t xml:space="preserve">både </w:t>
      </w:r>
      <w:r w:rsidR="000D15B2">
        <w:rPr>
          <w:bCs/>
          <w:sz w:val="28"/>
          <w:szCs w:val="28"/>
          <w:lang w:val="da-DK"/>
        </w:rPr>
        <w:t>total-fosfor (TP), total-</w:t>
      </w:r>
      <w:r w:rsidR="00F31AFD">
        <w:rPr>
          <w:bCs/>
          <w:sz w:val="28"/>
          <w:szCs w:val="28"/>
          <w:lang w:val="da-DK"/>
        </w:rPr>
        <w:t>kvælstof</w:t>
      </w:r>
      <w:r w:rsidR="000D15B2">
        <w:rPr>
          <w:bCs/>
          <w:sz w:val="28"/>
          <w:szCs w:val="28"/>
          <w:lang w:val="da-DK"/>
        </w:rPr>
        <w:t xml:space="preserve"> (TN) </w:t>
      </w:r>
      <w:r w:rsidR="00F31AFD">
        <w:rPr>
          <w:bCs/>
          <w:sz w:val="28"/>
          <w:szCs w:val="28"/>
          <w:lang w:val="da-DK"/>
        </w:rPr>
        <w:t>og alge</w:t>
      </w:r>
      <w:r w:rsidR="000D15B2">
        <w:rPr>
          <w:bCs/>
          <w:sz w:val="28"/>
          <w:szCs w:val="28"/>
          <w:lang w:val="da-DK"/>
        </w:rPr>
        <w:t xml:space="preserve">klorofyl </w:t>
      </w:r>
      <w:r w:rsidR="001900B7" w:rsidRPr="00F31AFD">
        <w:rPr>
          <w:bCs/>
          <w:sz w:val="28"/>
          <w:szCs w:val="28"/>
          <w:lang w:val="da-DK"/>
        </w:rPr>
        <w:t>i de seneste 1</w:t>
      </w:r>
      <w:r w:rsidR="00593533">
        <w:rPr>
          <w:bCs/>
          <w:sz w:val="28"/>
          <w:szCs w:val="28"/>
          <w:lang w:val="da-DK"/>
        </w:rPr>
        <w:t>4</w:t>
      </w:r>
      <w:r w:rsidR="001900B7" w:rsidRPr="00F31AFD">
        <w:rPr>
          <w:bCs/>
          <w:sz w:val="28"/>
          <w:szCs w:val="28"/>
          <w:lang w:val="da-DK"/>
        </w:rPr>
        <w:t xml:space="preserve"> år</w:t>
      </w:r>
      <w:r w:rsidR="00593533">
        <w:rPr>
          <w:bCs/>
          <w:sz w:val="28"/>
          <w:szCs w:val="28"/>
          <w:lang w:val="da-DK"/>
        </w:rPr>
        <w:t xml:space="preserve"> på i snit mellem 17 og 43%</w:t>
      </w:r>
      <w:r w:rsidR="00413B7C">
        <w:rPr>
          <w:bCs/>
          <w:sz w:val="28"/>
          <w:szCs w:val="28"/>
          <w:lang w:val="da-DK"/>
        </w:rPr>
        <w:t xml:space="preserve"> (</w:t>
      </w:r>
      <w:r w:rsidR="00511D61">
        <w:rPr>
          <w:bCs/>
          <w:sz w:val="28"/>
          <w:szCs w:val="28"/>
          <w:lang w:val="da-DK"/>
        </w:rPr>
        <w:t>figur 1</w:t>
      </w:r>
      <w:r w:rsidR="00381E52">
        <w:rPr>
          <w:bCs/>
          <w:sz w:val="28"/>
          <w:szCs w:val="28"/>
          <w:lang w:val="da-DK"/>
        </w:rPr>
        <w:t>)</w:t>
      </w:r>
      <w:r w:rsidR="003129B2">
        <w:rPr>
          <w:bCs/>
          <w:sz w:val="28"/>
          <w:szCs w:val="28"/>
          <w:lang w:val="da-DK"/>
        </w:rPr>
        <w:t xml:space="preserve">. </w:t>
      </w:r>
      <w:r w:rsidR="00762F89">
        <w:rPr>
          <w:bCs/>
          <w:sz w:val="28"/>
          <w:szCs w:val="28"/>
          <w:lang w:val="da-DK"/>
        </w:rPr>
        <w:t>Foreløb</w:t>
      </w:r>
      <w:r w:rsidR="00381E52">
        <w:rPr>
          <w:bCs/>
          <w:sz w:val="28"/>
          <w:szCs w:val="28"/>
          <w:lang w:val="da-DK"/>
        </w:rPr>
        <w:t>ige beregninger af de eksterne tilførsler til søen</w:t>
      </w:r>
      <w:r w:rsidR="00762F89">
        <w:rPr>
          <w:bCs/>
          <w:sz w:val="28"/>
          <w:szCs w:val="28"/>
          <w:lang w:val="da-DK"/>
        </w:rPr>
        <w:t xml:space="preserve"> viser </w:t>
      </w:r>
      <w:del w:id="41" w:author="Kaj Sand-Jensen" w:date="2025-01-10T09:52:00Z">
        <w:r w:rsidR="00762F89" w:rsidDel="006C5371">
          <w:rPr>
            <w:bCs/>
            <w:sz w:val="28"/>
            <w:szCs w:val="28"/>
            <w:lang w:val="da-DK"/>
          </w:rPr>
          <w:delText xml:space="preserve">meget markante </w:delText>
        </w:r>
      </w:del>
      <w:ins w:id="42" w:author="Kaj Sand-Jensen" w:date="2025-01-10T09:52:00Z">
        <w:r w:rsidR="006C5371">
          <w:rPr>
            <w:bCs/>
            <w:sz w:val="28"/>
            <w:szCs w:val="28"/>
            <w:lang w:val="da-DK"/>
          </w:rPr>
          <w:t xml:space="preserve">markante </w:t>
        </w:r>
      </w:ins>
      <w:r w:rsidR="00762F89">
        <w:rPr>
          <w:bCs/>
          <w:sz w:val="28"/>
          <w:szCs w:val="28"/>
          <w:lang w:val="da-DK"/>
        </w:rPr>
        <w:t xml:space="preserve">stigninger fra tiåret 1990-2000 til de to senere tiår, mens de seneste tiår ikke </w:t>
      </w:r>
      <w:r w:rsidR="00381E52">
        <w:rPr>
          <w:bCs/>
          <w:sz w:val="28"/>
          <w:szCs w:val="28"/>
          <w:lang w:val="da-DK"/>
        </w:rPr>
        <w:t>udviser signifikante ændringer</w:t>
      </w:r>
      <w:r w:rsidR="00413B7C">
        <w:rPr>
          <w:bCs/>
          <w:sz w:val="28"/>
          <w:szCs w:val="28"/>
          <w:lang w:val="da-DK"/>
        </w:rPr>
        <w:t>.</w:t>
      </w:r>
      <w:r w:rsidR="001900B7" w:rsidRPr="00F31AFD">
        <w:rPr>
          <w:bCs/>
          <w:sz w:val="28"/>
          <w:szCs w:val="28"/>
          <w:lang w:val="da-DK"/>
        </w:rPr>
        <w:t xml:space="preserve"> </w:t>
      </w:r>
    </w:p>
    <w:p w14:paraId="738719FF" w14:textId="77777777" w:rsidR="00B50EC0" w:rsidRDefault="00B50EC0" w:rsidP="002D508E">
      <w:pPr>
        <w:rPr>
          <w:ins w:id="43" w:author="Poul Løgstrup Bjerg" w:date="2025-01-10T07:44:00Z"/>
          <w:bCs/>
          <w:sz w:val="28"/>
          <w:szCs w:val="28"/>
          <w:lang w:val="da-DK"/>
        </w:rPr>
      </w:pPr>
    </w:p>
    <w:p w14:paraId="0A81772B" w14:textId="3DEB8021" w:rsidR="005574AB" w:rsidRDefault="005574AB" w:rsidP="002D508E">
      <w:pPr>
        <w:rPr>
          <w:ins w:id="44" w:author="Poul Løgstrup Bjerg" w:date="2025-01-10T07:44:00Z"/>
          <w:bCs/>
          <w:sz w:val="28"/>
          <w:szCs w:val="28"/>
          <w:lang w:val="da-DK"/>
        </w:rPr>
      </w:pPr>
      <w:ins w:id="45" w:author="Poul Løgstrup Bjerg" w:date="2025-01-10T07:44:00Z">
        <w:r>
          <w:rPr>
            <w:bCs/>
            <w:sz w:val="28"/>
            <w:szCs w:val="28"/>
            <w:lang w:val="da-DK"/>
          </w:rPr>
          <w:t>Figur 1 placeres her</w:t>
        </w:r>
      </w:ins>
    </w:p>
    <w:p w14:paraId="79E001AF" w14:textId="77777777" w:rsidR="005574AB" w:rsidRDefault="005574AB" w:rsidP="002D508E">
      <w:pPr>
        <w:rPr>
          <w:bCs/>
          <w:sz w:val="28"/>
          <w:szCs w:val="28"/>
          <w:lang w:val="da-DK"/>
        </w:rPr>
      </w:pPr>
    </w:p>
    <w:p w14:paraId="0F0A7DF6" w14:textId="54EF0F94" w:rsidR="00FC30EB" w:rsidRPr="00FC30EB" w:rsidRDefault="00F31AFD" w:rsidP="002D508E">
      <w:pPr>
        <w:rPr>
          <w:b/>
          <w:bCs/>
          <w:sz w:val="28"/>
          <w:szCs w:val="28"/>
          <w:lang w:val="da-DK"/>
        </w:rPr>
      </w:pPr>
      <w:r w:rsidRPr="00FC30EB">
        <w:rPr>
          <w:b/>
          <w:bCs/>
          <w:sz w:val="28"/>
          <w:szCs w:val="28"/>
          <w:lang w:val="da-DK"/>
        </w:rPr>
        <w:t>Arresø</w:t>
      </w:r>
      <w:r w:rsidR="00FC30EB" w:rsidRPr="00FC30EB">
        <w:rPr>
          <w:b/>
          <w:bCs/>
          <w:sz w:val="28"/>
          <w:szCs w:val="28"/>
          <w:lang w:val="da-DK"/>
        </w:rPr>
        <w:t>miljø</w:t>
      </w:r>
    </w:p>
    <w:p w14:paraId="2DF888EB" w14:textId="37FA3779" w:rsidR="002D3D02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Arresø </w:t>
      </w:r>
      <w:r w:rsidR="00F31AFD">
        <w:rPr>
          <w:bCs/>
          <w:sz w:val="28"/>
          <w:szCs w:val="28"/>
          <w:lang w:val="da-DK"/>
        </w:rPr>
        <w:t xml:space="preserve">er </w:t>
      </w:r>
      <w:r w:rsidR="00413B7C">
        <w:rPr>
          <w:bCs/>
          <w:sz w:val="28"/>
          <w:szCs w:val="28"/>
          <w:lang w:val="da-DK"/>
        </w:rPr>
        <w:t>Danmarks største</w:t>
      </w:r>
      <w:r>
        <w:rPr>
          <w:bCs/>
          <w:sz w:val="28"/>
          <w:szCs w:val="28"/>
          <w:lang w:val="da-DK"/>
        </w:rPr>
        <w:t xml:space="preserve"> sø</w:t>
      </w:r>
      <w:r w:rsidR="00413B7C">
        <w:rPr>
          <w:bCs/>
          <w:sz w:val="28"/>
          <w:szCs w:val="28"/>
          <w:lang w:val="da-DK"/>
        </w:rPr>
        <w:t xml:space="preserve"> (40 km</w:t>
      </w:r>
      <w:r w:rsidR="00413B7C" w:rsidRPr="006E0D85">
        <w:rPr>
          <w:bCs/>
          <w:sz w:val="28"/>
          <w:szCs w:val="28"/>
          <w:vertAlign w:val="superscript"/>
          <w:lang w:val="da-DK"/>
        </w:rPr>
        <w:t>2</w:t>
      </w:r>
      <w:r w:rsidR="00413B7C">
        <w:rPr>
          <w:bCs/>
          <w:sz w:val="28"/>
          <w:szCs w:val="28"/>
          <w:lang w:val="da-DK"/>
        </w:rPr>
        <w:t xml:space="preserve">) </w:t>
      </w:r>
      <w:r w:rsidR="00F31AFD">
        <w:rPr>
          <w:bCs/>
          <w:sz w:val="28"/>
          <w:szCs w:val="28"/>
          <w:lang w:val="da-DK"/>
        </w:rPr>
        <w:t xml:space="preserve">og </w:t>
      </w:r>
      <w:r>
        <w:rPr>
          <w:bCs/>
          <w:sz w:val="28"/>
          <w:szCs w:val="28"/>
          <w:lang w:val="da-DK"/>
        </w:rPr>
        <w:t xml:space="preserve">meget </w:t>
      </w:r>
      <w:r w:rsidR="00F31AFD">
        <w:rPr>
          <w:bCs/>
          <w:sz w:val="28"/>
          <w:szCs w:val="28"/>
          <w:lang w:val="da-DK"/>
        </w:rPr>
        <w:t>lavvandet</w:t>
      </w:r>
      <w:r w:rsidR="00413B7C">
        <w:rPr>
          <w:bCs/>
          <w:sz w:val="28"/>
          <w:szCs w:val="28"/>
          <w:lang w:val="da-DK"/>
        </w:rPr>
        <w:t xml:space="preserve"> (middeldybde 2,9 m)</w:t>
      </w:r>
      <w:r w:rsidR="00F31AFD">
        <w:rPr>
          <w:bCs/>
          <w:sz w:val="28"/>
          <w:szCs w:val="28"/>
          <w:lang w:val="da-DK"/>
        </w:rPr>
        <w:t xml:space="preserve">, så </w:t>
      </w:r>
      <w:r>
        <w:rPr>
          <w:bCs/>
          <w:sz w:val="28"/>
          <w:szCs w:val="28"/>
          <w:lang w:val="da-DK"/>
        </w:rPr>
        <w:t xml:space="preserve">selv </w:t>
      </w:r>
      <w:r w:rsidR="009030B4">
        <w:rPr>
          <w:bCs/>
          <w:sz w:val="28"/>
          <w:szCs w:val="28"/>
          <w:lang w:val="da-DK"/>
        </w:rPr>
        <w:t xml:space="preserve">ved </w:t>
      </w:r>
      <w:r>
        <w:rPr>
          <w:bCs/>
          <w:sz w:val="28"/>
          <w:szCs w:val="28"/>
          <w:lang w:val="da-DK"/>
        </w:rPr>
        <w:t xml:space="preserve">svag vind halvdelen af </w:t>
      </w:r>
      <w:r w:rsidR="00511D61">
        <w:rPr>
          <w:bCs/>
          <w:sz w:val="28"/>
          <w:szCs w:val="28"/>
          <w:lang w:val="da-DK"/>
        </w:rPr>
        <w:t xml:space="preserve">året </w:t>
      </w:r>
      <w:r w:rsidR="00EB1F37">
        <w:rPr>
          <w:bCs/>
          <w:sz w:val="28"/>
          <w:szCs w:val="28"/>
          <w:lang w:val="da-DK"/>
        </w:rPr>
        <w:t>hvirvle</w:t>
      </w:r>
      <w:r w:rsidR="00610C1E">
        <w:rPr>
          <w:bCs/>
          <w:sz w:val="28"/>
          <w:szCs w:val="28"/>
          <w:lang w:val="da-DK"/>
        </w:rPr>
        <w:t>s</w:t>
      </w:r>
      <w:r w:rsidR="00EB1F37">
        <w:rPr>
          <w:bCs/>
          <w:sz w:val="28"/>
          <w:szCs w:val="28"/>
          <w:lang w:val="da-DK"/>
        </w:rPr>
        <w:t xml:space="preserve"> </w:t>
      </w:r>
      <w:r w:rsidR="00610C1E">
        <w:rPr>
          <w:bCs/>
          <w:sz w:val="28"/>
          <w:szCs w:val="28"/>
          <w:lang w:val="da-DK"/>
        </w:rPr>
        <w:t xml:space="preserve">bundens </w:t>
      </w:r>
      <w:r w:rsidR="00EB1F37">
        <w:rPr>
          <w:bCs/>
          <w:sz w:val="28"/>
          <w:szCs w:val="28"/>
          <w:lang w:val="da-DK"/>
        </w:rPr>
        <w:t>partikler op i vandet</w:t>
      </w:r>
      <w:r w:rsidR="009030B4">
        <w:rPr>
          <w:bCs/>
          <w:sz w:val="28"/>
          <w:szCs w:val="28"/>
          <w:lang w:val="da-DK"/>
        </w:rPr>
        <w:t xml:space="preserve"> /1</w:t>
      </w:r>
      <w:ins w:id="46" w:author="Kaj Sand-Jensen" w:date="2025-01-10T10:48:00Z">
        <w:r w:rsidR="00E10B44">
          <w:rPr>
            <w:bCs/>
            <w:sz w:val="28"/>
            <w:szCs w:val="28"/>
            <w:lang w:val="da-DK"/>
          </w:rPr>
          <w:t>, figur 1</w:t>
        </w:r>
      </w:ins>
      <w:r w:rsidR="009030B4">
        <w:rPr>
          <w:bCs/>
          <w:sz w:val="28"/>
          <w:szCs w:val="28"/>
          <w:lang w:val="da-DK"/>
        </w:rPr>
        <w:t>/</w:t>
      </w:r>
      <w:r w:rsidR="00EB1F37">
        <w:rPr>
          <w:bCs/>
          <w:sz w:val="28"/>
          <w:szCs w:val="28"/>
          <w:lang w:val="da-DK"/>
        </w:rPr>
        <w:t>.</w:t>
      </w:r>
      <w:r w:rsidR="00F31AFD"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t>Herved tilføres ilt og stofomsætningen intensiveres</w:t>
      </w:r>
      <w:r w:rsidR="00DB4A99">
        <w:rPr>
          <w:bCs/>
          <w:sz w:val="28"/>
          <w:szCs w:val="28"/>
          <w:lang w:val="da-DK"/>
        </w:rPr>
        <w:t>.</w:t>
      </w:r>
    </w:p>
    <w:p w14:paraId="46571AED" w14:textId="77777777" w:rsidR="00E10B44" w:rsidRDefault="00E10B44" w:rsidP="002D508E">
      <w:pPr>
        <w:rPr>
          <w:ins w:id="47" w:author="Kaj Sand-Jensen" w:date="2025-01-10T10:48:00Z"/>
          <w:bCs/>
          <w:sz w:val="28"/>
          <w:szCs w:val="28"/>
          <w:lang w:val="da-DK"/>
        </w:rPr>
      </w:pPr>
    </w:p>
    <w:p w14:paraId="19D80855" w14:textId="04E2A44B" w:rsidR="00E10B44" w:rsidRDefault="00E10B44" w:rsidP="002D508E">
      <w:pPr>
        <w:rPr>
          <w:ins w:id="48" w:author="Kaj Sand-Jensen" w:date="2025-01-10T10:48:00Z"/>
          <w:bCs/>
          <w:sz w:val="28"/>
          <w:szCs w:val="28"/>
          <w:lang w:val="da-DK"/>
        </w:rPr>
      </w:pPr>
      <w:ins w:id="49" w:author="Kaj Sand-Jensen" w:date="2025-01-10T10:48:00Z">
        <w:r>
          <w:rPr>
            <w:bCs/>
            <w:sz w:val="28"/>
            <w:szCs w:val="28"/>
            <w:lang w:val="da-DK"/>
          </w:rPr>
          <w:t>Her placeres figur 1.</w:t>
        </w:r>
      </w:ins>
    </w:p>
    <w:p w14:paraId="1D450920" w14:textId="16B0DB41" w:rsidR="00FC30EB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 </w:t>
      </w:r>
    </w:p>
    <w:p w14:paraId="20FD409A" w14:textId="7D47449F" w:rsidR="00FC5CDD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Tidligere forslag om at fjerne sediment</w:t>
      </w:r>
      <w:r w:rsidR="002D3D02">
        <w:rPr>
          <w:bCs/>
          <w:sz w:val="28"/>
          <w:szCs w:val="28"/>
          <w:lang w:val="da-DK"/>
        </w:rPr>
        <w:t>et</w:t>
      </w:r>
      <w:r w:rsidR="005C7E0A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som til stadighed </w:t>
      </w:r>
      <w:proofErr w:type="spellStart"/>
      <w:r>
        <w:rPr>
          <w:bCs/>
          <w:sz w:val="28"/>
          <w:szCs w:val="28"/>
          <w:lang w:val="da-DK"/>
        </w:rPr>
        <w:t>omlejres</w:t>
      </w:r>
      <w:proofErr w:type="spellEnd"/>
      <w:r>
        <w:rPr>
          <w:bCs/>
          <w:sz w:val="28"/>
          <w:szCs w:val="28"/>
          <w:lang w:val="da-DK"/>
        </w:rPr>
        <w:t xml:space="preserve"> på de</w:t>
      </w:r>
      <w:r w:rsidR="00511D61">
        <w:rPr>
          <w:bCs/>
          <w:sz w:val="28"/>
          <w:szCs w:val="28"/>
          <w:lang w:val="da-DK"/>
        </w:rPr>
        <w:t>n</w:t>
      </w:r>
      <w:r>
        <w:rPr>
          <w:bCs/>
          <w:sz w:val="28"/>
          <w:szCs w:val="28"/>
          <w:lang w:val="da-DK"/>
        </w:rPr>
        <w:t xml:space="preserve"> </w:t>
      </w:r>
      <w:r w:rsidR="00511D61">
        <w:rPr>
          <w:bCs/>
          <w:sz w:val="28"/>
          <w:szCs w:val="28"/>
          <w:lang w:val="da-DK"/>
        </w:rPr>
        <w:t>vidtstrakte søbund</w:t>
      </w:r>
      <w:r>
        <w:rPr>
          <w:bCs/>
          <w:sz w:val="28"/>
          <w:szCs w:val="28"/>
          <w:lang w:val="da-DK"/>
        </w:rPr>
        <w:t xml:space="preserve"> </w:t>
      </w:r>
      <w:r w:rsidR="006E0D85">
        <w:rPr>
          <w:bCs/>
          <w:sz w:val="28"/>
          <w:szCs w:val="28"/>
          <w:lang w:val="da-DK"/>
        </w:rPr>
        <w:t>med vekslende vind</w:t>
      </w:r>
      <w:r w:rsidR="009030B4">
        <w:rPr>
          <w:bCs/>
          <w:sz w:val="28"/>
          <w:szCs w:val="28"/>
          <w:lang w:val="da-DK"/>
        </w:rPr>
        <w:t>,</w:t>
      </w:r>
      <w:r w:rsidR="006E0D85">
        <w:rPr>
          <w:bCs/>
          <w:sz w:val="28"/>
          <w:szCs w:val="28"/>
          <w:lang w:val="da-DK"/>
        </w:rPr>
        <w:t xml:space="preserve"> </w:t>
      </w:r>
      <w:r w:rsidR="008C0BE5">
        <w:rPr>
          <w:bCs/>
          <w:sz w:val="28"/>
          <w:szCs w:val="28"/>
          <w:lang w:val="da-DK"/>
        </w:rPr>
        <w:t>er praktisk og økonomisk</w:t>
      </w:r>
      <w:r w:rsidR="002D3D02">
        <w:rPr>
          <w:bCs/>
          <w:sz w:val="28"/>
          <w:szCs w:val="28"/>
          <w:lang w:val="da-DK"/>
        </w:rPr>
        <w:t xml:space="preserve"> urealistisk</w:t>
      </w:r>
      <w:r w:rsidR="00DB4A99">
        <w:rPr>
          <w:bCs/>
          <w:sz w:val="28"/>
          <w:szCs w:val="28"/>
          <w:lang w:val="da-DK"/>
        </w:rPr>
        <w:t>e</w:t>
      </w:r>
      <w:r w:rsidR="008C0BE5">
        <w:rPr>
          <w:bCs/>
          <w:sz w:val="28"/>
          <w:szCs w:val="28"/>
          <w:lang w:val="da-DK"/>
        </w:rPr>
        <w:t xml:space="preserve">. </w:t>
      </w:r>
      <w:r w:rsidR="00610C1E">
        <w:rPr>
          <w:bCs/>
          <w:sz w:val="28"/>
          <w:szCs w:val="28"/>
          <w:lang w:val="da-DK"/>
        </w:rPr>
        <w:lastRenderedPageBreak/>
        <w:t xml:space="preserve">At </w:t>
      </w:r>
      <w:r w:rsidR="008C0BE5">
        <w:rPr>
          <w:bCs/>
          <w:sz w:val="28"/>
          <w:szCs w:val="28"/>
          <w:lang w:val="da-DK"/>
        </w:rPr>
        <w:t xml:space="preserve">behandle med </w:t>
      </w:r>
      <w:commentRangeStart w:id="50"/>
      <w:proofErr w:type="spellStart"/>
      <w:r w:rsidR="00EB1F37">
        <w:rPr>
          <w:bCs/>
          <w:sz w:val="28"/>
          <w:szCs w:val="28"/>
          <w:lang w:val="da-DK"/>
        </w:rPr>
        <w:t>Phoslock</w:t>
      </w:r>
      <w:commentRangeEnd w:id="50"/>
      <w:proofErr w:type="spellEnd"/>
      <w:r w:rsidR="00EF351A">
        <w:rPr>
          <w:rStyle w:val="CommentReference"/>
        </w:rPr>
        <w:commentReference w:id="50"/>
      </w:r>
      <w:r w:rsidR="00EB1F37">
        <w:rPr>
          <w:bCs/>
          <w:sz w:val="28"/>
          <w:szCs w:val="28"/>
          <w:lang w:val="da-DK"/>
        </w:rPr>
        <w:t xml:space="preserve"> for at b</w:t>
      </w:r>
      <w:r w:rsidR="00FC5CDD">
        <w:rPr>
          <w:bCs/>
          <w:sz w:val="28"/>
          <w:szCs w:val="28"/>
          <w:lang w:val="da-DK"/>
        </w:rPr>
        <w:t>inde fosfat</w:t>
      </w:r>
      <w:r w:rsidR="0094624E">
        <w:rPr>
          <w:bCs/>
          <w:sz w:val="28"/>
          <w:szCs w:val="28"/>
          <w:lang w:val="da-DK"/>
        </w:rPr>
        <w:t xml:space="preserve"> </w:t>
      </w:r>
      <w:r w:rsidR="00FC5CDD">
        <w:rPr>
          <w:bCs/>
          <w:sz w:val="28"/>
          <w:szCs w:val="28"/>
          <w:lang w:val="da-DK"/>
        </w:rPr>
        <w:t xml:space="preserve">er </w:t>
      </w:r>
      <w:r w:rsidR="008C0BE5">
        <w:rPr>
          <w:bCs/>
          <w:sz w:val="28"/>
          <w:szCs w:val="28"/>
          <w:lang w:val="da-DK"/>
        </w:rPr>
        <w:t xml:space="preserve">også </w:t>
      </w:r>
      <w:r w:rsidR="00FC5CDD">
        <w:rPr>
          <w:bCs/>
          <w:sz w:val="28"/>
          <w:szCs w:val="28"/>
          <w:lang w:val="da-DK"/>
        </w:rPr>
        <w:t xml:space="preserve">dødfødt. </w:t>
      </w:r>
      <w:proofErr w:type="spellStart"/>
      <w:r w:rsidR="00EB1F37">
        <w:rPr>
          <w:bCs/>
          <w:sz w:val="28"/>
          <w:szCs w:val="28"/>
          <w:lang w:val="da-DK"/>
        </w:rPr>
        <w:t>Phoslock</w:t>
      </w:r>
      <w:proofErr w:type="spellEnd"/>
      <w:ins w:id="51" w:author="Kaj Sand-Jensen" w:date="2025-01-10T09:55:00Z">
        <w:r w:rsidR="00F619DA">
          <w:rPr>
            <w:bCs/>
            <w:sz w:val="28"/>
            <w:szCs w:val="28"/>
            <w:lang w:val="da-DK"/>
          </w:rPr>
          <w:t xml:space="preserve"> er et </w:t>
        </w:r>
        <w:proofErr w:type="spellStart"/>
        <w:r w:rsidR="00F619DA">
          <w:rPr>
            <w:bCs/>
            <w:sz w:val="28"/>
            <w:szCs w:val="28"/>
            <w:lang w:val="da-DK"/>
          </w:rPr>
          <w:t>lerprodukt</w:t>
        </w:r>
        <w:proofErr w:type="spellEnd"/>
        <w:r w:rsidR="00F619DA">
          <w:rPr>
            <w:bCs/>
            <w:sz w:val="28"/>
            <w:szCs w:val="28"/>
            <w:lang w:val="da-DK"/>
          </w:rPr>
          <w:t xml:space="preserve"> med </w:t>
        </w:r>
        <w:proofErr w:type="spellStart"/>
        <w:r w:rsidR="00F619DA">
          <w:rPr>
            <w:bCs/>
            <w:sz w:val="28"/>
            <w:szCs w:val="28"/>
            <w:lang w:val="da-DK"/>
          </w:rPr>
          <w:t>lanthan</w:t>
        </w:r>
        <w:proofErr w:type="spellEnd"/>
        <w:r w:rsidR="00F619DA">
          <w:rPr>
            <w:bCs/>
            <w:sz w:val="28"/>
            <w:szCs w:val="28"/>
            <w:lang w:val="da-DK"/>
          </w:rPr>
          <w:t xml:space="preserve">, som reagerer med fosfat og danner et inert mineral. </w:t>
        </w:r>
      </w:ins>
      <w:proofErr w:type="spellStart"/>
      <w:ins w:id="52" w:author="Kaj Sand-Jensen" w:date="2025-01-10T09:56:00Z">
        <w:r w:rsidR="00F619DA">
          <w:rPr>
            <w:bCs/>
            <w:sz w:val="28"/>
            <w:szCs w:val="28"/>
            <w:lang w:val="da-DK"/>
          </w:rPr>
          <w:t>Phoslock</w:t>
        </w:r>
      </w:ins>
      <w:proofErr w:type="spellEnd"/>
      <w:r w:rsidR="00EB1F37">
        <w:rPr>
          <w:bCs/>
          <w:sz w:val="28"/>
          <w:szCs w:val="28"/>
          <w:lang w:val="da-DK"/>
        </w:rPr>
        <w:t>-behandling v</w:t>
      </w:r>
      <w:r w:rsidR="00FC5CDD">
        <w:rPr>
          <w:bCs/>
          <w:sz w:val="28"/>
          <w:szCs w:val="28"/>
          <w:lang w:val="da-DK"/>
        </w:rPr>
        <w:t>il anslået koste en halv milliard</w:t>
      </w:r>
      <w:r w:rsidR="00CF5495">
        <w:rPr>
          <w:bCs/>
          <w:sz w:val="28"/>
          <w:szCs w:val="28"/>
          <w:lang w:val="da-DK"/>
        </w:rPr>
        <w:t>,</w:t>
      </w:r>
      <w:r w:rsidR="00FC5CDD">
        <w:rPr>
          <w:bCs/>
          <w:sz w:val="28"/>
          <w:szCs w:val="28"/>
          <w:lang w:val="da-DK"/>
        </w:rPr>
        <w:t xml:space="preserve"> og </w:t>
      </w:r>
      <w:r w:rsidR="008C0BE5">
        <w:rPr>
          <w:bCs/>
          <w:sz w:val="28"/>
          <w:szCs w:val="28"/>
          <w:lang w:val="da-DK"/>
        </w:rPr>
        <w:t>det er uklart</w:t>
      </w:r>
      <w:r w:rsidR="0094624E">
        <w:rPr>
          <w:bCs/>
          <w:sz w:val="28"/>
          <w:szCs w:val="28"/>
          <w:lang w:val="da-DK"/>
        </w:rPr>
        <w:t>,</w:t>
      </w:r>
      <w:r w:rsidR="008C0BE5">
        <w:rPr>
          <w:bCs/>
          <w:sz w:val="28"/>
          <w:szCs w:val="28"/>
          <w:lang w:val="da-DK"/>
        </w:rPr>
        <w:t xml:space="preserve"> om det</w:t>
      </w:r>
      <w:r w:rsidR="00610C1E">
        <w:rPr>
          <w:bCs/>
          <w:sz w:val="28"/>
          <w:szCs w:val="28"/>
          <w:lang w:val="da-DK"/>
        </w:rPr>
        <w:t xml:space="preserve"> </w:t>
      </w:r>
      <w:ins w:id="53" w:author="Kaj Sand-Jensen" w:date="2025-01-10T09:56:00Z">
        <w:r w:rsidR="00F619DA">
          <w:rPr>
            <w:bCs/>
            <w:sz w:val="28"/>
            <w:szCs w:val="28"/>
            <w:lang w:val="da-DK"/>
          </w:rPr>
          <w:t xml:space="preserve">virker i den aktuelle situation. </w:t>
        </w:r>
      </w:ins>
      <w:del w:id="54" w:author="Kaj Sand-Jensen" w:date="2025-01-10T09:57:00Z">
        <w:r w:rsidR="00610C1E" w:rsidDel="00F619DA">
          <w:rPr>
            <w:bCs/>
            <w:sz w:val="28"/>
            <w:szCs w:val="28"/>
            <w:lang w:val="da-DK"/>
          </w:rPr>
          <w:delText xml:space="preserve">aktuelt </w:delText>
        </w:r>
        <w:r w:rsidR="008C0BE5" w:rsidDel="00F619DA">
          <w:rPr>
            <w:bCs/>
            <w:sz w:val="28"/>
            <w:szCs w:val="28"/>
            <w:lang w:val="da-DK"/>
          </w:rPr>
          <w:delText>virker.</w:delText>
        </w:r>
        <w:r w:rsidR="002D3D02" w:rsidDel="00F619DA">
          <w:rPr>
            <w:bCs/>
            <w:sz w:val="28"/>
            <w:szCs w:val="28"/>
            <w:lang w:val="da-DK"/>
          </w:rPr>
          <w:delText xml:space="preserve"> </w:delText>
        </w:r>
      </w:del>
      <w:ins w:id="55" w:author="Kaj Sand-Jensen" w:date="2025-01-10T09:57:00Z">
        <w:r w:rsidR="00F619DA">
          <w:rPr>
            <w:bCs/>
            <w:sz w:val="28"/>
            <w:szCs w:val="28"/>
            <w:lang w:val="da-DK"/>
          </w:rPr>
          <w:t xml:space="preserve">Endvidere </w:t>
        </w:r>
      </w:ins>
      <w:del w:id="56" w:author="Kaj Sand-Jensen" w:date="2025-01-10T09:57:00Z">
        <w:r w:rsidR="002D3D02" w:rsidDel="00F619DA">
          <w:rPr>
            <w:bCs/>
            <w:sz w:val="28"/>
            <w:szCs w:val="28"/>
            <w:lang w:val="da-DK"/>
          </w:rPr>
          <w:delText xml:space="preserve">Samtidigt </w:delText>
        </w:r>
      </w:del>
      <w:r w:rsidR="002D3D02">
        <w:rPr>
          <w:bCs/>
          <w:sz w:val="28"/>
          <w:szCs w:val="28"/>
          <w:lang w:val="da-DK"/>
        </w:rPr>
        <w:t xml:space="preserve">vil </w:t>
      </w:r>
      <w:r w:rsidR="008C0BE5">
        <w:rPr>
          <w:bCs/>
          <w:sz w:val="28"/>
          <w:szCs w:val="28"/>
          <w:lang w:val="da-DK"/>
        </w:rPr>
        <w:t xml:space="preserve">eventuelle effekter af </w:t>
      </w:r>
      <w:r w:rsidR="005C7E0A">
        <w:rPr>
          <w:bCs/>
          <w:sz w:val="28"/>
          <w:szCs w:val="28"/>
          <w:lang w:val="da-DK"/>
        </w:rPr>
        <w:t xml:space="preserve">såvel </w:t>
      </w:r>
      <w:r w:rsidR="008C0BE5">
        <w:rPr>
          <w:bCs/>
          <w:sz w:val="28"/>
          <w:szCs w:val="28"/>
          <w:lang w:val="da-DK"/>
        </w:rPr>
        <w:t xml:space="preserve">sedimentfjernelse </w:t>
      </w:r>
      <w:r w:rsidR="005C7E0A">
        <w:rPr>
          <w:bCs/>
          <w:sz w:val="28"/>
          <w:szCs w:val="28"/>
          <w:lang w:val="da-DK"/>
        </w:rPr>
        <w:t>som</w:t>
      </w:r>
      <w:r w:rsidR="008C0BE5">
        <w:rPr>
          <w:bCs/>
          <w:sz w:val="28"/>
          <w:szCs w:val="28"/>
          <w:lang w:val="da-DK"/>
        </w:rPr>
        <w:t xml:space="preserve"> </w:t>
      </w:r>
      <w:proofErr w:type="spellStart"/>
      <w:r w:rsidR="008C0BE5">
        <w:rPr>
          <w:bCs/>
          <w:sz w:val="28"/>
          <w:szCs w:val="28"/>
          <w:lang w:val="da-DK"/>
        </w:rPr>
        <w:t>Phoslock</w:t>
      </w:r>
      <w:proofErr w:type="spellEnd"/>
      <w:r w:rsidR="008C0BE5">
        <w:rPr>
          <w:bCs/>
          <w:sz w:val="28"/>
          <w:szCs w:val="28"/>
          <w:lang w:val="da-DK"/>
        </w:rPr>
        <w:t xml:space="preserve">-behandling med </w:t>
      </w:r>
      <w:r w:rsidR="00FC5CDD">
        <w:rPr>
          <w:bCs/>
          <w:sz w:val="28"/>
          <w:szCs w:val="28"/>
          <w:lang w:val="da-DK"/>
        </w:rPr>
        <w:t xml:space="preserve">sikkerhed forsvinde med </w:t>
      </w:r>
      <w:r w:rsidR="006E0D85">
        <w:rPr>
          <w:bCs/>
          <w:sz w:val="28"/>
          <w:szCs w:val="28"/>
          <w:lang w:val="da-DK"/>
        </w:rPr>
        <w:t xml:space="preserve">de </w:t>
      </w:r>
      <w:r w:rsidR="008C0BE5">
        <w:rPr>
          <w:bCs/>
          <w:sz w:val="28"/>
          <w:szCs w:val="28"/>
          <w:lang w:val="da-DK"/>
        </w:rPr>
        <w:t xml:space="preserve">fortsatte </w:t>
      </w:r>
      <w:r w:rsidR="00FC5CDD">
        <w:rPr>
          <w:bCs/>
          <w:sz w:val="28"/>
          <w:szCs w:val="28"/>
          <w:lang w:val="da-DK"/>
        </w:rPr>
        <w:t xml:space="preserve">tilløb, som udskifter søens vand på blot </w:t>
      </w:r>
      <w:ins w:id="57" w:author="Kaj Sand-Jensen" w:date="2025-01-10T09:57:00Z">
        <w:r w:rsidR="00F619DA">
          <w:rPr>
            <w:bCs/>
            <w:sz w:val="28"/>
            <w:szCs w:val="28"/>
            <w:lang w:val="da-DK"/>
          </w:rPr>
          <w:t xml:space="preserve">omkring </w:t>
        </w:r>
      </w:ins>
      <w:r w:rsidR="00FC5CDD">
        <w:rPr>
          <w:bCs/>
          <w:sz w:val="28"/>
          <w:szCs w:val="28"/>
          <w:lang w:val="da-DK"/>
        </w:rPr>
        <w:t xml:space="preserve">tre år. Så glem </w:t>
      </w:r>
      <w:r w:rsidR="008C0BE5">
        <w:rPr>
          <w:bCs/>
          <w:sz w:val="28"/>
          <w:szCs w:val="28"/>
          <w:lang w:val="da-DK"/>
        </w:rPr>
        <w:t>det!</w:t>
      </w:r>
      <w:r w:rsidR="002D3D02">
        <w:rPr>
          <w:bCs/>
          <w:sz w:val="28"/>
          <w:szCs w:val="28"/>
          <w:lang w:val="da-DK"/>
        </w:rPr>
        <w:t xml:space="preserve"> </w:t>
      </w:r>
      <w:r w:rsidR="00FC5CDD">
        <w:rPr>
          <w:bCs/>
          <w:sz w:val="28"/>
          <w:szCs w:val="28"/>
          <w:lang w:val="da-DK"/>
        </w:rPr>
        <w:t xml:space="preserve">Der er kun én løsning – </w:t>
      </w:r>
      <w:r w:rsidR="008C0BE5">
        <w:rPr>
          <w:bCs/>
          <w:sz w:val="28"/>
          <w:szCs w:val="28"/>
          <w:lang w:val="da-DK"/>
        </w:rPr>
        <w:t xml:space="preserve">at </w:t>
      </w:r>
      <w:r w:rsidR="00EB1F37">
        <w:rPr>
          <w:bCs/>
          <w:sz w:val="28"/>
          <w:szCs w:val="28"/>
          <w:lang w:val="da-DK"/>
        </w:rPr>
        <w:t xml:space="preserve">reducere tilførsler af næringsstoffer udefra. </w:t>
      </w:r>
      <w:r w:rsidR="00FC5CDD">
        <w:rPr>
          <w:bCs/>
          <w:sz w:val="28"/>
          <w:szCs w:val="28"/>
          <w:lang w:val="da-DK"/>
        </w:rPr>
        <w:t xml:space="preserve"> </w:t>
      </w:r>
    </w:p>
    <w:p w14:paraId="2EA41C41" w14:textId="77777777" w:rsidR="00FC5CDD" w:rsidRDefault="00FC5CDD" w:rsidP="002D508E">
      <w:pPr>
        <w:rPr>
          <w:bCs/>
          <w:sz w:val="28"/>
          <w:szCs w:val="28"/>
          <w:lang w:val="da-DK"/>
        </w:rPr>
      </w:pPr>
    </w:p>
    <w:p w14:paraId="68DCA7F4" w14:textId="5674E08E" w:rsidR="00F31AFD" w:rsidRDefault="008C0BE5" w:rsidP="002D508E">
      <w:pPr>
        <w:rPr>
          <w:ins w:id="58" w:author="Kaj Sand-Jensen" w:date="2025-01-10T09:59:00Z"/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Den</w:t>
      </w:r>
      <w:r w:rsidR="005C7E0A">
        <w:rPr>
          <w:bCs/>
          <w:sz w:val="28"/>
          <w:szCs w:val="28"/>
          <w:lang w:val="da-DK"/>
        </w:rPr>
        <w:t>ne</w:t>
      </w:r>
      <w:r>
        <w:rPr>
          <w:bCs/>
          <w:sz w:val="28"/>
          <w:szCs w:val="28"/>
          <w:lang w:val="da-DK"/>
        </w:rPr>
        <w:t xml:space="preserve"> løsning har </w:t>
      </w:r>
      <w:r w:rsidR="004D261B">
        <w:rPr>
          <w:bCs/>
          <w:sz w:val="28"/>
          <w:szCs w:val="28"/>
          <w:lang w:val="da-DK"/>
        </w:rPr>
        <w:t xml:space="preserve">endog </w:t>
      </w:r>
      <w:r w:rsidR="00FC5CDD">
        <w:rPr>
          <w:bCs/>
          <w:sz w:val="28"/>
          <w:szCs w:val="28"/>
          <w:lang w:val="da-DK"/>
        </w:rPr>
        <w:t xml:space="preserve">tidligere vist sig </w:t>
      </w:r>
      <w:r w:rsidR="005C2BB9">
        <w:rPr>
          <w:bCs/>
          <w:sz w:val="28"/>
          <w:szCs w:val="28"/>
          <w:lang w:val="da-DK"/>
        </w:rPr>
        <w:t xml:space="preserve">yderst </w:t>
      </w:r>
      <w:r w:rsidR="00FC5CDD">
        <w:rPr>
          <w:bCs/>
          <w:sz w:val="28"/>
          <w:szCs w:val="28"/>
          <w:lang w:val="da-DK"/>
        </w:rPr>
        <w:t xml:space="preserve">effektiv. </w:t>
      </w:r>
      <w:r w:rsidR="00E16834">
        <w:rPr>
          <w:bCs/>
          <w:sz w:val="28"/>
          <w:szCs w:val="28"/>
          <w:lang w:val="da-DK"/>
        </w:rPr>
        <w:t>Fra 1980 og</w:t>
      </w:r>
      <w:ins w:id="59" w:author="Kaj Sand-Jensen" w:date="2025-01-10T09:58:00Z">
        <w:r w:rsidR="00F619DA">
          <w:rPr>
            <w:bCs/>
            <w:sz w:val="28"/>
            <w:szCs w:val="28"/>
            <w:lang w:val="da-DK"/>
          </w:rPr>
          <w:t xml:space="preserve"> frem,</w:t>
        </w:r>
      </w:ins>
      <w:r w:rsidR="00E16834">
        <w:rPr>
          <w:bCs/>
          <w:sz w:val="28"/>
          <w:szCs w:val="28"/>
          <w:lang w:val="da-DK"/>
        </w:rPr>
        <w:t xml:space="preserve"> forstærket af </w:t>
      </w:r>
      <w:r w:rsidR="004D261B">
        <w:rPr>
          <w:bCs/>
          <w:sz w:val="28"/>
          <w:szCs w:val="28"/>
          <w:lang w:val="da-DK"/>
        </w:rPr>
        <w:t xml:space="preserve">avanceret </w:t>
      </w:r>
      <w:r w:rsidR="00E16834">
        <w:rPr>
          <w:bCs/>
          <w:sz w:val="28"/>
          <w:szCs w:val="28"/>
          <w:lang w:val="da-DK"/>
        </w:rPr>
        <w:t xml:space="preserve">spildevandsrensning </w:t>
      </w:r>
      <w:r w:rsidR="00381E52">
        <w:rPr>
          <w:bCs/>
          <w:sz w:val="28"/>
          <w:szCs w:val="28"/>
          <w:lang w:val="da-DK"/>
        </w:rPr>
        <w:t>og oprettelse af to engsøer i Pøleå mellem 1990 og 2010</w:t>
      </w:r>
      <w:ins w:id="60" w:author="Kaj Sand-Jensen" w:date="2025-01-10T09:58:00Z">
        <w:r w:rsidR="00F619DA">
          <w:rPr>
            <w:bCs/>
            <w:sz w:val="28"/>
            <w:szCs w:val="28"/>
            <w:lang w:val="da-DK"/>
          </w:rPr>
          <w:t>,</w:t>
        </w:r>
      </w:ins>
      <w:r w:rsidR="00381E52">
        <w:rPr>
          <w:bCs/>
          <w:sz w:val="28"/>
          <w:szCs w:val="28"/>
          <w:lang w:val="da-DK"/>
        </w:rPr>
        <w:t xml:space="preserve"> f</w:t>
      </w:r>
      <w:ins w:id="61" w:author="Kaj Sand-Jensen" w:date="2025-01-10T09:58:00Z">
        <w:r w:rsidR="00F619DA">
          <w:rPr>
            <w:bCs/>
            <w:sz w:val="28"/>
            <w:szCs w:val="28"/>
            <w:lang w:val="da-DK"/>
          </w:rPr>
          <w:t xml:space="preserve">aldt </w:t>
        </w:r>
      </w:ins>
      <w:del w:id="62" w:author="Kaj Sand-Jensen" w:date="2025-01-10T09:58:00Z">
        <w:r w:rsidR="00381E52" w:rsidDel="00F619DA">
          <w:rPr>
            <w:bCs/>
            <w:sz w:val="28"/>
            <w:szCs w:val="28"/>
            <w:lang w:val="da-DK"/>
          </w:rPr>
          <w:delText xml:space="preserve">ik </w:delText>
        </w:r>
      </w:del>
      <w:r w:rsidR="000D15B2">
        <w:rPr>
          <w:bCs/>
          <w:sz w:val="28"/>
          <w:szCs w:val="28"/>
          <w:lang w:val="da-DK"/>
        </w:rPr>
        <w:t>TP-</w:t>
      </w:r>
      <w:r w:rsidR="00593533">
        <w:rPr>
          <w:bCs/>
          <w:sz w:val="28"/>
          <w:szCs w:val="28"/>
          <w:lang w:val="da-DK"/>
        </w:rPr>
        <w:t xml:space="preserve">indholdet </w:t>
      </w:r>
      <w:r w:rsidR="00EB1F37">
        <w:rPr>
          <w:bCs/>
          <w:sz w:val="28"/>
          <w:szCs w:val="28"/>
          <w:lang w:val="da-DK"/>
        </w:rPr>
        <w:t xml:space="preserve">til omkring en </w:t>
      </w:r>
      <w:r>
        <w:rPr>
          <w:bCs/>
          <w:sz w:val="28"/>
          <w:szCs w:val="28"/>
          <w:lang w:val="da-DK"/>
        </w:rPr>
        <w:t>femtedel</w:t>
      </w:r>
      <w:r w:rsidR="00761A79">
        <w:rPr>
          <w:bCs/>
          <w:sz w:val="28"/>
          <w:szCs w:val="28"/>
          <w:lang w:val="da-DK"/>
        </w:rPr>
        <w:t xml:space="preserve"> og TN </w:t>
      </w:r>
      <w:r w:rsidR="00381E52">
        <w:rPr>
          <w:bCs/>
          <w:sz w:val="28"/>
          <w:szCs w:val="28"/>
          <w:lang w:val="da-DK"/>
        </w:rPr>
        <w:t xml:space="preserve">blev </w:t>
      </w:r>
      <w:r w:rsidR="00610C1E">
        <w:rPr>
          <w:bCs/>
          <w:sz w:val="28"/>
          <w:szCs w:val="28"/>
          <w:lang w:val="da-DK"/>
        </w:rPr>
        <w:t>halvere</w:t>
      </w:r>
      <w:r w:rsidR="00381E52">
        <w:rPr>
          <w:bCs/>
          <w:sz w:val="28"/>
          <w:szCs w:val="28"/>
          <w:lang w:val="da-DK"/>
        </w:rPr>
        <w:t>t</w:t>
      </w:r>
      <w:r w:rsidR="00EB1F37">
        <w:rPr>
          <w:bCs/>
          <w:sz w:val="28"/>
          <w:szCs w:val="28"/>
          <w:lang w:val="da-DK"/>
        </w:rPr>
        <w:t xml:space="preserve">. </w:t>
      </w:r>
      <w:r w:rsidR="00E1777C">
        <w:rPr>
          <w:bCs/>
          <w:sz w:val="28"/>
          <w:szCs w:val="28"/>
          <w:lang w:val="da-DK"/>
        </w:rPr>
        <w:t>B</w:t>
      </w:r>
      <w:r w:rsidR="00E16834">
        <w:rPr>
          <w:bCs/>
          <w:sz w:val="28"/>
          <w:szCs w:val="28"/>
          <w:lang w:val="da-DK"/>
        </w:rPr>
        <w:t xml:space="preserve">edre håndtering af landbrugets gødning </w:t>
      </w:r>
      <w:r w:rsidR="00E1777C">
        <w:rPr>
          <w:bCs/>
          <w:sz w:val="28"/>
          <w:szCs w:val="28"/>
          <w:lang w:val="da-DK"/>
        </w:rPr>
        <w:t xml:space="preserve">i perioden </w:t>
      </w:r>
      <w:r w:rsidR="00EB1F37">
        <w:rPr>
          <w:bCs/>
          <w:sz w:val="28"/>
          <w:szCs w:val="28"/>
          <w:lang w:val="da-DK"/>
        </w:rPr>
        <w:t xml:space="preserve">bidrog også til at reducere </w:t>
      </w:r>
      <w:r w:rsidR="00610C1E">
        <w:rPr>
          <w:bCs/>
          <w:sz w:val="28"/>
          <w:szCs w:val="28"/>
          <w:lang w:val="da-DK"/>
        </w:rPr>
        <w:t xml:space="preserve">næringsindholdet </w:t>
      </w:r>
      <w:r w:rsidR="00EB1F37">
        <w:rPr>
          <w:bCs/>
          <w:sz w:val="28"/>
          <w:szCs w:val="28"/>
          <w:lang w:val="da-DK"/>
        </w:rPr>
        <w:t xml:space="preserve">(Figur </w:t>
      </w:r>
      <w:ins w:id="63" w:author="Kaj Sand-Jensen" w:date="2025-01-10T10:47:00Z">
        <w:r w:rsidR="00E10B44">
          <w:rPr>
            <w:bCs/>
            <w:sz w:val="28"/>
            <w:szCs w:val="28"/>
            <w:lang w:val="da-DK"/>
          </w:rPr>
          <w:t>2</w:t>
        </w:r>
      </w:ins>
      <w:del w:id="64" w:author="Kaj Sand-Jensen" w:date="2025-01-10T10:47:00Z">
        <w:r w:rsidR="00EB1F37" w:rsidDel="00E10B44">
          <w:rPr>
            <w:bCs/>
            <w:sz w:val="28"/>
            <w:szCs w:val="28"/>
            <w:lang w:val="da-DK"/>
          </w:rPr>
          <w:delText>1</w:delText>
        </w:r>
      </w:del>
      <w:r w:rsidR="002D3D02">
        <w:rPr>
          <w:bCs/>
          <w:sz w:val="28"/>
          <w:szCs w:val="28"/>
          <w:lang w:val="da-DK"/>
        </w:rPr>
        <w:t xml:space="preserve"> og </w:t>
      </w:r>
      <w:ins w:id="65" w:author="Kaj Sand-Jensen" w:date="2025-01-10T10:47:00Z">
        <w:r w:rsidR="00E10B44">
          <w:rPr>
            <w:bCs/>
            <w:sz w:val="28"/>
            <w:szCs w:val="28"/>
            <w:lang w:val="da-DK"/>
          </w:rPr>
          <w:t>3</w:t>
        </w:r>
      </w:ins>
      <w:del w:id="66" w:author="Kaj Sand-Jensen" w:date="2025-01-10T10:47:00Z">
        <w:r w:rsidR="002D3D02" w:rsidDel="00E10B44">
          <w:rPr>
            <w:bCs/>
            <w:sz w:val="28"/>
            <w:szCs w:val="28"/>
            <w:lang w:val="da-DK"/>
          </w:rPr>
          <w:delText>2</w:delText>
        </w:r>
      </w:del>
      <w:r w:rsidR="009030B4">
        <w:rPr>
          <w:bCs/>
          <w:sz w:val="28"/>
          <w:szCs w:val="28"/>
          <w:lang w:val="da-DK"/>
        </w:rPr>
        <w:t xml:space="preserve"> /2/</w:t>
      </w:r>
      <w:r w:rsidR="00EB1F37">
        <w:rPr>
          <w:bCs/>
          <w:sz w:val="28"/>
          <w:szCs w:val="28"/>
          <w:lang w:val="da-DK"/>
        </w:rPr>
        <w:t xml:space="preserve">). </w:t>
      </w:r>
      <w:r w:rsidR="00E1777C">
        <w:rPr>
          <w:bCs/>
          <w:sz w:val="28"/>
          <w:szCs w:val="28"/>
          <w:lang w:val="da-DK"/>
        </w:rPr>
        <w:t xml:space="preserve">Derfor faldt </w:t>
      </w:r>
      <w:r w:rsidR="00E16834">
        <w:rPr>
          <w:bCs/>
          <w:sz w:val="28"/>
          <w:szCs w:val="28"/>
          <w:lang w:val="da-DK"/>
        </w:rPr>
        <w:t>søens algemængde tilsvarende og sø</w:t>
      </w:r>
      <w:r w:rsidR="004D261B">
        <w:rPr>
          <w:bCs/>
          <w:sz w:val="28"/>
          <w:szCs w:val="28"/>
          <w:lang w:val="da-DK"/>
        </w:rPr>
        <w:t>vandet b</w:t>
      </w:r>
      <w:r w:rsidR="00E16834">
        <w:rPr>
          <w:bCs/>
          <w:sz w:val="28"/>
          <w:szCs w:val="28"/>
          <w:lang w:val="da-DK"/>
        </w:rPr>
        <w:t xml:space="preserve">lev klarere. Spritklar blev </w:t>
      </w:r>
      <w:r w:rsidR="00E1777C">
        <w:rPr>
          <w:bCs/>
          <w:sz w:val="28"/>
          <w:szCs w:val="28"/>
          <w:lang w:val="da-DK"/>
        </w:rPr>
        <w:t xml:space="preserve">vandet </w:t>
      </w:r>
      <w:r w:rsidR="00E16834">
        <w:rPr>
          <w:bCs/>
          <w:sz w:val="28"/>
          <w:szCs w:val="28"/>
          <w:lang w:val="da-DK"/>
        </w:rPr>
        <w:t>ikke</w:t>
      </w:r>
      <w:r w:rsidR="004D261B">
        <w:rPr>
          <w:bCs/>
          <w:sz w:val="28"/>
          <w:szCs w:val="28"/>
          <w:lang w:val="da-DK"/>
        </w:rPr>
        <w:t>,</w:t>
      </w:r>
      <w:r w:rsidR="00E16834">
        <w:rPr>
          <w:bCs/>
          <w:sz w:val="28"/>
          <w:szCs w:val="28"/>
          <w:lang w:val="da-DK"/>
        </w:rPr>
        <w:t xml:space="preserve"> for søen var</w:t>
      </w:r>
      <w:r w:rsidR="00593533">
        <w:rPr>
          <w:bCs/>
          <w:sz w:val="28"/>
          <w:szCs w:val="28"/>
          <w:lang w:val="da-DK"/>
        </w:rPr>
        <w:t xml:space="preserve"> </w:t>
      </w:r>
      <w:r w:rsidR="00E16834">
        <w:rPr>
          <w:bCs/>
          <w:sz w:val="28"/>
          <w:szCs w:val="28"/>
          <w:lang w:val="da-DK"/>
        </w:rPr>
        <w:t xml:space="preserve">og er fortsat næringsrig og </w:t>
      </w:r>
      <w:r w:rsidR="00610C1E">
        <w:rPr>
          <w:bCs/>
          <w:sz w:val="28"/>
          <w:szCs w:val="28"/>
          <w:lang w:val="da-DK"/>
        </w:rPr>
        <w:t>opslæmmede part</w:t>
      </w:r>
      <w:r w:rsidR="00E16834">
        <w:rPr>
          <w:bCs/>
          <w:sz w:val="28"/>
          <w:szCs w:val="28"/>
          <w:lang w:val="da-DK"/>
        </w:rPr>
        <w:t xml:space="preserve">ikler </w:t>
      </w:r>
      <w:r w:rsidR="00610C1E">
        <w:rPr>
          <w:bCs/>
          <w:sz w:val="28"/>
          <w:szCs w:val="28"/>
          <w:lang w:val="da-DK"/>
        </w:rPr>
        <w:t xml:space="preserve">medvirker til </w:t>
      </w:r>
      <w:r w:rsidR="0094624E">
        <w:rPr>
          <w:bCs/>
          <w:sz w:val="28"/>
          <w:szCs w:val="28"/>
          <w:lang w:val="da-DK"/>
        </w:rPr>
        <w:t>det uklare grøngule sø</w:t>
      </w:r>
      <w:r w:rsidR="00E16834">
        <w:rPr>
          <w:bCs/>
          <w:sz w:val="28"/>
          <w:szCs w:val="28"/>
          <w:lang w:val="da-DK"/>
        </w:rPr>
        <w:t>vand</w:t>
      </w:r>
      <w:r w:rsidR="0094624E">
        <w:rPr>
          <w:bCs/>
          <w:sz w:val="28"/>
          <w:szCs w:val="28"/>
          <w:lang w:val="da-DK"/>
        </w:rPr>
        <w:t>.</w:t>
      </w:r>
      <w:r w:rsidR="00E16834">
        <w:rPr>
          <w:bCs/>
          <w:sz w:val="28"/>
          <w:szCs w:val="28"/>
          <w:lang w:val="da-DK"/>
        </w:rPr>
        <w:t xml:space="preserve"> </w:t>
      </w:r>
    </w:p>
    <w:p w14:paraId="181A1988" w14:textId="3C523B0B" w:rsidR="00F619DA" w:rsidRDefault="00F619DA" w:rsidP="002D508E">
      <w:pPr>
        <w:rPr>
          <w:ins w:id="67" w:author="Kaj Sand-Jensen" w:date="2025-01-10T09:59:00Z"/>
          <w:bCs/>
          <w:sz w:val="28"/>
          <w:szCs w:val="28"/>
          <w:lang w:val="da-DK"/>
        </w:rPr>
      </w:pPr>
    </w:p>
    <w:p w14:paraId="39AFD729" w14:textId="1E63A2D5" w:rsidR="00F619DA" w:rsidRDefault="00F619DA" w:rsidP="002D508E">
      <w:pPr>
        <w:rPr>
          <w:bCs/>
          <w:sz w:val="28"/>
          <w:szCs w:val="28"/>
          <w:lang w:val="da-DK"/>
        </w:rPr>
      </w:pPr>
      <w:ins w:id="68" w:author="Kaj Sand-Jensen" w:date="2025-01-10T09:59:00Z">
        <w:r>
          <w:rPr>
            <w:bCs/>
            <w:sz w:val="28"/>
            <w:szCs w:val="28"/>
            <w:lang w:val="da-DK"/>
          </w:rPr>
          <w:t xml:space="preserve">Figur 2 </w:t>
        </w:r>
      </w:ins>
      <w:ins w:id="69" w:author="Kaj Sand-Jensen" w:date="2025-01-10T10:47:00Z">
        <w:r w:rsidR="00E10B44">
          <w:rPr>
            <w:bCs/>
            <w:sz w:val="28"/>
            <w:szCs w:val="28"/>
            <w:lang w:val="da-DK"/>
          </w:rPr>
          <w:t xml:space="preserve">og 3 </w:t>
        </w:r>
      </w:ins>
      <w:ins w:id="70" w:author="Kaj Sand-Jensen" w:date="2025-01-10T09:59:00Z">
        <w:r>
          <w:rPr>
            <w:bCs/>
            <w:sz w:val="28"/>
            <w:szCs w:val="28"/>
            <w:lang w:val="da-DK"/>
          </w:rPr>
          <w:t>placeres her</w:t>
        </w:r>
      </w:ins>
    </w:p>
    <w:p w14:paraId="7C5AC937" w14:textId="77777777" w:rsidR="00EB1F37" w:rsidRDefault="00EB1F37" w:rsidP="002D508E">
      <w:pPr>
        <w:rPr>
          <w:bCs/>
          <w:sz w:val="28"/>
          <w:szCs w:val="28"/>
          <w:lang w:val="da-DK"/>
        </w:rPr>
      </w:pPr>
    </w:p>
    <w:p w14:paraId="74241A46" w14:textId="2EC40158" w:rsidR="00FC5CDD" w:rsidRPr="00EB1F37" w:rsidRDefault="00EB1F37" w:rsidP="002D508E">
      <w:pPr>
        <w:rPr>
          <w:b/>
          <w:bCs/>
          <w:sz w:val="28"/>
          <w:szCs w:val="28"/>
          <w:lang w:val="da-DK"/>
        </w:rPr>
      </w:pPr>
      <w:r w:rsidRPr="00EB1F37">
        <w:rPr>
          <w:b/>
          <w:bCs/>
          <w:sz w:val="28"/>
          <w:szCs w:val="28"/>
          <w:lang w:val="da-DK"/>
        </w:rPr>
        <w:t>Næringskilder</w:t>
      </w:r>
    </w:p>
    <w:p w14:paraId="2810D915" w14:textId="25CA379D" w:rsidR="000033DF" w:rsidRDefault="004D261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N</w:t>
      </w:r>
      <w:r w:rsidR="00EB1F37">
        <w:rPr>
          <w:bCs/>
          <w:sz w:val="28"/>
          <w:szCs w:val="28"/>
          <w:lang w:val="da-DK"/>
        </w:rPr>
        <w:t xml:space="preserve">æringstilførsel </w:t>
      </w:r>
      <w:r>
        <w:rPr>
          <w:bCs/>
          <w:sz w:val="28"/>
          <w:szCs w:val="28"/>
          <w:lang w:val="da-DK"/>
        </w:rPr>
        <w:t xml:space="preserve">fra det åbne land og byernes spildevand </w:t>
      </w:r>
      <w:r w:rsidR="000033DF">
        <w:rPr>
          <w:bCs/>
          <w:sz w:val="28"/>
          <w:szCs w:val="28"/>
          <w:lang w:val="da-DK"/>
        </w:rPr>
        <w:t xml:space="preserve">til Arresø er senest opgjort af Miljøstyrelsen for perioden 2016-2018. Her </w:t>
      </w:r>
      <w:r>
        <w:rPr>
          <w:bCs/>
          <w:sz w:val="28"/>
          <w:szCs w:val="28"/>
          <w:lang w:val="da-DK"/>
        </w:rPr>
        <w:t>indgår</w:t>
      </w:r>
      <w:r w:rsidR="002D3D02">
        <w:rPr>
          <w:bCs/>
          <w:sz w:val="28"/>
          <w:szCs w:val="28"/>
          <w:lang w:val="da-DK"/>
        </w:rPr>
        <w:t xml:space="preserve"> også</w:t>
      </w:r>
      <w:r>
        <w:rPr>
          <w:bCs/>
          <w:sz w:val="28"/>
          <w:szCs w:val="28"/>
          <w:lang w:val="da-DK"/>
        </w:rPr>
        <w:t xml:space="preserve"> nedbørsbetingede tab</w:t>
      </w:r>
      <w:r w:rsidR="002D3D02">
        <w:rPr>
          <w:bCs/>
          <w:sz w:val="28"/>
          <w:szCs w:val="28"/>
          <w:lang w:val="da-DK"/>
        </w:rPr>
        <w:t xml:space="preserve">. </w:t>
      </w:r>
      <w:r w:rsidR="000033DF">
        <w:rPr>
          <w:bCs/>
          <w:sz w:val="28"/>
          <w:szCs w:val="28"/>
          <w:lang w:val="da-DK"/>
        </w:rPr>
        <w:t xml:space="preserve">Landbruget bidrager stort til næringstabene fra det åbne land. For fosfors vedkommende fordeler </w:t>
      </w:r>
      <w:r w:rsidR="009377BC">
        <w:rPr>
          <w:bCs/>
          <w:sz w:val="28"/>
          <w:szCs w:val="28"/>
          <w:lang w:val="da-DK"/>
        </w:rPr>
        <w:t xml:space="preserve">de </w:t>
      </w:r>
      <w:r w:rsidR="00FB0B1E">
        <w:rPr>
          <w:bCs/>
          <w:sz w:val="28"/>
          <w:szCs w:val="28"/>
          <w:lang w:val="da-DK"/>
        </w:rPr>
        <w:t xml:space="preserve">estimerede </w:t>
      </w:r>
      <w:r w:rsidR="000033DF">
        <w:rPr>
          <w:bCs/>
          <w:sz w:val="28"/>
          <w:szCs w:val="28"/>
          <w:lang w:val="da-DK"/>
        </w:rPr>
        <w:t xml:space="preserve">bidrag til Arresø sig med 45% </w:t>
      </w:r>
      <w:r>
        <w:rPr>
          <w:bCs/>
          <w:sz w:val="28"/>
          <w:szCs w:val="28"/>
          <w:lang w:val="da-DK"/>
        </w:rPr>
        <w:t xml:space="preserve">fra </w:t>
      </w:r>
      <w:r w:rsidR="000033DF">
        <w:rPr>
          <w:bCs/>
          <w:sz w:val="28"/>
          <w:szCs w:val="28"/>
          <w:lang w:val="da-DK"/>
        </w:rPr>
        <w:t>det åbne land</w:t>
      </w:r>
      <w:r>
        <w:rPr>
          <w:bCs/>
          <w:sz w:val="28"/>
          <w:szCs w:val="28"/>
          <w:lang w:val="da-DK"/>
        </w:rPr>
        <w:t>, 29% fra byernes rensningsanlæg</w:t>
      </w:r>
      <w:r w:rsidR="000033DF">
        <w:rPr>
          <w:bCs/>
          <w:sz w:val="28"/>
          <w:szCs w:val="28"/>
          <w:lang w:val="da-DK"/>
        </w:rPr>
        <w:t>, mens nedbørsbetingede bidrag udgør resten (26%). For kvælstofs vedkommende bidrager det åbne land med 64% og rensningsanlæggene med 32%, men</w:t>
      </w:r>
      <w:r>
        <w:rPr>
          <w:bCs/>
          <w:sz w:val="28"/>
          <w:szCs w:val="28"/>
          <w:lang w:val="da-DK"/>
        </w:rPr>
        <w:t>s</w:t>
      </w:r>
      <w:r w:rsidR="000033DF">
        <w:rPr>
          <w:bCs/>
          <w:sz w:val="28"/>
          <w:szCs w:val="28"/>
          <w:lang w:val="da-DK"/>
        </w:rPr>
        <w:t xml:space="preserve"> blot 4% er nedbørsbetinget. </w:t>
      </w:r>
    </w:p>
    <w:p w14:paraId="2964B274" w14:textId="77777777" w:rsidR="000033DF" w:rsidRDefault="000033DF" w:rsidP="002D508E">
      <w:pPr>
        <w:rPr>
          <w:bCs/>
          <w:sz w:val="28"/>
          <w:szCs w:val="28"/>
          <w:lang w:val="da-DK"/>
        </w:rPr>
      </w:pPr>
    </w:p>
    <w:p w14:paraId="57655895" w14:textId="32E7D458" w:rsidR="002D3D02" w:rsidRDefault="000033DF" w:rsidP="002D508E">
      <w:pPr>
        <w:rPr>
          <w:ins w:id="71" w:author="Kaj Sand-Jensen" w:date="2025-01-10T10:39:00Z"/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Tallene bekræfter </w:t>
      </w:r>
      <w:r w:rsidR="002D3D02">
        <w:rPr>
          <w:bCs/>
          <w:sz w:val="28"/>
          <w:szCs w:val="28"/>
          <w:lang w:val="da-DK"/>
        </w:rPr>
        <w:t xml:space="preserve">som ventet </w:t>
      </w:r>
      <w:r>
        <w:rPr>
          <w:bCs/>
          <w:sz w:val="28"/>
          <w:szCs w:val="28"/>
          <w:lang w:val="da-DK"/>
        </w:rPr>
        <w:t xml:space="preserve">landbruget </w:t>
      </w:r>
      <w:r w:rsidR="007D6993">
        <w:rPr>
          <w:bCs/>
          <w:sz w:val="28"/>
          <w:szCs w:val="28"/>
          <w:lang w:val="da-DK"/>
        </w:rPr>
        <w:t>og byerne</w:t>
      </w:r>
      <w:r w:rsidR="005F6805">
        <w:rPr>
          <w:bCs/>
          <w:sz w:val="28"/>
          <w:szCs w:val="28"/>
          <w:lang w:val="da-DK"/>
        </w:rPr>
        <w:t>s</w:t>
      </w:r>
      <w:r w:rsidR="007D6993">
        <w:rPr>
          <w:bCs/>
          <w:sz w:val="28"/>
          <w:szCs w:val="28"/>
          <w:lang w:val="da-DK"/>
        </w:rPr>
        <w:t xml:space="preserve"> rensningsanlæg som hovedkilder til næringstilførslen. Landbruget bidrager både via </w:t>
      </w:r>
      <w:r w:rsidR="002D3D02">
        <w:rPr>
          <w:bCs/>
          <w:sz w:val="28"/>
          <w:szCs w:val="28"/>
          <w:lang w:val="da-DK"/>
        </w:rPr>
        <w:t xml:space="preserve">overfladevand, </w:t>
      </w:r>
      <w:r w:rsidR="007D6993">
        <w:rPr>
          <w:bCs/>
          <w:sz w:val="28"/>
          <w:szCs w:val="28"/>
          <w:lang w:val="da-DK"/>
        </w:rPr>
        <w:t>drænvand og grundvand</w:t>
      </w:r>
      <w:r w:rsidR="004D261B">
        <w:rPr>
          <w:bCs/>
          <w:sz w:val="28"/>
          <w:szCs w:val="28"/>
          <w:lang w:val="da-DK"/>
        </w:rPr>
        <w:t xml:space="preserve">. </w:t>
      </w:r>
      <w:r w:rsidR="007D6993">
        <w:rPr>
          <w:bCs/>
          <w:sz w:val="28"/>
          <w:szCs w:val="28"/>
          <w:lang w:val="da-DK"/>
        </w:rPr>
        <w:t xml:space="preserve">Fosfor tilføres </w:t>
      </w:r>
      <w:r w:rsidR="002D3D02">
        <w:rPr>
          <w:bCs/>
          <w:sz w:val="28"/>
          <w:szCs w:val="28"/>
          <w:lang w:val="da-DK"/>
        </w:rPr>
        <w:t xml:space="preserve">således </w:t>
      </w:r>
      <w:r w:rsidR="007D6993">
        <w:rPr>
          <w:bCs/>
          <w:sz w:val="28"/>
          <w:szCs w:val="28"/>
          <w:lang w:val="da-DK"/>
        </w:rPr>
        <w:t xml:space="preserve">som opløst </w:t>
      </w:r>
      <w:r w:rsidR="00610C1E">
        <w:rPr>
          <w:bCs/>
          <w:sz w:val="28"/>
          <w:szCs w:val="28"/>
          <w:lang w:val="da-DK"/>
        </w:rPr>
        <w:t xml:space="preserve">uorganisk og organisk </w:t>
      </w:r>
      <w:r w:rsidR="007D6993">
        <w:rPr>
          <w:bCs/>
          <w:sz w:val="28"/>
          <w:szCs w:val="28"/>
          <w:lang w:val="da-DK"/>
        </w:rPr>
        <w:t>fosfat</w:t>
      </w:r>
      <w:r w:rsidR="00610C1E">
        <w:rPr>
          <w:bCs/>
          <w:sz w:val="28"/>
          <w:szCs w:val="28"/>
          <w:lang w:val="da-DK"/>
        </w:rPr>
        <w:t xml:space="preserve"> </w:t>
      </w:r>
      <w:r w:rsidR="00761A79">
        <w:rPr>
          <w:bCs/>
          <w:sz w:val="28"/>
          <w:szCs w:val="28"/>
          <w:lang w:val="da-DK"/>
        </w:rPr>
        <w:t xml:space="preserve">samt </w:t>
      </w:r>
      <w:r w:rsidR="002D3D02">
        <w:rPr>
          <w:bCs/>
          <w:sz w:val="28"/>
          <w:szCs w:val="28"/>
          <w:lang w:val="da-DK"/>
        </w:rPr>
        <w:t xml:space="preserve">mineralsk og organisk </w:t>
      </w:r>
      <w:r w:rsidR="007D6993">
        <w:rPr>
          <w:bCs/>
          <w:sz w:val="28"/>
          <w:szCs w:val="28"/>
          <w:lang w:val="da-DK"/>
        </w:rPr>
        <w:t xml:space="preserve">fosfor i jordpartikler, som </w:t>
      </w:r>
      <w:r w:rsidR="009377BC">
        <w:rPr>
          <w:bCs/>
          <w:sz w:val="28"/>
          <w:szCs w:val="28"/>
          <w:lang w:val="da-DK"/>
        </w:rPr>
        <w:t xml:space="preserve">eroderes </w:t>
      </w:r>
      <w:r w:rsidR="007D6993">
        <w:rPr>
          <w:bCs/>
          <w:sz w:val="28"/>
          <w:szCs w:val="28"/>
          <w:lang w:val="da-DK"/>
        </w:rPr>
        <w:t>af mark</w:t>
      </w:r>
      <w:r w:rsidR="009377BC">
        <w:rPr>
          <w:bCs/>
          <w:sz w:val="28"/>
          <w:szCs w:val="28"/>
          <w:lang w:val="da-DK"/>
        </w:rPr>
        <w:t xml:space="preserve">overflader </w:t>
      </w:r>
      <w:r w:rsidR="005C7E0A">
        <w:rPr>
          <w:bCs/>
          <w:sz w:val="28"/>
          <w:szCs w:val="28"/>
          <w:lang w:val="da-DK"/>
        </w:rPr>
        <w:t xml:space="preserve">og </w:t>
      </w:r>
      <w:r w:rsidR="009377BC">
        <w:rPr>
          <w:bCs/>
          <w:sz w:val="28"/>
          <w:szCs w:val="28"/>
          <w:lang w:val="da-DK"/>
        </w:rPr>
        <w:t>vandløbsbrinker</w:t>
      </w:r>
      <w:r w:rsidR="007D6993">
        <w:rPr>
          <w:bCs/>
          <w:sz w:val="28"/>
          <w:szCs w:val="28"/>
          <w:lang w:val="da-DK"/>
        </w:rPr>
        <w:t xml:space="preserve">. Man ser </w:t>
      </w:r>
      <w:r w:rsidR="009377BC">
        <w:rPr>
          <w:bCs/>
          <w:sz w:val="28"/>
          <w:szCs w:val="28"/>
          <w:lang w:val="da-DK"/>
        </w:rPr>
        <w:t xml:space="preserve">markerosionen </w:t>
      </w:r>
      <w:r w:rsidR="007D6993">
        <w:rPr>
          <w:bCs/>
          <w:sz w:val="28"/>
          <w:szCs w:val="28"/>
          <w:lang w:val="da-DK"/>
        </w:rPr>
        <w:t xml:space="preserve">som </w:t>
      </w:r>
      <w:proofErr w:type="spellStart"/>
      <w:r w:rsidR="007D6993">
        <w:rPr>
          <w:bCs/>
          <w:sz w:val="28"/>
          <w:szCs w:val="28"/>
          <w:lang w:val="da-DK"/>
        </w:rPr>
        <w:t>skyllerender</w:t>
      </w:r>
      <w:proofErr w:type="spellEnd"/>
      <w:r w:rsidR="007D6993">
        <w:rPr>
          <w:bCs/>
          <w:sz w:val="28"/>
          <w:szCs w:val="28"/>
          <w:lang w:val="da-DK"/>
        </w:rPr>
        <w:t xml:space="preserve"> i markerne, </w:t>
      </w:r>
      <w:r w:rsidR="00EB1F37">
        <w:rPr>
          <w:bCs/>
          <w:sz w:val="28"/>
          <w:szCs w:val="28"/>
          <w:lang w:val="da-DK"/>
        </w:rPr>
        <w:t xml:space="preserve">både hvor </w:t>
      </w:r>
      <w:r w:rsidR="007D6993">
        <w:rPr>
          <w:bCs/>
          <w:sz w:val="28"/>
          <w:szCs w:val="28"/>
          <w:lang w:val="da-DK"/>
        </w:rPr>
        <w:t>terrænet hælder</w:t>
      </w:r>
      <w:r w:rsidR="00EB1F37">
        <w:rPr>
          <w:bCs/>
          <w:sz w:val="28"/>
          <w:szCs w:val="28"/>
          <w:lang w:val="da-DK"/>
        </w:rPr>
        <w:t xml:space="preserve"> og hvor det er ganske fla</w:t>
      </w:r>
      <w:r w:rsidR="00280164">
        <w:rPr>
          <w:bCs/>
          <w:sz w:val="28"/>
          <w:szCs w:val="28"/>
          <w:lang w:val="da-DK"/>
        </w:rPr>
        <w:t>d</w:t>
      </w:r>
      <w:r w:rsidR="00EB1F37">
        <w:rPr>
          <w:bCs/>
          <w:sz w:val="28"/>
          <w:szCs w:val="28"/>
          <w:lang w:val="da-DK"/>
        </w:rPr>
        <w:t>t</w:t>
      </w:r>
      <w:r w:rsidR="00280164">
        <w:rPr>
          <w:bCs/>
          <w:sz w:val="28"/>
          <w:szCs w:val="28"/>
          <w:lang w:val="da-DK"/>
        </w:rPr>
        <w:t xml:space="preserve">. Især på lerjorde har kraftig regn svært ved at </w:t>
      </w:r>
      <w:r w:rsidR="009377BC">
        <w:rPr>
          <w:bCs/>
          <w:sz w:val="28"/>
          <w:szCs w:val="28"/>
          <w:lang w:val="da-DK"/>
        </w:rPr>
        <w:t xml:space="preserve">trænge ned og overfladejorden eroderes enten via sprækker i jorden og videre til drænene eller via </w:t>
      </w:r>
      <w:proofErr w:type="spellStart"/>
      <w:r w:rsidR="009377BC">
        <w:rPr>
          <w:bCs/>
          <w:sz w:val="28"/>
          <w:szCs w:val="28"/>
          <w:lang w:val="da-DK"/>
        </w:rPr>
        <w:t>s</w:t>
      </w:r>
      <w:r w:rsidR="002D3D02">
        <w:rPr>
          <w:bCs/>
          <w:sz w:val="28"/>
          <w:szCs w:val="28"/>
          <w:lang w:val="da-DK"/>
        </w:rPr>
        <w:t>kyllerender</w:t>
      </w:r>
      <w:proofErr w:type="spellEnd"/>
      <w:r w:rsidR="009377BC">
        <w:rPr>
          <w:bCs/>
          <w:sz w:val="28"/>
          <w:szCs w:val="28"/>
          <w:lang w:val="da-DK"/>
        </w:rPr>
        <w:t xml:space="preserve">. </w:t>
      </w:r>
      <w:r w:rsidR="00610C1E">
        <w:rPr>
          <w:bCs/>
          <w:sz w:val="28"/>
          <w:szCs w:val="28"/>
          <w:lang w:val="da-DK"/>
        </w:rPr>
        <w:t xml:space="preserve">En </w:t>
      </w:r>
      <w:r w:rsidR="007E1DCE">
        <w:rPr>
          <w:bCs/>
          <w:sz w:val="28"/>
          <w:szCs w:val="28"/>
          <w:lang w:val="da-DK"/>
        </w:rPr>
        <w:t xml:space="preserve">engelsk </w:t>
      </w:r>
      <w:r w:rsidR="00BA0242">
        <w:rPr>
          <w:bCs/>
          <w:sz w:val="28"/>
          <w:szCs w:val="28"/>
          <w:lang w:val="da-DK"/>
        </w:rPr>
        <w:t xml:space="preserve">undersøgelse </w:t>
      </w:r>
      <w:r w:rsidR="007E1DCE">
        <w:rPr>
          <w:bCs/>
          <w:sz w:val="28"/>
          <w:szCs w:val="28"/>
          <w:lang w:val="da-DK"/>
        </w:rPr>
        <w:t xml:space="preserve">har målt </w:t>
      </w:r>
      <w:r w:rsidR="000D7679">
        <w:rPr>
          <w:bCs/>
          <w:sz w:val="28"/>
          <w:szCs w:val="28"/>
          <w:lang w:val="da-DK"/>
        </w:rPr>
        <w:t xml:space="preserve">heftige </w:t>
      </w:r>
      <w:r w:rsidR="007E1DCE">
        <w:rPr>
          <w:bCs/>
          <w:sz w:val="28"/>
          <w:szCs w:val="28"/>
          <w:lang w:val="da-DK"/>
        </w:rPr>
        <w:t xml:space="preserve">erosionstab på </w:t>
      </w:r>
      <w:r w:rsidR="007E1DCE">
        <w:rPr>
          <w:bCs/>
          <w:sz w:val="28"/>
          <w:szCs w:val="28"/>
          <w:lang w:val="da-DK"/>
        </w:rPr>
        <w:lastRenderedPageBreak/>
        <w:t xml:space="preserve">0,32 kg P/ha </w:t>
      </w:r>
      <w:r w:rsidR="00BA0242">
        <w:rPr>
          <w:bCs/>
          <w:sz w:val="28"/>
          <w:szCs w:val="28"/>
          <w:lang w:val="da-DK"/>
        </w:rPr>
        <w:t xml:space="preserve">på blot en </w:t>
      </w:r>
      <w:r w:rsidR="007E1DCE">
        <w:rPr>
          <w:bCs/>
          <w:sz w:val="28"/>
          <w:szCs w:val="28"/>
          <w:lang w:val="da-DK"/>
        </w:rPr>
        <w:t>time</w:t>
      </w:r>
      <w:r w:rsidR="000D7679">
        <w:rPr>
          <w:bCs/>
          <w:sz w:val="28"/>
          <w:szCs w:val="28"/>
          <w:lang w:val="da-DK"/>
        </w:rPr>
        <w:t xml:space="preserve"> med </w:t>
      </w:r>
      <w:r w:rsidR="007E1DCE">
        <w:rPr>
          <w:bCs/>
          <w:sz w:val="28"/>
          <w:szCs w:val="28"/>
          <w:lang w:val="da-DK"/>
        </w:rPr>
        <w:t>9 mm regn</w:t>
      </w:r>
      <w:r w:rsidR="000D7679">
        <w:rPr>
          <w:bCs/>
          <w:sz w:val="28"/>
          <w:szCs w:val="28"/>
          <w:lang w:val="da-DK"/>
        </w:rPr>
        <w:t xml:space="preserve"> /3/</w:t>
      </w:r>
      <w:r w:rsidR="007E1DCE">
        <w:rPr>
          <w:bCs/>
          <w:sz w:val="28"/>
          <w:szCs w:val="28"/>
          <w:lang w:val="da-DK"/>
        </w:rPr>
        <w:t xml:space="preserve">. </w:t>
      </w:r>
      <w:r w:rsidR="00761A79">
        <w:rPr>
          <w:bCs/>
          <w:sz w:val="28"/>
          <w:szCs w:val="28"/>
          <w:lang w:val="da-DK"/>
        </w:rPr>
        <w:t xml:space="preserve">Erosionen </w:t>
      </w:r>
      <w:r w:rsidR="002D3D02">
        <w:rPr>
          <w:bCs/>
          <w:sz w:val="28"/>
          <w:szCs w:val="28"/>
          <w:lang w:val="da-DK"/>
        </w:rPr>
        <w:t xml:space="preserve">afhænger af </w:t>
      </w:r>
      <w:r w:rsidR="007E1DCE">
        <w:rPr>
          <w:bCs/>
          <w:sz w:val="28"/>
          <w:szCs w:val="28"/>
          <w:lang w:val="da-DK"/>
        </w:rPr>
        <w:t>nedbørsintensitet, terrænhældning, jordtype og vegetation.</w:t>
      </w:r>
      <w:r w:rsidR="002D3D02">
        <w:rPr>
          <w:bCs/>
          <w:sz w:val="28"/>
          <w:szCs w:val="28"/>
          <w:lang w:val="da-DK"/>
        </w:rPr>
        <w:t xml:space="preserve"> </w:t>
      </w:r>
    </w:p>
    <w:p w14:paraId="02C9F263" w14:textId="18647F35" w:rsidR="008A0842" w:rsidRDefault="008A0842" w:rsidP="002D508E">
      <w:pPr>
        <w:rPr>
          <w:ins w:id="72" w:author="Kaj Sand-Jensen" w:date="2025-01-10T10:39:00Z"/>
          <w:bCs/>
          <w:sz w:val="28"/>
          <w:szCs w:val="28"/>
          <w:lang w:val="da-DK"/>
        </w:rPr>
      </w:pPr>
    </w:p>
    <w:p w14:paraId="6270D36B" w14:textId="02DDFD46" w:rsidR="008A0842" w:rsidRDefault="008A0842" w:rsidP="002D508E">
      <w:pPr>
        <w:rPr>
          <w:bCs/>
          <w:sz w:val="28"/>
          <w:szCs w:val="28"/>
          <w:lang w:val="da-DK"/>
        </w:rPr>
      </w:pPr>
      <w:ins w:id="73" w:author="Kaj Sand-Jensen" w:date="2025-01-10T10:39:00Z">
        <w:r>
          <w:rPr>
            <w:bCs/>
            <w:sz w:val="28"/>
            <w:szCs w:val="28"/>
            <w:lang w:val="da-DK"/>
          </w:rPr>
          <w:t xml:space="preserve">Figur </w:t>
        </w:r>
      </w:ins>
      <w:ins w:id="74" w:author="Kaj Sand-Jensen" w:date="2025-01-10T10:49:00Z">
        <w:r w:rsidR="00E10B44">
          <w:rPr>
            <w:bCs/>
            <w:sz w:val="28"/>
            <w:szCs w:val="28"/>
            <w:lang w:val="da-DK"/>
          </w:rPr>
          <w:t>4</w:t>
        </w:r>
      </w:ins>
      <w:ins w:id="75" w:author="Kaj Sand-Jensen" w:date="2025-01-10T10:39:00Z">
        <w:r>
          <w:rPr>
            <w:bCs/>
            <w:sz w:val="28"/>
            <w:szCs w:val="28"/>
            <w:lang w:val="da-DK"/>
          </w:rPr>
          <w:t xml:space="preserve"> placeres her.</w:t>
        </w:r>
      </w:ins>
    </w:p>
    <w:p w14:paraId="49C0FACA" w14:textId="77777777" w:rsidR="002D3D02" w:rsidRDefault="002D3D02" w:rsidP="002D508E">
      <w:pPr>
        <w:rPr>
          <w:bCs/>
          <w:sz w:val="28"/>
          <w:szCs w:val="28"/>
          <w:lang w:val="da-DK"/>
        </w:rPr>
      </w:pPr>
    </w:p>
    <w:p w14:paraId="3F8C21F2" w14:textId="77777777" w:rsidR="000D7679" w:rsidRDefault="00BC2A56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Man ser </w:t>
      </w:r>
      <w:r w:rsidR="00280164">
        <w:rPr>
          <w:bCs/>
          <w:sz w:val="28"/>
          <w:szCs w:val="28"/>
          <w:lang w:val="da-DK"/>
        </w:rPr>
        <w:t xml:space="preserve">de mange jordpartikler </w:t>
      </w:r>
      <w:r w:rsidR="00511D61">
        <w:rPr>
          <w:bCs/>
          <w:sz w:val="28"/>
          <w:szCs w:val="28"/>
          <w:lang w:val="da-DK"/>
        </w:rPr>
        <w:t>opsl</w:t>
      </w:r>
      <w:r w:rsidR="006E0D85">
        <w:rPr>
          <w:bCs/>
          <w:sz w:val="28"/>
          <w:szCs w:val="28"/>
          <w:lang w:val="da-DK"/>
        </w:rPr>
        <w:t>æ</w:t>
      </w:r>
      <w:r w:rsidR="00511D61">
        <w:rPr>
          <w:bCs/>
          <w:sz w:val="28"/>
          <w:szCs w:val="28"/>
          <w:lang w:val="da-DK"/>
        </w:rPr>
        <w:t xml:space="preserve">mmet </w:t>
      </w:r>
      <w:r w:rsidR="00280164">
        <w:rPr>
          <w:bCs/>
          <w:sz w:val="28"/>
          <w:szCs w:val="28"/>
          <w:lang w:val="da-DK"/>
        </w:rPr>
        <w:t xml:space="preserve">i </w:t>
      </w:r>
      <w:proofErr w:type="spellStart"/>
      <w:r w:rsidR="005C7E0A">
        <w:rPr>
          <w:bCs/>
          <w:sz w:val="28"/>
          <w:szCs w:val="28"/>
          <w:lang w:val="da-DK"/>
        </w:rPr>
        <w:t>skylle</w:t>
      </w:r>
      <w:r w:rsidR="00280164">
        <w:rPr>
          <w:bCs/>
          <w:sz w:val="28"/>
          <w:szCs w:val="28"/>
          <w:lang w:val="da-DK"/>
        </w:rPr>
        <w:t>render</w:t>
      </w:r>
      <w:proofErr w:type="spellEnd"/>
      <w:r w:rsidR="005C7E0A">
        <w:rPr>
          <w:bCs/>
          <w:sz w:val="28"/>
          <w:szCs w:val="28"/>
          <w:lang w:val="da-DK"/>
        </w:rPr>
        <w:t xml:space="preserve">, </w:t>
      </w:r>
      <w:r w:rsidR="00280164">
        <w:rPr>
          <w:bCs/>
          <w:sz w:val="28"/>
          <w:szCs w:val="28"/>
          <w:lang w:val="da-DK"/>
        </w:rPr>
        <w:t xml:space="preserve">grøfter og vandløb </w:t>
      </w:r>
      <w:r w:rsidR="002D3D02">
        <w:rPr>
          <w:bCs/>
          <w:sz w:val="28"/>
          <w:szCs w:val="28"/>
          <w:lang w:val="da-DK"/>
        </w:rPr>
        <w:t xml:space="preserve">samt </w:t>
      </w:r>
      <w:r w:rsidR="005C7E0A">
        <w:rPr>
          <w:bCs/>
          <w:sz w:val="28"/>
          <w:szCs w:val="28"/>
          <w:lang w:val="da-DK"/>
        </w:rPr>
        <w:t xml:space="preserve">i </w:t>
      </w:r>
      <w:r w:rsidR="002D3D02">
        <w:rPr>
          <w:bCs/>
          <w:sz w:val="28"/>
          <w:szCs w:val="28"/>
          <w:lang w:val="da-DK"/>
        </w:rPr>
        <w:t xml:space="preserve">udløb i søer </w:t>
      </w:r>
      <w:r w:rsidR="00280164">
        <w:rPr>
          <w:bCs/>
          <w:sz w:val="28"/>
          <w:szCs w:val="28"/>
          <w:lang w:val="da-DK"/>
        </w:rPr>
        <w:t xml:space="preserve">efter høj nedbør. </w:t>
      </w:r>
      <w:r w:rsidR="007D6993">
        <w:rPr>
          <w:bCs/>
          <w:sz w:val="28"/>
          <w:szCs w:val="28"/>
          <w:lang w:val="da-DK"/>
        </w:rPr>
        <w:t>De</w:t>
      </w:r>
      <w:r w:rsidR="00C966CB">
        <w:rPr>
          <w:bCs/>
          <w:sz w:val="28"/>
          <w:szCs w:val="28"/>
          <w:lang w:val="da-DK"/>
        </w:rPr>
        <w:t xml:space="preserve">nne flugt af overfladens </w:t>
      </w:r>
      <w:r w:rsidR="00FB0B1E">
        <w:rPr>
          <w:bCs/>
          <w:sz w:val="28"/>
          <w:szCs w:val="28"/>
          <w:lang w:val="da-DK"/>
        </w:rPr>
        <w:t xml:space="preserve">og brinkernes </w:t>
      </w:r>
      <w:r w:rsidR="00C966CB">
        <w:rPr>
          <w:bCs/>
          <w:sz w:val="28"/>
          <w:szCs w:val="28"/>
          <w:lang w:val="da-DK"/>
        </w:rPr>
        <w:t xml:space="preserve">jord er </w:t>
      </w:r>
      <w:r w:rsidR="007D6993">
        <w:rPr>
          <w:bCs/>
          <w:sz w:val="28"/>
          <w:szCs w:val="28"/>
          <w:lang w:val="da-DK"/>
        </w:rPr>
        <w:t>svær at opgøre</w:t>
      </w:r>
      <w:r w:rsidR="002D3D02">
        <w:rPr>
          <w:bCs/>
          <w:sz w:val="28"/>
          <w:szCs w:val="28"/>
          <w:lang w:val="da-DK"/>
        </w:rPr>
        <w:t xml:space="preserve">. </w:t>
      </w:r>
      <w:r w:rsidR="004C58F4">
        <w:rPr>
          <w:bCs/>
          <w:sz w:val="28"/>
          <w:szCs w:val="28"/>
          <w:lang w:val="da-DK"/>
        </w:rPr>
        <w:t>Buske og trævækst holder bedst på brinkerne</w:t>
      </w:r>
      <w:r w:rsidR="00511D61">
        <w:rPr>
          <w:bCs/>
          <w:sz w:val="28"/>
          <w:szCs w:val="28"/>
          <w:lang w:val="da-DK"/>
        </w:rPr>
        <w:t xml:space="preserve"> og mindsker erosionen</w:t>
      </w:r>
      <w:r w:rsidR="004C58F4">
        <w:rPr>
          <w:bCs/>
          <w:sz w:val="28"/>
          <w:szCs w:val="28"/>
          <w:lang w:val="da-DK"/>
        </w:rPr>
        <w:t xml:space="preserve">. Det kunne Kronvang </w:t>
      </w:r>
      <w:r w:rsidR="000D7679">
        <w:rPr>
          <w:bCs/>
          <w:sz w:val="28"/>
          <w:szCs w:val="28"/>
          <w:lang w:val="da-DK"/>
        </w:rPr>
        <w:t xml:space="preserve">og senere studier fra DMU </w:t>
      </w:r>
      <w:r w:rsidR="004C58F4">
        <w:rPr>
          <w:bCs/>
          <w:sz w:val="28"/>
          <w:szCs w:val="28"/>
          <w:lang w:val="da-DK"/>
        </w:rPr>
        <w:t xml:space="preserve">påvise ved </w:t>
      </w:r>
      <w:r w:rsidR="002D3D02">
        <w:rPr>
          <w:bCs/>
          <w:sz w:val="28"/>
          <w:szCs w:val="28"/>
          <w:lang w:val="da-DK"/>
        </w:rPr>
        <w:t>at stikke mange metal målepinde ind i brinkerne</w:t>
      </w:r>
      <w:r w:rsidR="006E0D85">
        <w:rPr>
          <w:bCs/>
          <w:sz w:val="28"/>
          <w:szCs w:val="28"/>
          <w:lang w:val="da-DK"/>
        </w:rPr>
        <w:t xml:space="preserve"> og følge erosionen over tid</w:t>
      </w:r>
      <w:r w:rsidR="00511D61">
        <w:rPr>
          <w:bCs/>
          <w:sz w:val="28"/>
          <w:szCs w:val="28"/>
          <w:lang w:val="da-DK"/>
        </w:rPr>
        <w:t xml:space="preserve"> /</w:t>
      </w:r>
      <w:r w:rsidR="000D7679">
        <w:rPr>
          <w:bCs/>
          <w:sz w:val="28"/>
          <w:szCs w:val="28"/>
          <w:lang w:val="da-DK"/>
        </w:rPr>
        <w:t>4-6</w:t>
      </w:r>
      <w:r w:rsidR="00511D61">
        <w:rPr>
          <w:bCs/>
          <w:sz w:val="28"/>
          <w:szCs w:val="28"/>
          <w:lang w:val="da-DK"/>
        </w:rPr>
        <w:t>/</w:t>
      </w:r>
      <w:r w:rsidR="00E04A9A">
        <w:rPr>
          <w:bCs/>
          <w:sz w:val="28"/>
          <w:szCs w:val="28"/>
          <w:lang w:val="da-DK"/>
        </w:rPr>
        <w:t xml:space="preserve">. </w:t>
      </w:r>
    </w:p>
    <w:p w14:paraId="3EA3D06F" w14:textId="77777777" w:rsidR="000D7679" w:rsidRDefault="000D7679" w:rsidP="0014683D">
      <w:pPr>
        <w:rPr>
          <w:bCs/>
          <w:sz w:val="28"/>
          <w:szCs w:val="28"/>
          <w:lang w:val="da-DK"/>
        </w:rPr>
      </w:pPr>
    </w:p>
    <w:p w14:paraId="01BF9391" w14:textId="29858E33" w:rsidR="00511D61" w:rsidRDefault="00E04A9A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</w:t>
      </w:r>
      <w:r w:rsidR="004C58F4">
        <w:rPr>
          <w:bCs/>
          <w:sz w:val="28"/>
          <w:szCs w:val="28"/>
          <w:lang w:val="da-DK"/>
        </w:rPr>
        <w:t xml:space="preserve"> 2006-2009 målt</w:t>
      </w:r>
      <w:r>
        <w:rPr>
          <w:bCs/>
          <w:sz w:val="28"/>
          <w:szCs w:val="28"/>
          <w:lang w:val="da-DK"/>
        </w:rPr>
        <w:t>e de</w:t>
      </w:r>
      <w:r w:rsidR="004C58F4">
        <w:rPr>
          <w:bCs/>
          <w:sz w:val="28"/>
          <w:szCs w:val="28"/>
          <w:lang w:val="da-DK"/>
        </w:rPr>
        <w:t xml:space="preserve"> netto</w:t>
      </w:r>
      <w:r>
        <w:rPr>
          <w:bCs/>
          <w:sz w:val="28"/>
          <w:szCs w:val="28"/>
          <w:lang w:val="da-DK"/>
        </w:rPr>
        <w:t>-</w:t>
      </w:r>
      <w:r w:rsidR="002D3D02">
        <w:rPr>
          <w:bCs/>
          <w:sz w:val="28"/>
          <w:szCs w:val="28"/>
          <w:lang w:val="da-DK"/>
        </w:rPr>
        <w:t>fosfortabet i Odense Å</w:t>
      </w:r>
      <w:r w:rsidR="004C58F4"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t xml:space="preserve">til </w:t>
      </w:r>
      <w:r w:rsidR="004C58F4">
        <w:rPr>
          <w:bCs/>
          <w:sz w:val="28"/>
          <w:szCs w:val="28"/>
          <w:lang w:val="da-DK"/>
        </w:rPr>
        <w:t xml:space="preserve">2,4-6,3 tons P </w:t>
      </w:r>
      <w:r>
        <w:rPr>
          <w:bCs/>
          <w:sz w:val="28"/>
          <w:szCs w:val="28"/>
          <w:lang w:val="da-DK"/>
        </w:rPr>
        <w:t>år</w:t>
      </w:r>
      <w:r w:rsidRPr="000C0452">
        <w:rPr>
          <w:bCs/>
          <w:sz w:val="28"/>
          <w:szCs w:val="28"/>
          <w:vertAlign w:val="superscript"/>
          <w:lang w:val="da-DK"/>
        </w:rPr>
        <w:t>-1</w:t>
      </w:r>
      <w:r>
        <w:rPr>
          <w:bCs/>
          <w:sz w:val="28"/>
          <w:szCs w:val="28"/>
          <w:lang w:val="da-DK"/>
        </w:rPr>
        <w:t xml:space="preserve">, hvilket udgjorde </w:t>
      </w:r>
      <w:r w:rsidR="004C58F4">
        <w:rPr>
          <w:bCs/>
          <w:sz w:val="28"/>
          <w:szCs w:val="28"/>
          <w:lang w:val="da-DK"/>
        </w:rPr>
        <w:t>21-62% af fosfortabet fra diffuse kilder og i snit 23% af det samlede fosfortab til Odense Fjord</w:t>
      </w:r>
      <w:r w:rsidR="000D7679">
        <w:rPr>
          <w:bCs/>
          <w:sz w:val="28"/>
          <w:szCs w:val="28"/>
          <w:lang w:val="da-DK"/>
        </w:rPr>
        <w:t xml:space="preserve"> /5/</w:t>
      </w:r>
      <w:r w:rsidR="0072571E">
        <w:rPr>
          <w:bCs/>
          <w:sz w:val="28"/>
          <w:szCs w:val="28"/>
          <w:lang w:val="da-DK"/>
        </w:rPr>
        <w:t xml:space="preserve">. </w:t>
      </w:r>
      <w:r w:rsidR="00253D87">
        <w:rPr>
          <w:bCs/>
          <w:sz w:val="28"/>
          <w:szCs w:val="28"/>
          <w:lang w:val="da-DK"/>
        </w:rPr>
        <w:t>Brutto-tabet var markant større end n</w:t>
      </w:r>
      <w:r w:rsidR="0094624E">
        <w:rPr>
          <w:bCs/>
          <w:sz w:val="28"/>
          <w:szCs w:val="28"/>
          <w:lang w:val="da-DK"/>
        </w:rPr>
        <w:t>etto-tabet</w:t>
      </w:r>
      <w:r w:rsidR="00253D87">
        <w:rPr>
          <w:bCs/>
          <w:sz w:val="28"/>
          <w:szCs w:val="28"/>
          <w:lang w:val="da-DK"/>
        </w:rPr>
        <w:t>,</w:t>
      </w:r>
      <w:r w:rsidR="0094624E">
        <w:rPr>
          <w:bCs/>
          <w:sz w:val="28"/>
          <w:szCs w:val="28"/>
          <w:lang w:val="da-DK"/>
        </w:rPr>
        <w:t xml:space="preserve"> da </w:t>
      </w:r>
      <w:r w:rsidR="00253D87">
        <w:rPr>
          <w:bCs/>
          <w:sz w:val="28"/>
          <w:szCs w:val="28"/>
          <w:lang w:val="da-DK"/>
        </w:rPr>
        <w:t xml:space="preserve">eroderede </w:t>
      </w:r>
      <w:r w:rsidR="007D04E4">
        <w:rPr>
          <w:bCs/>
          <w:sz w:val="28"/>
          <w:szCs w:val="28"/>
          <w:lang w:val="da-DK"/>
        </w:rPr>
        <w:t>partikler sedimenterede længere nedstrøms</w:t>
      </w:r>
      <w:r w:rsidR="00253D87">
        <w:rPr>
          <w:bCs/>
          <w:sz w:val="28"/>
          <w:szCs w:val="28"/>
          <w:lang w:val="da-DK"/>
        </w:rPr>
        <w:t xml:space="preserve">. </w:t>
      </w:r>
      <w:r w:rsidR="007D04E4">
        <w:rPr>
          <w:bCs/>
          <w:sz w:val="28"/>
          <w:szCs w:val="28"/>
          <w:lang w:val="da-DK"/>
        </w:rPr>
        <w:t>Det</w:t>
      </w:r>
      <w:r w:rsidR="0072571E">
        <w:rPr>
          <w:bCs/>
          <w:sz w:val="28"/>
          <w:szCs w:val="28"/>
          <w:lang w:val="da-DK"/>
        </w:rPr>
        <w:t xml:space="preserve"> meste</w:t>
      </w:r>
      <w:r w:rsidR="007D04E4">
        <w:rPr>
          <w:bCs/>
          <w:sz w:val="28"/>
          <w:szCs w:val="28"/>
          <w:lang w:val="da-DK"/>
        </w:rPr>
        <w:t xml:space="preserve">, </w:t>
      </w:r>
      <w:r w:rsidR="0072571E">
        <w:rPr>
          <w:bCs/>
          <w:sz w:val="28"/>
          <w:szCs w:val="28"/>
          <w:lang w:val="da-DK"/>
        </w:rPr>
        <w:t>71% af</w:t>
      </w:r>
      <w:r w:rsidR="00F75BE9">
        <w:rPr>
          <w:bCs/>
          <w:sz w:val="28"/>
          <w:szCs w:val="28"/>
          <w:lang w:val="da-DK"/>
        </w:rPr>
        <w:t xml:space="preserve"> </w:t>
      </w:r>
      <w:r w:rsidR="00253D87">
        <w:rPr>
          <w:bCs/>
          <w:sz w:val="28"/>
          <w:szCs w:val="28"/>
          <w:lang w:val="da-DK"/>
        </w:rPr>
        <w:t>erosions</w:t>
      </w:r>
      <w:r w:rsidR="00511D61">
        <w:rPr>
          <w:bCs/>
          <w:sz w:val="28"/>
          <w:szCs w:val="28"/>
          <w:lang w:val="da-DK"/>
        </w:rPr>
        <w:t>tab</w:t>
      </w:r>
      <w:r w:rsidR="007D04E4">
        <w:rPr>
          <w:bCs/>
          <w:sz w:val="28"/>
          <w:szCs w:val="28"/>
          <w:lang w:val="da-DK"/>
        </w:rPr>
        <w:t>et</w:t>
      </w:r>
      <w:r w:rsidR="00511D61">
        <w:rPr>
          <w:bCs/>
          <w:sz w:val="28"/>
          <w:szCs w:val="28"/>
          <w:lang w:val="da-DK"/>
        </w:rPr>
        <w:t xml:space="preserve"> v</w:t>
      </w:r>
      <w:r w:rsidR="0072571E">
        <w:rPr>
          <w:bCs/>
          <w:sz w:val="28"/>
          <w:szCs w:val="28"/>
          <w:lang w:val="da-DK"/>
        </w:rPr>
        <w:t xml:space="preserve">ar </w:t>
      </w:r>
      <w:r w:rsidR="0014683D">
        <w:rPr>
          <w:bCs/>
          <w:sz w:val="28"/>
          <w:szCs w:val="28"/>
          <w:lang w:val="da-DK"/>
        </w:rPr>
        <w:t>biologisk tilgængeligt</w:t>
      </w:r>
      <w:r w:rsidR="004C58F4">
        <w:rPr>
          <w:bCs/>
          <w:sz w:val="28"/>
          <w:szCs w:val="28"/>
          <w:lang w:val="da-DK"/>
        </w:rPr>
        <w:t>.</w:t>
      </w:r>
      <w:r w:rsidR="007D04E4">
        <w:rPr>
          <w:bCs/>
          <w:sz w:val="28"/>
          <w:szCs w:val="28"/>
          <w:lang w:val="da-DK"/>
        </w:rPr>
        <w:t xml:space="preserve"> </w:t>
      </w:r>
    </w:p>
    <w:p w14:paraId="79A333E6" w14:textId="050AFE50" w:rsidR="006A084E" w:rsidRDefault="006A084E" w:rsidP="0014683D">
      <w:pPr>
        <w:rPr>
          <w:bCs/>
          <w:sz w:val="28"/>
          <w:szCs w:val="28"/>
          <w:lang w:val="da-DK"/>
        </w:rPr>
      </w:pPr>
    </w:p>
    <w:p w14:paraId="53DA0A67" w14:textId="54D6AB4E" w:rsidR="0072571E" w:rsidRDefault="00511D61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Udover brinker eroderes </w:t>
      </w:r>
      <w:r w:rsidR="007D04E4">
        <w:rPr>
          <w:bCs/>
          <w:sz w:val="28"/>
          <w:szCs w:val="28"/>
          <w:lang w:val="da-DK"/>
        </w:rPr>
        <w:t xml:space="preserve">som nævnt </w:t>
      </w:r>
      <w:r w:rsidR="0014683D">
        <w:rPr>
          <w:bCs/>
          <w:sz w:val="28"/>
          <w:szCs w:val="28"/>
          <w:lang w:val="da-DK"/>
        </w:rPr>
        <w:t>mark</w:t>
      </w:r>
      <w:r>
        <w:rPr>
          <w:bCs/>
          <w:sz w:val="28"/>
          <w:szCs w:val="28"/>
          <w:lang w:val="da-DK"/>
        </w:rPr>
        <w:t xml:space="preserve">overflader. </w:t>
      </w:r>
      <w:r w:rsidR="000D15B2">
        <w:rPr>
          <w:bCs/>
          <w:sz w:val="28"/>
          <w:szCs w:val="28"/>
          <w:lang w:val="da-DK"/>
        </w:rPr>
        <w:t xml:space="preserve">Det tab er ukendt for Odense Å og Arresøs opland. </w:t>
      </w:r>
      <w:r w:rsidR="00EB418B">
        <w:rPr>
          <w:bCs/>
          <w:sz w:val="28"/>
          <w:szCs w:val="28"/>
          <w:lang w:val="da-DK"/>
        </w:rPr>
        <w:t xml:space="preserve">I </w:t>
      </w:r>
      <w:proofErr w:type="spellStart"/>
      <w:r w:rsidR="00EB418B">
        <w:rPr>
          <w:bCs/>
          <w:sz w:val="28"/>
          <w:szCs w:val="28"/>
          <w:lang w:val="da-DK"/>
        </w:rPr>
        <w:t>Gelbæk</w:t>
      </w:r>
      <w:proofErr w:type="spellEnd"/>
      <w:r w:rsidR="00EB418B">
        <w:rPr>
          <w:bCs/>
          <w:sz w:val="28"/>
          <w:szCs w:val="28"/>
          <w:lang w:val="da-DK"/>
        </w:rPr>
        <w:t xml:space="preserve"> i Midtjylland </w:t>
      </w:r>
      <w:r w:rsidR="000D15B2">
        <w:rPr>
          <w:bCs/>
          <w:sz w:val="28"/>
          <w:szCs w:val="28"/>
          <w:lang w:val="da-DK"/>
        </w:rPr>
        <w:t xml:space="preserve">skete </w:t>
      </w:r>
      <w:r w:rsidR="00EB418B">
        <w:rPr>
          <w:bCs/>
          <w:sz w:val="28"/>
          <w:szCs w:val="28"/>
          <w:lang w:val="da-DK"/>
        </w:rPr>
        <w:t>7% af den samlede fosfor</w:t>
      </w:r>
      <w:r w:rsidR="000D15B2">
        <w:rPr>
          <w:bCs/>
          <w:sz w:val="28"/>
          <w:szCs w:val="28"/>
          <w:lang w:val="da-DK"/>
        </w:rPr>
        <w:t xml:space="preserve">tab </w:t>
      </w:r>
      <w:r w:rsidR="00EB418B">
        <w:rPr>
          <w:bCs/>
          <w:sz w:val="28"/>
          <w:szCs w:val="28"/>
          <w:lang w:val="da-DK"/>
        </w:rPr>
        <w:t>overfladisk fra markerne, mens tabet via drænene udgjorde 11-18%</w:t>
      </w:r>
      <w:r w:rsidR="00BC2A56">
        <w:rPr>
          <w:bCs/>
          <w:sz w:val="28"/>
          <w:szCs w:val="28"/>
          <w:lang w:val="da-DK"/>
        </w:rPr>
        <w:t xml:space="preserve"> /</w:t>
      </w:r>
      <w:r w:rsidR="000D7679">
        <w:rPr>
          <w:bCs/>
          <w:sz w:val="28"/>
          <w:szCs w:val="28"/>
          <w:lang w:val="da-DK"/>
        </w:rPr>
        <w:t>4</w:t>
      </w:r>
      <w:r w:rsidR="00BC2A56">
        <w:rPr>
          <w:bCs/>
          <w:sz w:val="28"/>
          <w:szCs w:val="28"/>
          <w:lang w:val="da-DK"/>
        </w:rPr>
        <w:t>/</w:t>
      </w:r>
      <w:r w:rsidR="000D15B2">
        <w:rPr>
          <w:bCs/>
          <w:sz w:val="28"/>
          <w:szCs w:val="28"/>
          <w:lang w:val="da-DK"/>
        </w:rPr>
        <w:t xml:space="preserve">, men disse talstørrelser kan ikke umiddelbart overføres til andre vandløb med anderledes jordtype, terræn og nedbør. </w:t>
      </w:r>
      <w:r w:rsidR="000D7679">
        <w:rPr>
          <w:bCs/>
          <w:sz w:val="28"/>
          <w:szCs w:val="28"/>
          <w:lang w:val="da-DK"/>
        </w:rPr>
        <w:t xml:space="preserve">Overfladeerosion </w:t>
      </w:r>
      <w:r w:rsidR="000D15B2">
        <w:rPr>
          <w:bCs/>
          <w:sz w:val="28"/>
          <w:szCs w:val="28"/>
          <w:lang w:val="da-DK"/>
        </w:rPr>
        <w:t xml:space="preserve">er sandsynligvis større på </w:t>
      </w:r>
      <w:commentRangeStart w:id="76"/>
      <w:del w:id="77" w:author="Kaj Sand-Jensen" w:date="2025-01-10T10:03:00Z">
        <w:r w:rsidR="000D15B2" w:rsidDel="00F619DA">
          <w:rPr>
            <w:bCs/>
            <w:sz w:val="28"/>
            <w:szCs w:val="28"/>
            <w:lang w:val="da-DK"/>
          </w:rPr>
          <w:delText>Ø</w:delText>
        </w:r>
      </w:del>
      <w:commentRangeEnd w:id="76"/>
      <w:r w:rsidR="00E47565">
        <w:rPr>
          <w:rStyle w:val="CommentReference"/>
        </w:rPr>
        <w:commentReference w:id="76"/>
      </w:r>
      <w:del w:id="78" w:author="Kaj Sand-Jensen" w:date="2025-01-10T10:03:00Z">
        <w:r w:rsidR="000D15B2" w:rsidDel="00F619DA">
          <w:rPr>
            <w:bCs/>
            <w:sz w:val="28"/>
            <w:szCs w:val="28"/>
            <w:lang w:val="da-DK"/>
          </w:rPr>
          <w:delText xml:space="preserve">ernes </w:delText>
        </w:r>
      </w:del>
      <w:r w:rsidR="000D15B2">
        <w:rPr>
          <w:bCs/>
          <w:sz w:val="28"/>
          <w:szCs w:val="28"/>
          <w:lang w:val="da-DK"/>
        </w:rPr>
        <w:t>lerjorde</w:t>
      </w:r>
      <w:ins w:id="79" w:author="Kaj Sand-Jensen" w:date="2025-01-10T10:03:00Z">
        <w:r w:rsidR="00F619DA">
          <w:rPr>
            <w:bCs/>
            <w:sz w:val="28"/>
            <w:szCs w:val="28"/>
            <w:lang w:val="da-DK"/>
          </w:rPr>
          <w:t xml:space="preserve"> på Sjælland</w:t>
        </w:r>
      </w:ins>
      <w:r w:rsidR="00EB418B">
        <w:rPr>
          <w:bCs/>
          <w:sz w:val="28"/>
          <w:szCs w:val="28"/>
          <w:lang w:val="da-DK"/>
        </w:rPr>
        <w:t xml:space="preserve">. </w:t>
      </w:r>
    </w:p>
    <w:p w14:paraId="725384C1" w14:textId="0918CE90" w:rsidR="006A084E" w:rsidRDefault="006A084E" w:rsidP="0014683D">
      <w:pPr>
        <w:rPr>
          <w:bCs/>
          <w:sz w:val="28"/>
          <w:szCs w:val="28"/>
          <w:lang w:val="da-DK"/>
        </w:rPr>
      </w:pPr>
    </w:p>
    <w:p w14:paraId="17B913E7" w14:textId="4FD24FB9" w:rsidR="006A084E" w:rsidRDefault="006A1714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Mere generelt har </w:t>
      </w:r>
      <w:commentRangeStart w:id="80"/>
      <w:del w:id="81" w:author="Kaj Sand-Jensen" w:date="2025-01-10T10:04:00Z">
        <w:r w:rsidDel="00F619DA">
          <w:rPr>
            <w:bCs/>
            <w:sz w:val="28"/>
            <w:szCs w:val="28"/>
            <w:lang w:val="da-DK"/>
          </w:rPr>
          <w:delText>Århus-</w:delText>
        </w:r>
      </w:del>
      <w:r>
        <w:rPr>
          <w:bCs/>
          <w:sz w:val="28"/>
          <w:szCs w:val="28"/>
          <w:lang w:val="da-DK"/>
        </w:rPr>
        <w:t>forskere</w:t>
      </w:r>
      <w:commentRangeEnd w:id="80"/>
      <w:r w:rsidR="00067CA3">
        <w:rPr>
          <w:rStyle w:val="CommentReference"/>
        </w:rPr>
        <w:commentReference w:id="80"/>
      </w:r>
      <w:r>
        <w:rPr>
          <w:bCs/>
          <w:sz w:val="28"/>
          <w:szCs w:val="28"/>
          <w:lang w:val="da-DK"/>
        </w:rPr>
        <w:t xml:space="preserve"> </w:t>
      </w:r>
      <w:ins w:id="82" w:author="Kaj Sand-Jensen" w:date="2025-01-10T10:04:00Z">
        <w:r w:rsidR="00F619DA">
          <w:rPr>
            <w:bCs/>
            <w:sz w:val="28"/>
            <w:szCs w:val="28"/>
            <w:lang w:val="da-DK"/>
          </w:rPr>
          <w:t xml:space="preserve">fra </w:t>
        </w:r>
      </w:ins>
      <w:ins w:id="83" w:author="Kaj Sand-Jensen" w:date="2025-01-10T10:43:00Z">
        <w:r w:rsidR="008A0842">
          <w:rPr>
            <w:bCs/>
            <w:sz w:val="28"/>
            <w:szCs w:val="28"/>
            <w:lang w:val="da-DK"/>
          </w:rPr>
          <w:t>A</w:t>
        </w:r>
      </w:ins>
      <w:ins w:id="84" w:author="Kaj Sand-Jensen" w:date="2025-01-10T10:04:00Z">
        <w:r w:rsidR="00F619DA">
          <w:rPr>
            <w:bCs/>
            <w:sz w:val="28"/>
            <w:szCs w:val="28"/>
            <w:lang w:val="da-DK"/>
          </w:rPr>
          <w:t xml:space="preserve">arhus Universitet </w:t>
        </w:r>
      </w:ins>
      <w:r>
        <w:rPr>
          <w:bCs/>
          <w:sz w:val="28"/>
          <w:szCs w:val="28"/>
          <w:lang w:val="da-DK"/>
        </w:rPr>
        <w:t xml:space="preserve">på landsplan </w:t>
      </w:r>
      <w:r w:rsidR="0081481C">
        <w:rPr>
          <w:bCs/>
          <w:sz w:val="28"/>
          <w:szCs w:val="28"/>
          <w:lang w:val="da-DK"/>
        </w:rPr>
        <w:t xml:space="preserve">estimeret </w:t>
      </w:r>
      <w:r w:rsidR="006A084E">
        <w:rPr>
          <w:bCs/>
          <w:sz w:val="28"/>
          <w:szCs w:val="28"/>
          <w:lang w:val="da-DK"/>
        </w:rPr>
        <w:t xml:space="preserve">P-tabet ved brinkerosion </w:t>
      </w:r>
      <w:r w:rsidR="0081481C">
        <w:rPr>
          <w:bCs/>
          <w:sz w:val="28"/>
          <w:szCs w:val="28"/>
          <w:lang w:val="da-DK"/>
        </w:rPr>
        <w:t xml:space="preserve">til </w:t>
      </w:r>
      <w:r w:rsidR="006A084E">
        <w:rPr>
          <w:bCs/>
          <w:sz w:val="28"/>
          <w:szCs w:val="28"/>
          <w:lang w:val="da-DK"/>
        </w:rPr>
        <w:t>omkring halvdelen af det samlede tab</w:t>
      </w:r>
      <w:r w:rsidR="0081481C">
        <w:rPr>
          <w:bCs/>
          <w:sz w:val="28"/>
          <w:szCs w:val="28"/>
          <w:lang w:val="da-DK"/>
        </w:rPr>
        <w:t xml:space="preserve"> fra det åbne land</w:t>
      </w:r>
      <w:r w:rsidR="004B1A9A">
        <w:rPr>
          <w:bCs/>
          <w:sz w:val="28"/>
          <w:szCs w:val="28"/>
          <w:lang w:val="da-DK"/>
        </w:rPr>
        <w:t xml:space="preserve"> /</w:t>
      </w:r>
      <w:r w:rsidR="000D7679">
        <w:rPr>
          <w:bCs/>
          <w:sz w:val="28"/>
          <w:szCs w:val="28"/>
          <w:lang w:val="da-DK"/>
        </w:rPr>
        <w:t>6</w:t>
      </w:r>
      <w:r w:rsidR="004B1A9A">
        <w:rPr>
          <w:bCs/>
          <w:sz w:val="28"/>
          <w:szCs w:val="28"/>
          <w:lang w:val="da-DK"/>
        </w:rPr>
        <w:t>/</w:t>
      </w:r>
      <w:r w:rsidR="006A084E">
        <w:rPr>
          <w:bCs/>
          <w:sz w:val="28"/>
          <w:szCs w:val="28"/>
          <w:lang w:val="da-DK"/>
        </w:rPr>
        <w:t xml:space="preserve">. </w:t>
      </w:r>
      <w:r w:rsidR="004B1A9A">
        <w:rPr>
          <w:bCs/>
          <w:sz w:val="28"/>
          <w:szCs w:val="28"/>
          <w:lang w:val="da-DK"/>
        </w:rPr>
        <w:t>B</w:t>
      </w:r>
      <w:r w:rsidR="006A084E">
        <w:rPr>
          <w:bCs/>
          <w:sz w:val="28"/>
          <w:szCs w:val="28"/>
          <w:lang w:val="da-DK"/>
        </w:rPr>
        <w:t xml:space="preserve">uske og træer </w:t>
      </w:r>
      <w:r w:rsidR="000D7679">
        <w:rPr>
          <w:bCs/>
          <w:sz w:val="28"/>
          <w:szCs w:val="28"/>
          <w:lang w:val="da-DK"/>
        </w:rPr>
        <w:t xml:space="preserve">holder på jorden, og når de </w:t>
      </w:r>
      <w:r w:rsidR="006A084E">
        <w:rPr>
          <w:bCs/>
          <w:sz w:val="28"/>
          <w:szCs w:val="28"/>
          <w:lang w:val="da-DK"/>
        </w:rPr>
        <w:t>fjerne</w:t>
      </w:r>
      <w:r w:rsidR="005C1D0A">
        <w:rPr>
          <w:bCs/>
          <w:sz w:val="28"/>
          <w:szCs w:val="28"/>
          <w:lang w:val="da-DK"/>
        </w:rPr>
        <w:t>s</w:t>
      </w:r>
      <w:r w:rsidR="006A084E">
        <w:rPr>
          <w:bCs/>
          <w:sz w:val="28"/>
          <w:szCs w:val="28"/>
          <w:lang w:val="da-DK"/>
        </w:rPr>
        <w:t xml:space="preserve"> ved </w:t>
      </w:r>
      <w:del w:id="85" w:author="Kaj Sand-Jensen" w:date="2025-01-10T10:04:00Z">
        <w:r w:rsidR="006A084E" w:rsidDel="00D62F87">
          <w:rPr>
            <w:bCs/>
            <w:sz w:val="28"/>
            <w:szCs w:val="28"/>
            <w:lang w:val="da-DK"/>
          </w:rPr>
          <w:delText>op</w:delText>
        </w:r>
      </w:del>
      <w:r w:rsidR="006A084E">
        <w:rPr>
          <w:bCs/>
          <w:sz w:val="28"/>
          <w:szCs w:val="28"/>
          <w:lang w:val="da-DK"/>
        </w:rPr>
        <w:t>dyrkning</w:t>
      </w:r>
      <w:r>
        <w:rPr>
          <w:bCs/>
          <w:sz w:val="28"/>
          <w:szCs w:val="28"/>
          <w:lang w:val="da-DK"/>
        </w:rPr>
        <w:t xml:space="preserve"> </w:t>
      </w:r>
      <w:ins w:id="86" w:author="Kaj Sand-Jensen" w:date="2025-01-10T10:05:00Z">
        <w:r w:rsidR="00D62F87">
          <w:rPr>
            <w:bCs/>
            <w:sz w:val="28"/>
            <w:szCs w:val="28"/>
            <w:lang w:val="da-DK"/>
          </w:rPr>
          <w:t xml:space="preserve">og jordbehandling </w:t>
        </w:r>
      </w:ins>
      <w:r w:rsidR="000D7679">
        <w:rPr>
          <w:bCs/>
          <w:sz w:val="28"/>
          <w:szCs w:val="28"/>
          <w:lang w:val="da-DK"/>
        </w:rPr>
        <w:t xml:space="preserve">ud </w:t>
      </w:r>
      <w:r>
        <w:rPr>
          <w:bCs/>
          <w:sz w:val="28"/>
          <w:szCs w:val="28"/>
          <w:lang w:val="da-DK"/>
        </w:rPr>
        <w:t>til vandløbene</w:t>
      </w:r>
      <w:r w:rsidR="006A084E">
        <w:rPr>
          <w:bCs/>
          <w:sz w:val="28"/>
          <w:szCs w:val="28"/>
          <w:lang w:val="da-DK"/>
        </w:rPr>
        <w:t xml:space="preserve">, </w:t>
      </w:r>
      <w:r w:rsidR="000D7679">
        <w:rPr>
          <w:bCs/>
          <w:sz w:val="28"/>
          <w:szCs w:val="28"/>
          <w:lang w:val="da-DK"/>
        </w:rPr>
        <w:t xml:space="preserve">eller </w:t>
      </w:r>
      <w:del w:id="87" w:author="Kaj Sand-Jensen" w:date="2025-01-10T10:06:00Z">
        <w:r w:rsidR="007D04E4" w:rsidDel="00D62F87">
          <w:rPr>
            <w:bCs/>
            <w:sz w:val="28"/>
            <w:szCs w:val="28"/>
            <w:lang w:val="da-DK"/>
          </w:rPr>
          <w:delText xml:space="preserve">genvækst </w:delText>
        </w:r>
        <w:r w:rsidR="000D7679" w:rsidDel="00D62F87">
          <w:rPr>
            <w:bCs/>
            <w:sz w:val="28"/>
            <w:szCs w:val="28"/>
            <w:lang w:val="da-DK"/>
          </w:rPr>
          <w:delText>bliver umulig</w:delText>
        </w:r>
      </w:del>
      <w:r w:rsidR="000D7679">
        <w:rPr>
          <w:bCs/>
          <w:sz w:val="28"/>
          <w:szCs w:val="28"/>
          <w:lang w:val="da-DK"/>
        </w:rPr>
        <w:t xml:space="preserve"> </w:t>
      </w:r>
      <w:ins w:id="88" w:author="Kaj Sand-Jensen" w:date="2025-01-10T10:06:00Z">
        <w:r w:rsidR="00D62F87">
          <w:rPr>
            <w:bCs/>
            <w:sz w:val="28"/>
            <w:szCs w:val="28"/>
            <w:lang w:val="da-DK"/>
          </w:rPr>
          <w:t xml:space="preserve">genvækst bliver umulig </w:t>
        </w:r>
      </w:ins>
      <w:r w:rsidR="007D04E4">
        <w:rPr>
          <w:bCs/>
          <w:sz w:val="28"/>
          <w:szCs w:val="28"/>
          <w:lang w:val="da-DK"/>
        </w:rPr>
        <w:t xml:space="preserve">ved indskrænkning </w:t>
      </w:r>
      <w:ins w:id="89" w:author="Kaj Sand-Jensen" w:date="2025-01-10T10:07:00Z">
        <w:r w:rsidR="00D62F87">
          <w:rPr>
            <w:bCs/>
            <w:sz w:val="28"/>
            <w:szCs w:val="28"/>
            <w:lang w:val="da-DK"/>
          </w:rPr>
          <w:t xml:space="preserve">af </w:t>
        </w:r>
        <w:proofErr w:type="spellStart"/>
        <w:r w:rsidR="00D62F87">
          <w:rPr>
            <w:bCs/>
            <w:sz w:val="28"/>
            <w:szCs w:val="28"/>
            <w:lang w:val="da-DK"/>
          </w:rPr>
          <w:t>udyrkede</w:t>
        </w:r>
        <w:proofErr w:type="spellEnd"/>
        <w:r w:rsidR="00D62F87">
          <w:rPr>
            <w:bCs/>
            <w:sz w:val="28"/>
            <w:szCs w:val="28"/>
            <w:lang w:val="da-DK"/>
          </w:rPr>
          <w:t xml:space="preserve"> bræmmer fra </w:t>
        </w:r>
      </w:ins>
      <w:del w:id="90" w:author="Kaj Sand-Jensen" w:date="2025-01-10T10:07:00Z">
        <w:r w:rsidR="007D04E4" w:rsidDel="00D62F87">
          <w:rPr>
            <w:bCs/>
            <w:sz w:val="28"/>
            <w:szCs w:val="28"/>
            <w:lang w:val="da-DK"/>
          </w:rPr>
          <w:delText xml:space="preserve">af </w:delText>
        </w:r>
      </w:del>
      <w:r w:rsidR="0081481C">
        <w:rPr>
          <w:bCs/>
          <w:sz w:val="28"/>
          <w:szCs w:val="28"/>
          <w:lang w:val="da-DK"/>
        </w:rPr>
        <w:t xml:space="preserve">10 m </w:t>
      </w:r>
      <w:r w:rsidR="007D04E4">
        <w:rPr>
          <w:bCs/>
          <w:sz w:val="28"/>
          <w:szCs w:val="28"/>
          <w:lang w:val="da-DK"/>
        </w:rPr>
        <w:t>til 2 m bræmmer med Landbrugspakken</w:t>
      </w:r>
      <w:r w:rsidR="00863B3F">
        <w:rPr>
          <w:bCs/>
          <w:sz w:val="28"/>
          <w:szCs w:val="28"/>
          <w:lang w:val="da-DK"/>
        </w:rPr>
        <w:t xml:space="preserve"> i 2016</w:t>
      </w:r>
      <w:ins w:id="91" w:author="Kaj Sand-Jensen" w:date="2025-01-10T10:07:00Z">
        <w:r w:rsidR="00D62F87">
          <w:rPr>
            <w:bCs/>
            <w:sz w:val="28"/>
            <w:szCs w:val="28"/>
            <w:lang w:val="da-DK"/>
          </w:rPr>
          <w:t xml:space="preserve">, vil </w:t>
        </w:r>
      </w:ins>
      <w:del w:id="92" w:author="Kaj Sand-Jensen" w:date="2025-01-10T10:07:00Z">
        <w:r w:rsidR="000D7679" w:rsidDel="00D62F87">
          <w:rPr>
            <w:bCs/>
            <w:sz w:val="28"/>
            <w:szCs w:val="28"/>
            <w:lang w:val="da-DK"/>
          </w:rPr>
          <w:delText xml:space="preserve"> øges </w:delText>
        </w:r>
      </w:del>
      <w:r w:rsidR="000D7679">
        <w:rPr>
          <w:bCs/>
          <w:sz w:val="28"/>
          <w:szCs w:val="28"/>
          <w:lang w:val="da-DK"/>
        </w:rPr>
        <w:t>brinkerosionen</w:t>
      </w:r>
      <w:ins w:id="93" w:author="Kaj Sand-Jensen" w:date="2025-01-10T10:07:00Z">
        <w:r w:rsidR="00D62F87">
          <w:rPr>
            <w:bCs/>
            <w:sz w:val="28"/>
            <w:szCs w:val="28"/>
            <w:lang w:val="da-DK"/>
          </w:rPr>
          <w:t xml:space="preserve"> stige</w:t>
        </w:r>
      </w:ins>
      <w:r w:rsidR="007D04E4">
        <w:rPr>
          <w:bCs/>
          <w:sz w:val="28"/>
          <w:szCs w:val="28"/>
          <w:lang w:val="da-DK"/>
        </w:rPr>
        <w:t xml:space="preserve">. </w:t>
      </w:r>
      <w:r w:rsidR="00863B3F">
        <w:rPr>
          <w:bCs/>
          <w:sz w:val="28"/>
          <w:szCs w:val="28"/>
          <w:lang w:val="da-DK"/>
        </w:rPr>
        <w:t xml:space="preserve">Kanalisering af vandløbene, fjernelse af </w:t>
      </w:r>
      <w:proofErr w:type="spellStart"/>
      <w:r w:rsidR="00863B3F">
        <w:rPr>
          <w:bCs/>
          <w:sz w:val="28"/>
          <w:szCs w:val="28"/>
          <w:lang w:val="da-DK"/>
        </w:rPr>
        <w:t>meanderbuer</w:t>
      </w:r>
      <w:proofErr w:type="spellEnd"/>
      <w:r w:rsidR="00863B3F">
        <w:rPr>
          <w:bCs/>
          <w:sz w:val="28"/>
          <w:szCs w:val="28"/>
          <w:lang w:val="da-DK"/>
        </w:rPr>
        <w:t xml:space="preserve"> og bagvande </w:t>
      </w:r>
      <w:ins w:id="94" w:author="Kaj Sand-Jensen" w:date="2025-01-10T10:08:00Z">
        <w:r w:rsidR="00D62F87">
          <w:rPr>
            <w:bCs/>
            <w:sz w:val="28"/>
            <w:szCs w:val="28"/>
            <w:lang w:val="da-DK"/>
          </w:rPr>
          <w:t xml:space="preserve">gennem de sidste 100-150 år </w:t>
        </w:r>
      </w:ins>
      <w:del w:id="95" w:author="Kaj Sand-Jensen" w:date="2025-01-10T10:08:00Z">
        <w:r w:rsidDel="00D62F87">
          <w:rPr>
            <w:bCs/>
            <w:sz w:val="28"/>
            <w:szCs w:val="28"/>
            <w:lang w:val="da-DK"/>
          </w:rPr>
          <w:delText xml:space="preserve">i nyere tid </w:delText>
        </w:r>
      </w:del>
      <w:r w:rsidR="00863B3F">
        <w:rPr>
          <w:bCs/>
          <w:sz w:val="28"/>
          <w:szCs w:val="28"/>
          <w:lang w:val="da-DK"/>
        </w:rPr>
        <w:t xml:space="preserve">har </w:t>
      </w:r>
      <w:r w:rsidR="00DE13CF">
        <w:rPr>
          <w:bCs/>
          <w:sz w:val="28"/>
          <w:szCs w:val="28"/>
          <w:lang w:val="da-DK"/>
        </w:rPr>
        <w:t xml:space="preserve">også </w:t>
      </w:r>
      <w:r w:rsidR="00863B3F">
        <w:rPr>
          <w:bCs/>
          <w:sz w:val="28"/>
          <w:szCs w:val="28"/>
          <w:lang w:val="da-DK"/>
        </w:rPr>
        <w:t xml:space="preserve">øget brinkerosionen og reduceret </w:t>
      </w:r>
      <w:r w:rsidR="00761A79">
        <w:rPr>
          <w:bCs/>
          <w:sz w:val="28"/>
          <w:szCs w:val="28"/>
          <w:lang w:val="da-DK"/>
        </w:rPr>
        <w:t xml:space="preserve">tilbageholdelsen </w:t>
      </w:r>
      <w:r w:rsidR="00863B3F">
        <w:rPr>
          <w:bCs/>
          <w:sz w:val="28"/>
          <w:szCs w:val="28"/>
          <w:lang w:val="da-DK"/>
        </w:rPr>
        <w:t xml:space="preserve">nedstrøms </w:t>
      </w:r>
      <w:r w:rsidR="00761A79">
        <w:rPr>
          <w:bCs/>
          <w:sz w:val="28"/>
          <w:szCs w:val="28"/>
          <w:lang w:val="da-DK"/>
        </w:rPr>
        <w:t>i vandløbene.</w:t>
      </w:r>
      <w:r w:rsidR="00863B3F">
        <w:rPr>
          <w:bCs/>
          <w:sz w:val="28"/>
          <w:szCs w:val="28"/>
          <w:lang w:val="da-DK"/>
        </w:rPr>
        <w:t xml:space="preserve"> </w:t>
      </w:r>
    </w:p>
    <w:p w14:paraId="6DC12965" w14:textId="77777777" w:rsidR="0072571E" w:rsidRDefault="0072571E" w:rsidP="0014683D">
      <w:pPr>
        <w:rPr>
          <w:bCs/>
          <w:sz w:val="28"/>
          <w:szCs w:val="28"/>
          <w:lang w:val="da-DK"/>
        </w:rPr>
      </w:pPr>
    </w:p>
    <w:p w14:paraId="5C22FC9F" w14:textId="2E3A8A36" w:rsidR="0014683D" w:rsidRDefault="003140F8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Kvælstof eroderes </w:t>
      </w:r>
      <w:r w:rsidR="000D7679">
        <w:rPr>
          <w:bCs/>
          <w:sz w:val="28"/>
          <w:szCs w:val="28"/>
          <w:lang w:val="da-DK"/>
        </w:rPr>
        <w:t xml:space="preserve">i jordpartikler </w:t>
      </w:r>
      <w:r>
        <w:rPr>
          <w:bCs/>
          <w:sz w:val="28"/>
          <w:szCs w:val="28"/>
          <w:lang w:val="da-DK"/>
        </w:rPr>
        <w:t xml:space="preserve">sammen med fosforen og forlader </w:t>
      </w:r>
      <w:r w:rsidR="000D7679">
        <w:rPr>
          <w:bCs/>
          <w:sz w:val="28"/>
          <w:szCs w:val="28"/>
          <w:lang w:val="da-DK"/>
        </w:rPr>
        <w:t xml:space="preserve">desuden </w:t>
      </w:r>
      <w:r>
        <w:rPr>
          <w:bCs/>
          <w:sz w:val="28"/>
          <w:szCs w:val="28"/>
          <w:lang w:val="da-DK"/>
        </w:rPr>
        <w:t xml:space="preserve">markerne som opløst </w:t>
      </w:r>
      <w:del w:id="96" w:author="Kaj Sand-Jensen" w:date="2025-01-10T10:09:00Z">
        <w:r w:rsidDel="00D62F87">
          <w:rPr>
            <w:bCs/>
            <w:sz w:val="28"/>
            <w:szCs w:val="28"/>
            <w:lang w:val="da-DK"/>
          </w:rPr>
          <w:delText xml:space="preserve">nitrat og </w:delText>
        </w:r>
      </w:del>
      <w:r>
        <w:rPr>
          <w:bCs/>
          <w:sz w:val="28"/>
          <w:szCs w:val="28"/>
          <w:lang w:val="da-DK"/>
        </w:rPr>
        <w:t>ammonium</w:t>
      </w:r>
      <w:ins w:id="97" w:author="Kaj Sand-Jensen" w:date="2025-01-10T10:09:00Z">
        <w:r w:rsidR="00D62F87">
          <w:rPr>
            <w:bCs/>
            <w:sz w:val="28"/>
            <w:szCs w:val="28"/>
            <w:lang w:val="da-DK"/>
          </w:rPr>
          <w:t xml:space="preserve"> og især som nitrat</w:t>
        </w:r>
      </w:ins>
      <w:r>
        <w:rPr>
          <w:bCs/>
          <w:sz w:val="28"/>
          <w:szCs w:val="28"/>
          <w:lang w:val="da-DK"/>
        </w:rPr>
        <w:t>.</w:t>
      </w:r>
      <w:r w:rsidR="00BA0242">
        <w:rPr>
          <w:bCs/>
          <w:sz w:val="28"/>
          <w:szCs w:val="28"/>
          <w:lang w:val="da-DK"/>
        </w:rPr>
        <w:t xml:space="preserve"> </w:t>
      </w:r>
    </w:p>
    <w:p w14:paraId="7059F861" w14:textId="77777777" w:rsidR="00280164" w:rsidRDefault="00280164" w:rsidP="002D508E">
      <w:pPr>
        <w:rPr>
          <w:bCs/>
          <w:sz w:val="28"/>
          <w:szCs w:val="28"/>
          <w:lang w:val="da-DK"/>
        </w:rPr>
      </w:pPr>
    </w:p>
    <w:p w14:paraId="4ADBAEDE" w14:textId="1A39C4B7" w:rsidR="00FC1B59" w:rsidRDefault="00FC1B59" w:rsidP="003140F8">
      <w:pPr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da-DK"/>
        </w:rPr>
        <w:t>Vandføringstoppe og P-t</w:t>
      </w:r>
      <w:r w:rsidR="007865FC">
        <w:rPr>
          <w:b/>
          <w:bCs/>
          <w:sz w:val="28"/>
          <w:szCs w:val="28"/>
          <w:lang w:val="da-DK"/>
        </w:rPr>
        <w:t>r</w:t>
      </w:r>
      <w:r>
        <w:rPr>
          <w:b/>
          <w:bCs/>
          <w:sz w:val="28"/>
          <w:szCs w:val="28"/>
          <w:lang w:val="da-DK"/>
        </w:rPr>
        <w:t>ansport</w:t>
      </w:r>
    </w:p>
    <w:p w14:paraId="217A2862" w14:textId="26DA8933" w:rsidR="00A278F3" w:rsidRDefault="00FC1B5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lastRenderedPageBreak/>
        <w:t>H</w:t>
      </w:r>
      <w:r w:rsidR="00C966CB">
        <w:rPr>
          <w:bCs/>
          <w:sz w:val="28"/>
          <w:szCs w:val="28"/>
          <w:lang w:val="da-DK"/>
        </w:rPr>
        <w:t>yppigere skybrud øge</w:t>
      </w:r>
      <w:r>
        <w:rPr>
          <w:bCs/>
          <w:sz w:val="28"/>
          <w:szCs w:val="28"/>
          <w:lang w:val="da-DK"/>
        </w:rPr>
        <w:t>r</w:t>
      </w:r>
      <w:r w:rsidR="00C966CB">
        <w:rPr>
          <w:bCs/>
          <w:sz w:val="28"/>
          <w:szCs w:val="28"/>
          <w:lang w:val="da-DK"/>
        </w:rPr>
        <w:t xml:space="preserve"> </w:t>
      </w:r>
      <w:r w:rsidR="002D3D02">
        <w:rPr>
          <w:bCs/>
          <w:sz w:val="28"/>
          <w:szCs w:val="28"/>
          <w:lang w:val="da-DK"/>
        </w:rPr>
        <w:t>erosions</w:t>
      </w:r>
      <w:r w:rsidR="00C966CB">
        <w:rPr>
          <w:bCs/>
          <w:sz w:val="28"/>
          <w:szCs w:val="28"/>
          <w:lang w:val="da-DK"/>
        </w:rPr>
        <w:t>tabet</w:t>
      </w:r>
      <w:r w:rsidR="002D3D02">
        <w:rPr>
          <w:bCs/>
          <w:sz w:val="28"/>
          <w:szCs w:val="28"/>
          <w:lang w:val="da-DK"/>
        </w:rPr>
        <w:t xml:space="preserve"> af </w:t>
      </w:r>
      <w:r w:rsidR="0063430C">
        <w:rPr>
          <w:bCs/>
          <w:sz w:val="28"/>
          <w:szCs w:val="28"/>
          <w:lang w:val="da-DK"/>
        </w:rPr>
        <w:t xml:space="preserve">P, </w:t>
      </w:r>
      <w:r w:rsidR="00C966CB">
        <w:rPr>
          <w:bCs/>
          <w:sz w:val="28"/>
          <w:szCs w:val="28"/>
          <w:lang w:val="da-DK"/>
        </w:rPr>
        <w:t xml:space="preserve">og det samme gør </w:t>
      </w:r>
      <w:r w:rsidR="0063430C">
        <w:rPr>
          <w:bCs/>
          <w:sz w:val="28"/>
          <w:szCs w:val="28"/>
          <w:lang w:val="da-DK"/>
        </w:rPr>
        <w:t>d</w:t>
      </w:r>
      <w:r w:rsidR="00C966CB">
        <w:rPr>
          <w:bCs/>
          <w:sz w:val="28"/>
          <w:szCs w:val="28"/>
          <w:lang w:val="da-DK"/>
        </w:rPr>
        <w:t xml:space="preserve">yrkede jordes stigende </w:t>
      </w:r>
      <w:r w:rsidR="0063430C">
        <w:rPr>
          <w:bCs/>
          <w:sz w:val="28"/>
          <w:szCs w:val="28"/>
          <w:lang w:val="da-DK"/>
        </w:rPr>
        <w:t>P-</w:t>
      </w:r>
      <w:ins w:id="98" w:author="Kaj Sand-Jensen" w:date="2025-01-10T10:10:00Z">
        <w:r w:rsidR="00D62F87">
          <w:rPr>
            <w:bCs/>
            <w:sz w:val="28"/>
            <w:szCs w:val="28"/>
            <w:lang w:val="da-DK"/>
          </w:rPr>
          <w:t>indhold</w:t>
        </w:r>
      </w:ins>
      <w:r w:rsidR="00C966CB">
        <w:rPr>
          <w:bCs/>
          <w:sz w:val="28"/>
          <w:szCs w:val="28"/>
          <w:lang w:val="da-DK"/>
        </w:rPr>
        <w:t xml:space="preserve">, som </w:t>
      </w:r>
      <w:r w:rsidR="00107FB3">
        <w:rPr>
          <w:bCs/>
          <w:sz w:val="28"/>
          <w:szCs w:val="28"/>
          <w:lang w:val="da-DK"/>
        </w:rPr>
        <w:t xml:space="preserve">efterhånden </w:t>
      </w:r>
      <w:r w:rsidR="00C966CB">
        <w:rPr>
          <w:bCs/>
          <w:sz w:val="28"/>
          <w:szCs w:val="28"/>
          <w:lang w:val="da-DK"/>
        </w:rPr>
        <w:t>har mætte</w:t>
      </w:r>
      <w:r w:rsidR="000C0452">
        <w:rPr>
          <w:bCs/>
          <w:sz w:val="28"/>
          <w:szCs w:val="28"/>
          <w:lang w:val="da-DK"/>
        </w:rPr>
        <w:t>t</w:t>
      </w:r>
      <w:r w:rsidR="00C966CB">
        <w:rPr>
          <w:bCs/>
          <w:sz w:val="28"/>
          <w:szCs w:val="28"/>
          <w:lang w:val="da-DK"/>
        </w:rPr>
        <w:t xml:space="preserve"> dem, da de hver år </w:t>
      </w:r>
      <w:r w:rsidR="00593533">
        <w:rPr>
          <w:bCs/>
          <w:sz w:val="28"/>
          <w:szCs w:val="28"/>
          <w:lang w:val="da-DK"/>
        </w:rPr>
        <w:t xml:space="preserve">de sidste </w:t>
      </w:r>
      <w:r>
        <w:rPr>
          <w:bCs/>
          <w:sz w:val="28"/>
          <w:szCs w:val="28"/>
          <w:lang w:val="da-DK"/>
        </w:rPr>
        <w:t xml:space="preserve">ca. 100 </w:t>
      </w:r>
      <w:r w:rsidR="00593533">
        <w:rPr>
          <w:bCs/>
          <w:sz w:val="28"/>
          <w:szCs w:val="28"/>
          <w:lang w:val="da-DK"/>
        </w:rPr>
        <w:t xml:space="preserve">år </w:t>
      </w:r>
      <w:r w:rsidR="00C966CB">
        <w:rPr>
          <w:bCs/>
          <w:sz w:val="28"/>
          <w:szCs w:val="28"/>
          <w:lang w:val="da-DK"/>
        </w:rPr>
        <w:t>har</w:t>
      </w:r>
      <w:r w:rsidR="007D6993">
        <w:rPr>
          <w:bCs/>
          <w:sz w:val="28"/>
          <w:szCs w:val="28"/>
          <w:lang w:val="da-DK"/>
        </w:rPr>
        <w:t xml:space="preserve"> modtaget </w:t>
      </w:r>
      <w:ins w:id="99" w:author="Kaj Sand-Jensen" w:date="2025-01-10T10:10:00Z">
        <w:r w:rsidR="00D62F87">
          <w:rPr>
            <w:bCs/>
            <w:sz w:val="28"/>
            <w:szCs w:val="28"/>
            <w:lang w:val="da-DK"/>
          </w:rPr>
          <w:t xml:space="preserve">mere </w:t>
        </w:r>
      </w:ins>
      <w:r w:rsidR="007D6993">
        <w:rPr>
          <w:bCs/>
          <w:sz w:val="28"/>
          <w:szCs w:val="28"/>
          <w:lang w:val="da-DK"/>
        </w:rPr>
        <w:t>fosfor</w:t>
      </w:r>
      <w:r w:rsidR="00593533">
        <w:rPr>
          <w:bCs/>
          <w:sz w:val="28"/>
          <w:szCs w:val="28"/>
          <w:lang w:val="da-DK"/>
        </w:rPr>
        <w:t>gødning</w:t>
      </w:r>
      <w:r w:rsidR="007D6993">
        <w:rPr>
          <w:bCs/>
          <w:sz w:val="28"/>
          <w:szCs w:val="28"/>
          <w:lang w:val="da-DK"/>
        </w:rPr>
        <w:t xml:space="preserve"> end de</w:t>
      </w:r>
      <w:r w:rsidR="004B1A9A">
        <w:rPr>
          <w:bCs/>
          <w:sz w:val="28"/>
          <w:szCs w:val="28"/>
          <w:lang w:val="da-DK"/>
        </w:rPr>
        <w:t>r</w:t>
      </w:r>
      <w:r w:rsidR="007D6993">
        <w:rPr>
          <w:bCs/>
          <w:sz w:val="28"/>
          <w:szCs w:val="28"/>
          <w:lang w:val="da-DK"/>
        </w:rPr>
        <w:t xml:space="preserve"> fjernes med afgrøderne</w:t>
      </w:r>
      <w:r w:rsidR="00BC2A56">
        <w:rPr>
          <w:bCs/>
          <w:sz w:val="28"/>
          <w:szCs w:val="28"/>
          <w:lang w:val="da-DK"/>
        </w:rPr>
        <w:t xml:space="preserve"> /2/</w:t>
      </w:r>
      <w:r w:rsidR="007D6993">
        <w:rPr>
          <w:bCs/>
          <w:sz w:val="28"/>
          <w:szCs w:val="28"/>
          <w:lang w:val="da-DK"/>
        </w:rPr>
        <w:t xml:space="preserve">. </w:t>
      </w:r>
      <w:r w:rsidR="00BD7861">
        <w:rPr>
          <w:bCs/>
          <w:sz w:val="28"/>
          <w:szCs w:val="28"/>
          <w:lang w:val="da-DK"/>
        </w:rPr>
        <w:t>Det bidrager til udvaskning af opløst uorganisk og organisk fosfor</w:t>
      </w:r>
      <w:ins w:id="100" w:author="Kaj Sand-Jensen" w:date="2025-01-10T10:10:00Z">
        <w:r w:rsidR="00D62F87">
          <w:rPr>
            <w:bCs/>
            <w:sz w:val="28"/>
            <w:szCs w:val="28"/>
            <w:lang w:val="da-DK"/>
          </w:rPr>
          <w:t>. H</w:t>
        </w:r>
      </w:ins>
      <w:del w:id="101" w:author="Kaj Sand-Jensen" w:date="2025-01-10T10:10:00Z">
        <w:r w:rsidR="00BD7861" w:rsidDel="00D62F87">
          <w:rPr>
            <w:bCs/>
            <w:sz w:val="28"/>
            <w:szCs w:val="28"/>
            <w:lang w:val="da-DK"/>
          </w:rPr>
          <w:delText xml:space="preserve"> – h</w:delText>
        </w:r>
      </w:del>
      <w:r w:rsidR="00BD7861">
        <w:rPr>
          <w:bCs/>
          <w:sz w:val="28"/>
          <w:szCs w:val="28"/>
          <w:lang w:val="da-DK"/>
        </w:rPr>
        <w:t>øj gylle</w:t>
      </w:r>
      <w:r>
        <w:rPr>
          <w:bCs/>
          <w:sz w:val="28"/>
          <w:szCs w:val="28"/>
          <w:lang w:val="da-DK"/>
        </w:rPr>
        <w:t xml:space="preserve">tilførsel </w:t>
      </w:r>
      <w:r w:rsidR="00BD7861">
        <w:rPr>
          <w:bCs/>
          <w:sz w:val="28"/>
          <w:szCs w:val="28"/>
          <w:lang w:val="da-DK"/>
        </w:rPr>
        <w:t xml:space="preserve">rigt på </w:t>
      </w:r>
      <w:r w:rsidR="0063430C">
        <w:rPr>
          <w:bCs/>
          <w:sz w:val="28"/>
          <w:szCs w:val="28"/>
          <w:lang w:val="da-DK"/>
        </w:rPr>
        <w:t xml:space="preserve">opløst </w:t>
      </w:r>
      <w:r w:rsidR="00BD7861">
        <w:rPr>
          <w:bCs/>
          <w:sz w:val="28"/>
          <w:szCs w:val="28"/>
          <w:lang w:val="da-DK"/>
        </w:rPr>
        <w:t xml:space="preserve">organisk fosfor </w:t>
      </w:r>
      <w:r>
        <w:rPr>
          <w:bCs/>
          <w:sz w:val="28"/>
          <w:szCs w:val="28"/>
          <w:lang w:val="da-DK"/>
        </w:rPr>
        <w:t xml:space="preserve">kan </w:t>
      </w:r>
      <w:r w:rsidR="00BD7861">
        <w:rPr>
          <w:bCs/>
          <w:sz w:val="28"/>
          <w:szCs w:val="28"/>
          <w:lang w:val="da-DK"/>
        </w:rPr>
        <w:t>udgøre et særligt problem</w:t>
      </w:r>
      <w:r w:rsidR="00107FB3">
        <w:rPr>
          <w:bCs/>
          <w:sz w:val="28"/>
          <w:szCs w:val="28"/>
          <w:lang w:val="da-DK"/>
        </w:rPr>
        <w:t xml:space="preserve"> både pga. stor mængde og </w:t>
      </w:r>
      <w:r w:rsidR="00BD7861">
        <w:rPr>
          <w:bCs/>
          <w:sz w:val="28"/>
          <w:szCs w:val="28"/>
          <w:lang w:val="da-DK"/>
        </w:rPr>
        <w:t xml:space="preserve">da </w:t>
      </w:r>
      <w:r w:rsidR="0063430C">
        <w:rPr>
          <w:bCs/>
          <w:sz w:val="28"/>
          <w:szCs w:val="28"/>
          <w:lang w:val="da-DK"/>
        </w:rPr>
        <w:t>det let</w:t>
      </w:r>
      <w:del w:id="102" w:author="Kaj Sand-Jensen" w:date="2025-01-10T10:11:00Z">
        <w:r w:rsidR="0063430C" w:rsidDel="00D62F87">
          <w:rPr>
            <w:bCs/>
            <w:sz w:val="28"/>
            <w:szCs w:val="28"/>
            <w:lang w:val="da-DK"/>
          </w:rPr>
          <w:delText xml:space="preserve">tere </w:delText>
        </w:r>
      </w:del>
      <w:ins w:id="103" w:author="Kaj Sand-Jensen" w:date="2025-01-10T10:11:00Z">
        <w:r w:rsidR="00D62F87">
          <w:rPr>
            <w:bCs/>
            <w:sz w:val="28"/>
            <w:szCs w:val="28"/>
            <w:lang w:val="da-DK"/>
          </w:rPr>
          <w:t xml:space="preserve"> </w:t>
        </w:r>
      </w:ins>
      <w:r w:rsidR="0063430C">
        <w:rPr>
          <w:bCs/>
          <w:sz w:val="28"/>
          <w:szCs w:val="28"/>
          <w:lang w:val="da-DK"/>
        </w:rPr>
        <w:t xml:space="preserve">udvaskes. </w:t>
      </w:r>
    </w:p>
    <w:p w14:paraId="03C6F6D9" w14:textId="77777777" w:rsidR="00107FB3" w:rsidRDefault="00107FB3" w:rsidP="003140F8">
      <w:pPr>
        <w:rPr>
          <w:bCs/>
          <w:sz w:val="28"/>
          <w:szCs w:val="28"/>
          <w:lang w:val="da-DK"/>
        </w:rPr>
      </w:pPr>
    </w:p>
    <w:p w14:paraId="5B444756" w14:textId="35E8AF20" w:rsidR="007865FC" w:rsidRDefault="0063430C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Betydelige variationer i vandføringen </w:t>
      </w:r>
      <w:r w:rsidR="00107FB3">
        <w:rPr>
          <w:bCs/>
          <w:sz w:val="28"/>
          <w:szCs w:val="28"/>
          <w:lang w:val="da-DK"/>
        </w:rPr>
        <w:t xml:space="preserve">kan </w:t>
      </w:r>
      <w:ins w:id="104" w:author="Kaj Sand-Jensen" w:date="2025-01-10T10:11:00Z">
        <w:r w:rsidR="00D62F87">
          <w:rPr>
            <w:bCs/>
            <w:sz w:val="28"/>
            <w:szCs w:val="28"/>
            <w:lang w:val="da-DK"/>
          </w:rPr>
          <w:t xml:space="preserve">derfor </w:t>
        </w:r>
      </w:ins>
      <w:r w:rsidR="00107FB3">
        <w:rPr>
          <w:bCs/>
          <w:sz w:val="28"/>
          <w:szCs w:val="28"/>
          <w:lang w:val="da-DK"/>
        </w:rPr>
        <w:t>øge erosionstabene</w:t>
      </w:r>
      <w:r w:rsidR="00A278F3">
        <w:rPr>
          <w:bCs/>
          <w:sz w:val="28"/>
          <w:szCs w:val="28"/>
          <w:lang w:val="da-DK"/>
        </w:rPr>
        <w:t>. I Æbelholt Å</w:t>
      </w:r>
      <w:r w:rsidR="00107FB3">
        <w:rPr>
          <w:bCs/>
          <w:sz w:val="28"/>
          <w:szCs w:val="28"/>
          <w:lang w:val="da-DK"/>
        </w:rPr>
        <w:t xml:space="preserve">, </w:t>
      </w:r>
      <w:r w:rsidR="00A278F3">
        <w:rPr>
          <w:bCs/>
          <w:sz w:val="28"/>
          <w:szCs w:val="28"/>
          <w:lang w:val="da-DK"/>
        </w:rPr>
        <w:t xml:space="preserve">et mindre </w:t>
      </w:r>
      <w:r w:rsidR="00FC1B59">
        <w:rPr>
          <w:bCs/>
          <w:sz w:val="28"/>
          <w:szCs w:val="28"/>
          <w:lang w:val="da-DK"/>
        </w:rPr>
        <w:t xml:space="preserve">tilløb </w:t>
      </w:r>
      <w:r w:rsidR="00A278F3">
        <w:rPr>
          <w:bCs/>
          <w:sz w:val="28"/>
          <w:szCs w:val="28"/>
          <w:lang w:val="da-DK"/>
        </w:rPr>
        <w:t>til Arresø</w:t>
      </w:r>
      <w:r w:rsidR="00107FB3">
        <w:rPr>
          <w:bCs/>
          <w:sz w:val="28"/>
          <w:szCs w:val="28"/>
          <w:lang w:val="da-DK"/>
        </w:rPr>
        <w:t xml:space="preserve">, </w:t>
      </w:r>
      <w:r w:rsidR="00A278F3">
        <w:rPr>
          <w:bCs/>
          <w:sz w:val="28"/>
          <w:szCs w:val="28"/>
          <w:lang w:val="da-DK"/>
        </w:rPr>
        <w:t>er maksim</w:t>
      </w:r>
      <w:r w:rsidR="00761A79">
        <w:rPr>
          <w:bCs/>
          <w:sz w:val="28"/>
          <w:szCs w:val="28"/>
          <w:lang w:val="da-DK"/>
        </w:rPr>
        <w:t>al</w:t>
      </w:r>
      <w:r w:rsidR="00A278F3">
        <w:rPr>
          <w:bCs/>
          <w:sz w:val="28"/>
          <w:szCs w:val="28"/>
          <w:lang w:val="da-DK"/>
        </w:rPr>
        <w:t xml:space="preserve"> daglig vandføring i forhold til månedens medianvandføring i gennemsnit </w:t>
      </w:r>
      <w:r w:rsidR="00FC1B59">
        <w:rPr>
          <w:bCs/>
          <w:sz w:val="28"/>
          <w:szCs w:val="28"/>
          <w:lang w:val="da-DK"/>
        </w:rPr>
        <w:t xml:space="preserve">2,42 </w:t>
      </w:r>
      <w:r w:rsidR="00A278F3">
        <w:rPr>
          <w:bCs/>
          <w:sz w:val="28"/>
          <w:szCs w:val="28"/>
          <w:lang w:val="da-DK"/>
        </w:rPr>
        <w:t xml:space="preserve">for </w:t>
      </w:r>
      <w:r w:rsidR="00107FB3">
        <w:rPr>
          <w:bCs/>
          <w:sz w:val="28"/>
          <w:szCs w:val="28"/>
          <w:lang w:val="da-DK"/>
        </w:rPr>
        <w:t xml:space="preserve">årrækken </w:t>
      </w:r>
      <w:r w:rsidR="00A278F3">
        <w:rPr>
          <w:bCs/>
          <w:sz w:val="28"/>
          <w:szCs w:val="28"/>
          <w:lang w:val="da-DK"/>
        </w:rPr>
        <w:t>1989-2021</w:t>
      </w:r>
      <w:r w:rsidR="00FC1B59">
        <w:rPr>
          <w:bCs/>
          <w:sz w:val="28"/>
          <w:szCs w:val="28"/>
          <w:lang w:val="da-DK"/>
        </w:rPr>
        <w:t xml:space="preserve">. I løbet af de </w:t>
      </w:r>
      <w:r w:rsidR="00A278F3">
        <w:rPr>
          <w:bCs/>
          <w:sz w:val="28"/>
          <w:szCs w:val="28"/>
          <w:lang w:val="da-DK"/>
        </w:rPr>
        <w:t>33 år var det daglige maksimum 4-1</w:t>
      </w:r>
      <w:r w:rsidR="00761A79">
        <w:rPr>
          <w:bCs/>
          <w:sz w:val="28"/>
          <w:szCs w:val="28"/>
          <w:lang w:val="da-DK"/>
        </w:rPr>
        <w:t>2</w:t>
      </w:r>
      <w:r w:rsidR="00A278F3">
        <w:rPr>
          <w:bCs/>
          <w:sz w:val="28"/>
          <w:szCs w:val="28"/>
          <w:lang w:val="da-DK"/>
        </w:rPr>
        <w:t xml:space="preserve"> gange højere end månedsmedianen </w:t>
      </w:r>
      <w:r w:rsidR="00FC1B59">
        <w:rPr>
          <w:bCs/>
          <w:sz w:val="28"/>
          <w:szCs w:val="28"/>
          <w:lang w:val="da-DK"/>
        </w:rPr>
        <w:t>38 gange</w:t>
      </w:r>
      <w:r w:rsidR="007865FC">
        <w:rPr>
          <w:bCs/>
          <w:sz w:val="28"/>
          <w:szCs w:val="28"/>
          <w:lang w:val="da-DK"/>
        </w:rPr>
        <w:t xml:space="preserve">. </w:t>
      </w:r>
      <w:ins w:id="105" w:author="Kaj Sand-Jensen" w:date="2025-01-10T10:12:00Z">
        <w:r w:rsidR="00D62F87">
          <w:rPr>
            <w:bCs/>
            <w:sz w:val="28"/>
            <w:szCs w:val="28"/>
            <w:lang w:val="da-DK"/>
          </w:rPr>
          <w:t>Men d</w:t>
        </w:r>
      </w:ins>
      <w:del w:id="106" w:author="Kaj Sand-Jensen" w:date="2025-01-10T10:12:00Z">
        <w:r w:rsidR="007865FC" w:rsidDel="00D62F87">
          <w:rPr>
            <w:bCs/>
            <w:sz w:val="28"/>
            <w:szCs w:val="28"/>
            <w:lang w:val="da-DK"/>
          </w:rPr>
          <w:delText>D</w:delText>
        </w:r>
      </w:del>
      <w:r w:rsidR="00A278F3">
        <w:rPr>
          <w:bCs/>
          <w:sz w:val="28"/>
          <w:szCs w:val="28"/>
          <w:lang w:val="da-DK"/>
        </w:rPr>
        <w:t xml:space="preserve">agene med særlig høj vandføring </w:t>
      </w:r>
      <w:r>
        <w:rPr>
          <w:bCs/>
          <w:sz w:val="28"/>
          <w:szCs w:val="28"/>
          <w:lang w:val="da-DK"/>
        </w:rPr>
        <w:t>blev i</w:t>
      </w:r>
      <w:r w:rsidR="00A278F3">
        <w:rPr>
          <w:bCs/>
          <w:sz w:val="28"/>
          <w:szCs w:val="28"/>
          <w:lang w:val="da-DK"/>
        </w:rPr>
        <w:t>kke systematisk hyppigere over periode</w:t>
      </w:r>
      <w:r w:rsidR="007865FC">
        <w:rPr>
          <w:bCs/>
          <w:sz w:val="28"/>
          <w:szCs w:val="28"/>
          <w:lang w:val="da-DK"/>
        </w:rPr>
        <w:t>n</w:t>
      </w:r>
      <w:r w:rsidR="00A278F3">
        <w:rPr>
          <w:bCs/>
          <w:sz w:val="28"/>
          <w:szCs w:val="28"/>
          <w:lang w:val="da-DK"/>
        </w:rPr>
        <w:t xml:space="preserve">. </w:t>
      </w:r>
    </w:p>
    <w:p w14:paraId="400AB61F" w14:textId="75F990E2" w:rsidR="002F07E9" w:rsidRDefault="002F07E9" w:rsidP="003140F8">
      <w:pPr>
        <w:rPr>
          <w:bCs/>
          <w:sz w:val="28"/>
          <w:szCs w:val="28"/>
          <w:lang w:val="da-DK"/>
        </w:rPr>
      </w:pPr>
    </w:p>
    <w:p w14:paraId="02383534" w14:textId="75B3B965" w:rsidR="002F07E9" w:rsidRDefault="002F07E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 afløbet fra Hillerød til Pøleå</w:t>
      </w:r>
      <w:r w:rsidR="0063430C">
        <w:rPr>
          <w:bCs/>
          <w:sz w:val="28"/>
          <w:szCs w:val="28"/>
          <w:lang w:val="da-DK"/>
        </w:rPr>
        <w:t>, de</w:t>
      </w:r>
      <w:r w:rsidR="00761A79">
        <w:rPr>
          <w:bCs/>
          <w:sz w:val="28"/>
          <w:szCs w:val="28"/>
          <w:lang w:val="da-DK"/>
        </w:rPr>
        <w:t xml:space="preserve">r også løber til Arresø, </w:t>
      </w:r>
      <w:r>
        <w:rPr>
          <w:bCs/>
          <w:sz w:val="28"/>
          <w:szCs w:val="28"/>
          <w:lang w:val="da-DK"/>
        </w:rPr>
        <w:t xml:space="preserve">er vandføringen målt dagligt gennem en tilsvarende </w:t>
      </w:r>
      <w:r w:rsidR="0063430C">
        <w:rPr>
          <w:bCs/>
          <w:sz w:val="28"/>
          <w:szCs w:val="28"/>
          <w:lang w:val="da-DK"/>
        </w:rPr>
        <w:t>å</w:t>
      </w:r>
      <w:r>
        <w:rPr>
          <w:bCs/>
          <w:sz w:val="28"/>
          <w:szCs w:val="28"/>
          <w:lang w:val="da-DK"/>
        </w:rPr>
        <w:t>rrække. Her er de daglige variationer i vandføring noget mindre</w:t>
      </w:r>
      <w:ins w:id="107" w:author="Kaj Sand-Jensen" w:date="2025-01-10T10:12:00Z">
        <w:r w:rsidR="00D62F87">
          <w:rPr>
            <w:bCs/>
            <w:sz w:val="28"/>
            <w:szCs w:val="28"/>
            <w:lang w:val="da-DK"/>
          </w:rPr>
          <w:t xml:space="preserve">, fordi borgernes vandtilførsel til rensningsanlægget er konstant med tiden. </w:t>
        </w:r>
      </w:ins>
      <w:ins w:id="108" w:author="Kaj Sand-Jensen" w:date="2025-01-10T10:13:00Z">
        <w:r w:rsidR="00D62F87">
          <w:rPr>
            <w:bCs/>
            <w:sz w:val="28"/>
            <w:szCs w:val="28"/>
            <w:lang w:val="da-DK"/>
          </w:rPr>
          <w:t>V</w:t>
        </w:r>
      </w:ins>
      <w:del w:id="109" w:author="Kaj Sand-Jensen" w:date="2025-01-10T10:13:00Z">
        <w:r w:rsidDel="00D62F87">
          <w:rPr>
            <w:bCs/>
            <w:sz w:val="28"/>
            <w:szCs w:val="28"/>
            <w:lang w:val="da-DK"/>
          </w:rPr>
          <w:delText xml:space="preserve"> og v</w:delText>
        </w:r>
      </w:del>
      <w:r>
        <w:rPr>
          <w:bCs/>
          <w:sz w:val="28"/>
          <w:szCs w:val="28"/>
          <w:lang w:val="da-DK"/>
        </w:rPr>
        <w:t>ariationer</w:t>
      </w:r>
      <w:ins w:id="110" w:author="Kaj Sand-Jensen" w:date="2025-01-10T10:13:00Z">
        <w:r w:rsidR="00D62F87">
          <w:rPr>
            <w:bCs/>
            <w:sz w:val="28"/>
            <w:szCs w:val="28"/>
            <w:lang w:val="da-DK"/>
          </w:rPr>
          <w:t xml:space="preserve"> i vandføringen </w:t>
        </w:r>
      </w:ins>
      <w:del w:id="111" w:author="Kaj Sand-Jensen" w:date="2025-01-10T10:14:00Z">
        <w:r w:rsidDel="00D62F87">
          <w:rPr>
            <w:bCs/>
            <w:sz w:val="28"/>
            <w:szCs w:val="28"/>
            <w:lang w:val="da-DK"/>
          </w:rPr>
          <w:delText>ne d</w:delText>
        </w:r>
      </w:del>
      <w:ins w:id="112" w:author="Kaj Sand-Jensen" w:date="2025-01-10T10:14:00Z">
        <w:r w:rsidR="00D62F87">
          <w:rPr>
            <w:bCs/>
            <w:sz w:val="28"/>
            <w:szCs w:val="28"/>
            <w:lang w:val="da-DK"/>
          </w:rPr>
          <w:t>d</w:t>
        </w:r>
      </w:ins>
      <w:r>
        <w:rPr>
          <w:bCs/>
          <w:sz w:val="28"/>
          <w:szCs w:val="28"/>
          <w:lang w:val="da-DK"/>
        </w:rPr>
        <w:t xml:space="preserve">æmpedes </w:t>
      </w:r>
      <w:ins w:id="113" w:author="Kaj Sand-Jensen" w:date="2025-01-10T10:14:00Z">
        <w:r w:rsidR="00D62F87">
          <w:rPr>
            <w:bCs/>
            <w:sz w:val="28"/>
            <w:szCs w:val="28"/>
            <w:lang w:val="da-DK"/>
          </w:rPr>
          <w:t xml:space="preserve">endvidere </w:t>
        </w:r>
      </w:ins>
      <w:r>
        <w:rPr>
          <w:bCs/>
          <w:sz w:val="28"/>
          <w:szCs w:val="28"/>
          <w:lang w:val="da-DK"/>
        </w:rPr>
        <w:t>signifikant ved etablering af Strødam Engsø opstrøms målestationen. Endnu længere nedstrøms i Pøleå er der etableret to større engsøer</w:t>
      </w:r>
      <w:ins w:id="114" w:author="Kaj Sand-Jensen" w:date="2025-01-10T10:14:00Z">
        <w:r w:rsidR="009B6B40">
          <w:rPr>
            <w:bCs/>
            <w:sz w:val="28"/>
            <w:szCs w:val="28"/>
            <w:lang w:val="da-DK"/>
          </w:rPr>
          <w:t xml:space="preserve"> med en tilsvarende dæmpende effekt</w:t>
        </w:r>
      </w:ins>
      <w:ins w:id="115" w:author="Kaj Sand-Jensen" w:date="2025-01-10T10:16:00Z">
        <w:r w:rsidR="009B6B40">
          <w:rPr>
            <w:bCs/>
            <w:sz w:val="28"/>
            <w:szCs w:val="28"/>
            <w:lang w:val="da-DK"/>
          </w:rPr>
          <w:t xml:space="preserve"> på vandføringspulse ved at opmagasinere vand</w:t>
        </w:r>
      </w:ins>
      <w:r>
        <w:rPr>
          <w:bCs/>
          <w:sz w:val="28"/>
          <w:szCs w:val="28"/>
          <w:lang w:val="da-DK"/>
        </w:rPr>
        <w:t xml:space="preserve">. I deres første år tilbageholdt </w:t>
      </w:r>
      <w:r w:rsidR="0063430C">
        <w:rPr>
          <w:bCs/>
          <w:sz w:val="28"/>
          <w:szCs w:val="28"/>
          <w:lang w:val="da-DK"/>
        </w:rPr>
        <w:t xml:space="preserve">alle engsøer </w:t>
      </w:r>
      <w:r>
        <w:rPr>
          <w:bCs/>
          <w:sz w:val="28"/>
          <w:szCs w:val="28"/>
          <w:lang w:val="da-DK"/>
        </w:rPr>
        <w:t>betydelige P og N</w:t>
      </w:r>
      <w:r w:rsidR="007A0C95">
        <w:rPr>
          <w:bCs/>
          <w:sz w:val="28"/>
          <w:szCs w:val="28"/>
          <w:lang w:val="da-DK"/>
        </w:rPr>
        <w:t xml:space="preserve"> </w:t>
      </w:r>
      <w:r w:rsidR="00883D30">
        <w:rPr>
          <w:bCs/>
          <w:sz w:val="28"/>
          <w:szCs w:val="28"/>
          <w:lang w:val="da-DK"/>
        </w:rPr>
        <w:t xml:space="preserve">mængder </w:t>
      </w:r>
      <w:r w:rsidR="007A0C95">
        <w:rPr>
          <w:bCs/>
          <w:sz w:val="28"/>
          <w:szCs w:val="28"/>
          <w:lang w:val="da-DK"/>
        </w:rPr>
        <w:t>ved sedimentation</w:t>
      </w:r>
      <w:r>
        <w:rPr>
          <w:bCs/>
          <w:sz w:val="28"/>
          <w:szCs w:val="28"/>
          <w:lang w:val="da-DK"/>
        </w:rPr>
        <w:t xml:space="preserve">, men siden stoppede </w:t>
      </w:r>
      <w:r w:rsidR="00381E52">
        <w:rPr>
          <w:bCs/>
          <w:sz w:val="28"/>
          <w:szCs w:val="28"/>
          <w:lang w:val="da-DK"/>
        </w:rPr>
        <w:t>denne proces</w:t>
      </w:r>
      <w:r>
        <w:rPr>
          <w:bCs/>
          <w:sz w:val="28"/>
          <w:szCs w:val="28"/>
          <w:lang w:val="da-DK"/>
        </w:rPr>
        <w:t xml:space="preserve">, mens N fjernelsen </w:t>
      </w:r>
      <w:r w:rsidR="00883D30">
        <w:rPr>
          <w:bCs/>
          <w:sz w:val="28"/>
          <w:szCs w:val="28"/>
          <w:lang w:val="da-DK"/>
        </w:rPr>
        <w:t xml:space="preserve">ved </w:t>
      </w:r>
      <w:r w:rsidR="007A0C95">
        <w:rPr>
          <w:bCs/>
          <w:sz w:val="28"/>
          <w:szCs w:val="28"/>
          <w:lang w:val="da-DK"/>
        </w:rPr>
        <w:t>denitrifikation</w:t>
      </w:r>
      <w:r w:rsidR="00883D30">
        <w:rPr>
          <w:bCs/>
          <w:sz w:val="28"/>
          <w:szCs w:val="28"/>
          <w:lang w:val="da-DK"/>
        </w:rPr>
        <w:t xml:space="preserve"> fortsatte</w:t>
      </w:r>
      <w:r w:rsidR="007A0C95">
        <w:rPr>
          <w:bCs/>
          <w:sz w:val="28"/>
          <w:szCs w:val="28"/>
          <w:lang w:val="da-DK"/>
        </w:rPr>
        <w:t xml:space="preserve">. De tre engsøer har </w:t>
      </w:r>
      <w:del w:id="116" w:author="Poul Løgstrup Bjerg" w:date="2025-01-10T07:53:00Z">
        <w:r w:rsidR="00883D30" w:rsidDel="00887852">
          <w:rPr>
            <w:bCs/>
            <w:sz w:val="28"/>
            <w:szCs w:val="28"/>
            <w:lang w:val="da-DK"/>
          </w:rPr>
          <w:delText xml:space="preserve">den </w:delText>
        </w:r>
      </w:del>
      <w:r w:rsidR="007A0C95">
        <w:rPr>
          <w:bCs/>
          <w:sz w:val="28"/>
          <w:szCs w:val="28"/>
          <w:lang w:val="da-DK"/>
        </w:rPr>
        <w:t xml:space="preserve">yderligere </w:t>
      </w:r>
      <w:ins w:id="117" w:author="Poul Løgstrup Bjerg" w:date="2025-01-10T07:53:00Z">
        <w:r w:rsidR="00887852">
          <w:rPr>
            <w:bCs/>
            <w:sz w:val="28"/>
            <w:szCs w:val="28"/>
            <w:lang w:val="da-DK"/>
          </w:rPr>
          <w:t xml:space="preserve">den </w:t>
        </w:r>
      </w:ins>
      <w:r w:rsidR="00883D30">
        <w:rPr>
          <w:bCs/>
          <w:sz w:val="28"/>
          <w:szCs w:val="28"/>
          <w:lang w:val="da-DK"/>
        </w:rPr>
        <w:t>betydning</w:t>
      </w:r>
      <w:r w:rsidR="007A0C95">
        <w:rPr>
          <w:bCs/>
          <w:sz w:val="28"/>
          <w:szCs w:val="28"/>
          <w:lang w:val="da-DK"/>
        </w:rPr>
        <w:t xml:space="preserve">, at de </w:t>
      </w:r>
      <w:del w:id="118" w:author="Kaj Sand-Jensen" w:date="2025-01-10T10:17:00Z">
        <w:r w:rsidR="00883D30" w:rsidDel="009B6B40">
          <w:rPr>
            <w:bCs/>
            <w:sz w:val="28"/>
            <w:szCs w:val="28"/>
            <w:lang w:val="da-DK"/>
          </w:rPr>
          <w:delText>k</w:delText>
        </w:r>
        <w:r w:rsidR="007A0C95" w:rsidDel="009B6B40">
          <w:rPr>
            <w:bCs/>
            <w:sz w:val="28"/>
            <w:szCs w:val="28"/>
            <w:lang w:val="da-DK"/>
          </w:rPr>
          <w:delText xml:space="preserve">an opmagasinere vand og </w:delText>
        </w:r>
      </w:del>
      <w:r w:rsidR="007A0C95">
        <w:rPr>
          <w:bCs/>
          <w:sz w:val="28"/>
          <w:szCs w:val="28"/>
          <w:lang w:val="da-DK"/>
        </w:rPr>
        <w:t>dæmpe</w:t>
      </w:r>
      <w:ins w:id="119" w:author="Kaj Sand-Jensen" w:date="2025-01-10T10:17:00Z">
        <w:r w:rsidR="009B6B40">
          <w:rPr>
            <w:bCs/>
            <w:sz w:val="28"/>
            <w:szCs w:val="28"/>
            <w:lang w:val="da-DK"/>
          </w:rPr>
          <w:t>r</w:t>
        </w:r>
      </w:ins>
      <w:r w:rsidR="00883D30">
        <w:rPr>
          <w:bCs/>
          <w:sz w:val="28"/>
          <w:szCs w:val="28"/>
          <w:lang w:val="da-DK"/>
        </w:rPr>
        <w:t xml:space="preserve"> </w:t>
      </w:r>
      <w:r w:rsidR="007A0C95">
        <w:rPr>
          <w:bCs/>
          <w:sz w:val="28"/>
          <w:szCs w:val="28"/>
          <w:lang w:val="da-DK"/>
        </w:rPr>
        <w:t>vandføringspulse</w:t>
      </w:r>
      <w:ins w:id="120" w:author="Kaj Sand-Jensen" w:date="2025-01-10T10:17:00Z">
        <w:r w:rsidR="009B6B40">
          <w:rPr>
            <w:bCs/>
            <w:sz w:val="28"/>
            <w:szCs w:val="28"/>
            <w:lang w:val="da-DK"/>
          </w:rPr>
          <w:t xml:space="preserve"> og d</w:t>
        </w:r>
      </w:ins>
      <w:del w:id="121" w:author="Kaj Sand-Jensen" w:date="2025-01-10T10:18:00Z">
        <w:r w:rsidR="007A0C95" w:rsidDel="009B6B40">
          <w:rPr>
            <w:bCs/>
            <w:sz w:val="28"/>
            <w:szCs w:val="28"/>
            <w:lang w:val="da-DK"/>
          </w:rPr>
          <w:delText>. D</w:delText>
        </w:r>
      </w:del>
      <w:r w:rsidR="007A0C95">
        <w:rPr>
          <w:bCs/>
          <w:sz w:val="28"/>
          <w:szCs w:val="28"/>
          <w:lang w:val="da-DK"/>
        </w:rPr>
        <w:t xml:space="preserve">ermed reducerer </w:t>
      </w:r>
      <w:del w:id="122" w:author="Kaj Sand-Jensen" w:date="2025-01-10T10:18:00Z">
        <w:r w:rsidR="007A0C95" w:rsidDel="009B6B40">
          <w:rPr>
            <w:bCs/>
            <w:sz w:val="28"/>
            <w:szCs w:val="28"/>
            <w:lang w:val="da-DK"/>
          </w:rPr>
          <w:delText xml:space="preserve">de </w:delText>
        </w:r>
      </w:del>
      <w:r w:rsidR="007A0C95">
        <w:rPr>
          <w:bCs/>
          <w:sz w:val="28"/>
          <w:szCs w:val="28"/>
          <w:lang w:val="da-DK"/>
        </w:rPr>
        <w:t>brinkerosion neden</w:t>
      </w:r>
      <w:r w:rsidR="00883D30">
        <w:rPr>
          <w:bCs/>
          <w:sz w:val="28"/>
          <w:szCs w:val="28"/>
          <w:lang w:val="da-DK"/>
        </w:rPr>
        <w:t xml:space="preserve"> </w:t>
      </w:r>
      <w:r w:rsidR="007A0C95">
        <w:rPr>
          <w:bCs/>
          <w:sz w:val="28"/>
          <w:szCs w:val="28"/>
          <w:lang w:val="da-DK"/>
        </w:rPr>
        <w:t xml:space="preserve">for søerne – en effekt, man sjældent </w:t>
      </w:r>
      <w:r w:rsidR="00883D30">
        <w:rPr>
          <w:bCs/>
          <w:sz w:val="28"/>
          <w:szCs w:val="28"/>
          <w:lang w:val="da-DK"/>
        </w:rPr>
        <w:t>er opmærksom på.</w:t>
      </w:r>
    </w:p>
    <w:p w14:paraId="5291FBDD" w14:textId="77777777" w:rsidR="007865FC" w:rsidRDefault="007865FC" w:rsidP="003140F8">
      <w:pPr>
        <w:rPr>
          <w:bCs/>
          <w:sz w:val="28"/>
          <w:szCs w:val="28"/>
          <w:lang w:val="da-DK"/>
        </w:rPr>
      </w:pPr>
    </w:p>
    <w:p w14:paraId="5C86467E" w14:textId="2113B2BD" w:rsidR="00280164" w:rsidRDefault="007A0C95" w:rsidP="007865FC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I tilknytning til vandføringstoppe stiger TP </w:t>
      </w:r>
      <w:r w:rsidR="00883D30">
        <w:rPr>
          <w:bCs/>
          <w:sz w:val="28"/>
          <w:szCs w:val="28"/>
          <w:lang w:val="da-DK"/>
        </w:rPr>
        <w:t xml:space="preserve">(og TN) </w:t>
      </w:r>
      <w:r>
        <w:rPr>
          <w:bCs/>
          <w:sz w:val="28"/>
          <w:szCs w:val="28"/>
          <w:lang w:val="da-DK"/>
        </w:rPr>
        <w:t xml:space="preserve">koncentrationen </w:t>
      </w:r>
      <w:r w:rsidR="007865FC">
        <w:rPr>
          <w:bCs/>
          <w:sz w:val="28"/>
          <w:szCs w:val="28"/>
          <w:lang w:val="da-DK"/>
        </w:rPr>
        <w:t xml:space="preserve">i vandet </w:t>
      </w:r>
      <w:r>
        <w:rPr>
          <w:bCs/>
          <w:sz w:val="28"/>
          <w:szCs w:val="28"/>
          <w:lang w:val="da-DK"/>
        </w:rPr>
        <w:t xml:space="preserve">endnu mere </w:t>
      </w:r>
      <w:r w:rsidR="005B0895">
        <w:rPr>
          <w:bCs/>
          <w:sz w:val="28"/>
          <w:szCs w:val="28"/>
          <w:lang w:val="da-DK"/>
        </w:rPr>
        <w:t>en</w:t>
      </w:r>
      <w:r>
        <w:rPr>
          <w:bCs/>
          <w:sz w:val="28"/>
          <w:szCs w:val="28"/>
          <w:lang w:val="da-DK"/>
        </w:rPr>
        <w:t>d</w:t>
      </w:r>
      <w:r w:rsidR="005B0895">
        <w:rPr>
          <w:bCs/>
          <w:sz w:val="28"/>
          <w:szCs w:val="28"/>
          <w:lang w:val="da-DK"/>
        </w:rPr>
        <w:t xml:space="preserve"> vandføringen pga. partikelmobilisering og </w:t>
      </w:r>
      <w:r w:rsidR="00C801A2">
        <w:rPr>
          <w:bCs/>
          <w:sz w:val="28"/>
          <w:szCs w:val="28"/>
          <w:lang w:val="da-DK"/>
        </w:rPr>
        <w:t xml:space="preserve">den resulterede </w:t>
      </w:r>
      <w:r w:rsidR="007865FC">
        <w:rPr>
          <w:bCs/>
          <w:sz w:val="28"/>
          <w:szCs w:val="28"/>
          <w:lang w:val="da-DK"/>
        </w:rPr>
        <w:t xml:space="preserve">daglige </w:t>
      </w:r>
      <w:r w:rsidR="00F75BE9">
        <w:rPr>
          <w:bCs/>
          <w:sz w:val="28"/>
          <w:szCs w:val="28"/>
          <w:lang w:val="da-DK"/>
        </w:rPr>
        <w:t>TP-tr</w:t>
      </w:r>
      <w:r w:rsidR="0072571E">
        <w:rPr>
          <w:bCs/>
          <w:sz w:val="28"/>
          <w:szCs w:val="28"/>
          <w:lang w:val="da-DK"/>
        </w:rPr>
        <w:t>ansport</w:t>
      </w:r>
      <w:r w:rsidR="00DB4A99">
        <w:rPr>
          <w:bCs/>
          <w:sz w:val="28"/>
          <w:szCs w:val="28"/>
          <w:lang w:val="da-DK"/>
        </w:rPr>
        <w:t xml:space="preserve"> (= koncentration * vandføring</w:t>
      </w:r>
      <w:r w:rsidR="007865FC">
        <w:rPr>
          <w:bCs/>
          <w:sz w:val="28"/>
          <w:szCs w:val="28"/>
          <w:lang w:val="da-DK"/>
        </w:rPr>
        <w:t xml:space="preserve">) </w:t>
      </w:r>
      <w:r>
        <w:rPr>
          <w:bCs/>
          <w:sz w:val="28"/>
          <w:szCs w:val="28"/>
          <w:lang w:val="da-DK"/>
        </w:rPr>
        <w:t xml:space="preserve">øges dermed </w:t>
      </w:r>
      <w:r w:rsidR="005B0895">
        <w:rPr>
          <w:bCs/>
          <w:sz w:val="28"/>
          <w:szCs w:val="28"/>
          <w:lang w:val="da-DK"/>
        </w:rPr>
        <w:t xml:space="preserve">endnu </w:t>
      </w:r>
      <w:r>
        <w:rPr>
          <w:bCs/>
          <w:sz w:val="28"/>
          <w:szCs w:val="28"/>
          <w:lang w:val="da-DK"/>
        </w:rPr>
        <w:t xml:space="preserve">flere </w:t>
      </w:r>
      <w:r w:rsidR="005B0895">
        <w:rPr>
          <w:bCs/>
          <w:sz w:val="28"/>
          <w:szCs w:val="28"/>
          <w:lang w:val="da-DK"/>
        </w:rPr>
        <w:t>takker</w:t>
      </w:r>
      <w:r w:rsidR="007865FC">
        <w:rPr>
          <w:bCs/>
          <w:sz w:val="28"/>
          <w:szCs w:val="28"/>
          <w:lang w:val="da-DK"/>
        </w:rPr>
        <w:t xml:space="preserve"> (evt. &gt; </w:t>
      </w:r>
      <w:r w:rsidR="0063430C">
        <w:rPr>
          <w:bCs/>
          <w:sz w:val="28"/>
          <w:szCs w:val="28"/>
          <w:lang w:val="da-DK"/>
        </w:rPr>
        <w:t>25</w:t>
      </w:r>
      <w:r w:rsidR="007865FC">
        <w:rPr>
          <w:bCs/>
          <w:sz w:val="28"/>
          <w:szCs w:val="28"/>
          <w:lang w:val="da-DK"/>
        </w:rPr>
        <w:t xml:space="preserve"> gange)</w:t>
      </w:r>
      <w:r w:rsidR="00AE237E">
        <w:rPr>
          <w:bCs/>
          <w:sz w:val="28"/>
          <w:szCs w:val="28"/>
          <w:lang w:val="da-DK"/>
        </w:rPr>
        <w:t xml:space="preserve">, så </w:t>
      </w:r>
      <w:r w:rsidR="00235FB9">
        <w:rPr>
          <w:bCs/>
          <w:sz w:val="28"/>
          <w:szCs w:val="28"/>
          <w:lang w:val="da-DK"/>
        </w:rPr>
        <w:t xml:space="preserve">store </w:t>
      </w:r>
      <w:r w:rsidR="00AE237E">
        <w:rPr>
          <w:bCs/>
          <w:sz w:val="28"/>
          <w:szCs w:val="28"/>
          <w:lang w:val="da-DK"/>
        </w:rPr>
        <w:t xml:space="preserve">andele af den årlige fosfortransport </w:t>
      </w:r>
      <w:r>
        <w:rPr>
          <w:bCs/>
          <w:sz w:val="28"/>
          <w:szCs w:val="28"/>
          <w:lang w:val="da-DK"/>
        </w:rPr>
        <w:t xml:space="preserve">kan </w:t>
      </w:r>
      <w:r w:rsidR="007865FC">
        <w:rPr>
          <w:bCs/>
          <w:sz w:val="28"/>
          <w:szCs w:val="28"/>
          <w:lang w:val="da-DK"/>
        </w:rPr>
        <w:t xml:space="preserve">ske </w:t>
      </w:r>
      <w:r w:rsidR="00FB0B1E">
        <w:rPr>
          <w:bCs/>
          <w:sz w:val="28"/>
          <w:szCs w:val="28"/>
          <w:lang w:val="da-DK"/>
        </w:rPr>
        <w:t>over</w:t>
      </w:r>
      <w:r w:rsidR="00AE237E">
        <w:rPr>
          <w:bCs/>
          <w:sz w:val="28"/>
          <w:szCs w:val="28"/>
          <w:lang w:val="da-DK"/>
        </w:rPr>
        <w:t xml:space="preserve"> </w:t>
      </w:r>
      <w:r w:rsidR="007865FC">
        <w:rPr>
          <w:bCs/>
          <w:sz w:val="28"/>
          <w:szCs w:val="28"/>
          <w:lang w:val="da-DK"/>
        </w:rPr>
        <w:t>f</w:t>
      </w:r>
      <w:r w:rsidR="00C801A2">
        <w:rPr>
          <w:bCs/>
          <w:sz w:val="28"/>
          <w:szCs w:val="28"/>
          <w:lang w:val="da-DK"/>
        </w:rPr>
        <w:t>å dage</w:t>
      </w:r>
      <w:r w:rsidR="00AE237E">
        <w:rPr>
          <w:bCs/>
          <w:sz w:val="28"/>
          <w:szCs w:val="28"/>
          <w:lang w:val="da-DK"/>
        </w:rPr>
        <w:t xml:space="preserve">. </w:t>
      </w:r>
      <w:r w:rsidR="007865FC">
        <w:rPr>
          <w:bCs/>
          <w:sz w:val="28"/>
          <w:szCs w:val="28"/>
          <w:lang w:val="da-DK"/>
        </w:rPr>
        <w:t>Med d</w:t>
      </w:r>
      <w:r w:rsidR="005B0895">
        <w:rPr>
          <w:bCs/>
          <w:sz w:val="28"/>
          <w:szCs w:val="28"/>
          <w:lang w:val="da-DK"/>
        </w:rPr>
        <w:t xml:space="preserve">iskrete </w:t>
      </w:r>
      <w:r w:rsidR="00AE237E">
        <w:rPr>
          <w:bCs/>
          <w:sz w:val="28"/>
          <w:szCs w:val="28"/>
          <w:lang w:val="da-DK"/>
        </w:rPr>
        <w:t xml:space="preserve">målinger misser man let disse store pulsvise tab og får dermed et for lavt </w:t>
      </w:r>
      <w:r w:rsidR="007865FC">
        <w:rPr>
          <w:bCs/>
          <w:sz w:val="28"/>
          <w:szCs w:val="28"/>
          <w:lang w:val="da-DK"/>
        </w:rPr>
        <w:t xml:space="preserve">eller </w:t>
      </w:r>
      <w:r w:rsidR="00AE237E">
        <w:rPr>
          <w:bCs/>
          <w:sz w:val="28"/>
          <w:szCs w:val="28"/>
          <w:lang w:val="da-DK"/>
        </w:rPr>
        <w:t>misvisende billede af stofkilderne og det samlede tab</w:t>
      </w:r>
      <w:r w:rsidR="005B0895">
        <w:rPr>
          <w:bCs/>
          <w:sz w:val="28"/>
          <w:szCs w:val="28"/>
          <w:lang w:val="da-DK"/>
        </w:rPr>
        <w:t xml:space="preserve"> /</w:t>
      </w:r>
      <w:r w:rsidR="0063430C">
        <w:rPr>
          <w:bCs/>
          <w:sz w:val="28"/>
          <w:szCs w:val="28"/>
          <w:lang w:val="da-DK"/>
        </w:rPr>
        <w:t>7</w:t>
      </w:r>
      <w:r w:rsidR="005B0895">
        <w:rPr>
          <w:bCs/>
          <w:sz w:val="28"/>
          <w:szCs w:val="28"/>
          <w:lang w:val="da-DK"/>
        </w:rPr>
        <w:t>/</w:t>
      </w:r>
      <w:r w:rsidR="00AE237E">
        <w:rPr>
          <w:bCs/>
          <w:sz w:val="28"/>
          <w:szCs w:val="28"/>
          <w:lang w:val="da-DK"/>
        </w:rPr>
        <w:t xml:space="preserve">. </w:t>
      </w:r>
      <w:r w:rsidR="005B0895">
        <w:rPr>
          <w:bCs/>
          <w:sz w:val="28"/>
          <w:szCs w:val="28"/>
          <w:lang w:val="da-DK"/>
        </w:rPr>
        <w:t xml:space="preserve">Omfattende </w:t>
      </w:r>
      <w:r w:rsidR="00427AB0">
        <w:rPr>
          <w:bCs/>
          <w:sz w:val="28"/>
          <w:szCs w:val="28"/>
          <w:lang w:val="da-DK"/>
        </w:rPr>
        <w:t xml:space="preserve">målinger i 1990erne </w:t>
      </w:r>
      <w:r w:rsidR="0063430C">
        <w:rPr>
          <w:bCs/>
          <w:sz w:val="28"/>
          <w:szCs w:val="28"/>
          <w:lang w:val="da-DK"/>
        </w:rPr>
        <w:t>v</w:t>
      </w:r>
      <w:r w:rsidR="00427AB0">
        <w:rPr>
          <w:bCs/>
          <w:sz w:val="28"/>
          <w:szCs w:val="28"/>
          <w:lang w:val="da-DK"/>
        </w:rPr>
        <w:t>iste</w:t>
      </w:r>
      <w:r w:rsidR="005B0895">
        <w:rPr>
          <w:bCs/>
          <w:sz w:val="28"/>
          <w:szCs w:val="28"/>
          <w:lang w:val="da-DK"/>
        </w:rPr>
        <w:t xml:space="preserve">, at </w:t>
      </w:r>
      <w:r w:rsidR="008B0321">
        <w:rPr>
          <w:bCs/>
          <w:sz w:val="28"/>
          <w:szCs w:val="28"/>
          <w:lang w:val="da-DK"/>
        </w:rPr>
        <w:t xml:space="preserve">en strategi med diskrete </w:t>
      </w:r>
      <w:r w:rsidR="00FB0B1E">
        <w:rPr>
          <w:bCs/>
          <w:sz w:val="28"/>
          <w:szCs w:val="28"/>
          <w:lang w:val="da-DK"/>
        </w:rPr>
        <w:t xml:space="preserve">tilfældige </w:t>
      </w:r>
      <w:r w:rsidR="008B0321">
        <w:rPr>
          <w:bCs/>
          <w:sz w:val="28"/>
          <w:szCs w:val="28"/>
          <w:lang w:val="da-DK"/>
        </w:rPr>
        <w:t xml:space="preserve">prøver </w:t>
      </w:r>
      <w:r w:rsidR="00883D30">
        <w:rPr>
          <w:bCs/>
          <w:sz w:val="28"/>
          <w:szCs w:val="28"/>
          <w:lang w:val="da-DK"/>
        </w:rPr>
        <w:t xml:space="preserve">kan </w:t>
      </w:r>
      <w:r w:rsidR="008B0321">
        <w:rPr>
          <w:bCs/>
          <w:sz w:val="28"/>
          <w:szCs w:val="28"/>
          <w:lang w:val="da-DK"/>
        </w:rPr>
        <w:t>undervurdere det årlige fosfortab med 50%</w:t>
      </w:r>
      <w:r w:rsidR="005B0895">
        <w:rPr>
          <w:bCs/>
          <w:sz w:val="28"/>
          <w:szCs w:val="28"/>
          <w:lang w:val="da-DK"/>
        </w:rPr>
        <w:t>, så</w:t>
      </w:r>
      <w:r w:rsidR="00497DB2">
        <w:rPr>
          <w:bCs/>
          <w:sz w:val="28"/>
          <w:szCs w:val="28"/>
          <w:lang w:val="da-DK"/>
        </w:rPr>
        <w:t>:</w:t>
      </w:r>
      <w:r w:rsidR="005B0895">
        <w:rPr>
          <w:bCs/>
          <w:sz w:val="28"/>
          <w:szCs w:val="28"/>
          <w:lang w:val="da-DK"/>
        </w:rPr>
        <w:t xml:space="preserve"> </w:t>
      </w:r>
      <w:r w:rsidR="008B0321" w:rsidRPr="005B0895">
        <w:rPr>
          <w:bCs/>
          <w:sz w:val="28"/>
          <w:szCs w:val="28"/>
          <w:lang w:val="da-DK"/>
        </w:rPr>
        <w:t>”</w:t>
      </w:r>
      <w:proofErr w:type="spellStart"/>
      <w:r w:rsidR="008B0321" w:rsidRPr="005B0895">
        <w:rPr>
          <w:bCs/>
          <w:sz w:val="28"/>
          <w:szCs w:val="28"/>
          <w:lang w:val="da-DK"/>
        </w:rPr>
        <w:t>reliable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estimates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of P losses from </w:t>
      </w:r>
      <w:proofErr w:type="spellStart"/>
      <w:r w:rsidR="008B0321" w:rsidRPr="005B0895">
        <w:rPr>
          <w:bCs/>
          <w:sz w:val="28"/>
          <w:szCs w:val="28"/>
          <w:lang w:val="da-DK"/>
        </w:rPr>
        <w:t>artificially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drained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catchment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can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only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be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obtained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using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a sampling </w:t>
      </w:r>
      <w:proofErr w:type="spellStart"/>
      <w:r w:rsidR="008B0321" w:rsidRPr="005B0895">
        <w:rPr>
          <w:bCs/>
          <w:sz w:val="28"/>
          <w:szCs w:val="28"/>
          <w:lang w:val="da-DK"/>
        </w:rPr>
        <w:t>strategy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that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incorporates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intensive sampling </w:t>
      </w:r>
      <w:proofErr w:type="spellStart"/>
      <w:r w:rsidR="008B0321" w:rsidRPr="005B0895">
        <w:rPr>
          <w:bCs/>
          <w:sz w:val="28"/>
          <w:szCs w:val="28"/>
          <w:lang w:val="da-DK"/>
        </w:rPr>
        <w:t>during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storm events”</w:t>
      </w:r>
      <w:r>
        <w:rPr>
          <w:bCs/>
          <w:sz w:val="28"/>
          <w:szCs w:val="28"/>
          <w:lang w:val="da-DK"/>
        </w:rPr>
        <w:t xml:space="preserve">. </w:t>
      </w:r>
      <w:r w:rsidR="005B0895">
        <w:rPr>
          <w:bCs/>
          <w:sz w:val="28"/>
          <w:szCs w:val="28"/>
          <w:lang w:val="da-DK"/>
        </w:rPr>
        <w:t xml:space="preserve">I </w:t>
      </w:r>
      <w:r>
        <w:rPr>
          <w:bCs/>
          <w:sz w:val="28"/>
          <w:szCs w:val="28"/>
          <w:lang w:val="da-DK"/>
        </w:rPr>
        <w:t xml:space="preserve">andre og nyere </w:t>
      </w:r>
      <w:r w:rsidR="005B0895">
        <w:rPr>
          <w:bCs/>
          <w:sz w:val="28"/>
          <w:szCs w:val="28"/>
          <w:lang w:val="da-DK"/>
        </w:rPr>
        <w:t xml:space="preserve">sammenligninger vurderer </w:t>
      </w:r>
      <w:ins w:id="123" w:author="Kaj Sand-Jensen" w:date="2025-01-10T10:20:00Z">
        <w:r w:rsidR="009B6B40">
          <w:rPr>
            <w:bCs/>
            <w:sz w:val="28"/>
            <w:szCs w:val="28"/>
            <w:lang w:val="da-DK"/>
          </w:rPr>
          <w:t xml:space="preserve">den samme </w:t>
        </w:r>
      </w:ins>
      <w:commentRangeStart w:id="124"/>
      <w:del w:id="125" w:author="Kaj Sand-Jensen" w:date="2025-01-10T10:20:00Z">
        <w:r w:rsidR="007865FC" w:rsidDel="009B6B40">
          <w:rPr>
            <w:bCs/>
            <w:sz w:val="28"/>
            <w:szCs w:val="28"/>
            <w:lang w:val="da-DK"/>
          </w:rPr>
          <w:delText>DCE</w:delText>
        </w:r>
      </w:del>
      <w:commentRangeEnd w:id="124"/>
      <w:r w:rsidR="001923E5">
        <w:rPr>
          <w:rStyle w:val="CommentReference"/>
        </w:rPr>
        <w:commentReference w:id="124"/>
      </w:r>
      <w:del w:id="126" w:author="Kaj Sand-Jensen" w:date="2025-01-10T10:20:00Z">
        <w:r w:rsidDel="009B6B40">
          <w:rPr>
            <w:bCs/>
            <w:sz w:val="28"/>
            <w:szCs w:val="28"/>
            <w:lang w:val="da-DK"/>
          </w:rPr>
          <w:delText>-</w:delText>
        </w:r>
      </w:del>
      <w:r>
        <w:rPr>
          <w:bCs/>
          <w:sz w:val="28"/>
          <w:szCs w:val="28"/>
          <w:lang w:val="da-DK"/>
        </w:rPr>
        <w:lastRenderedPageBreak/>
        <w:t>forsker</w:t>
      </w:r>
      <w:ins w:id="127" w:author="Kaj Sand-Jensen" w:date="2025-01-10T10:20:00Z">
        <w:r w:rsidR="009B6B40">
          <w:rPr>
            <w:bCs/>
            <w:sz w:val="28"/>
            <w:szCs w:val="28"/>
            <w:lang w:val="da-DK"/>
          </w:rPr>
          <w:t>gruppe</w:t>
        </w:r>
      </w:ins>
      <w:del w:id="128" w:author="Kaj Sand-Jensen" w:date="2025-01-10T10:20:00Z">
        <w:r w:rsidR="00497DB2" w:rsidDel="009B6B40">
          <w:rPr>
            <w:bCs/>
            <w:sz w:val="28"/>
            <w:szCs w:val="28"/>
            <w:lang w:val="da-DK"/>
          </w:rPr>
          <w:delText>n</w:delText>
        </w:r>
        <w:r w:rsidDel="009B6B40">
          <w:rPr>
            <w:bCs/>
            <w:sz w:val="28"/>
            <w:szCs w:val="28"/>
            <w:lang w:val="da-DK"/>
          </w:rPr>
          <w:delText>e</w:delText>
        </w:r>
      </w:del>
      <w:r w:rsidR="005B0895">
        <w:rPr>
          <w:bCs/>
          <w:sz w:val="28"/>
          <w:szCs w:val="28"/>
          <w:lang w:val="da-DK"/>
        </w:rPr>
        <w:t xml:space="preserve">, at </w:t>
      </w:r>
      <w:r w:rsidR="00FC1B59">
        <w:rPr>
          <w:bCs/>
          <w:sz w:val="28"/>
          <w:szCs w:val="28"/>
          <w:lang w:val="da-DK"/>
        </w:rPr>
        <w:t>diskrete prøver hver 14. dag undervurderer den faktiske P-transport mindre (o</w:t>
      </w:r>
      <w:r w:rsidR="007865FC">
        <w:rPr>
          <w:bCs/>
          <w:sz w:val="28"/>
          <w:szCs w:val="28"/>
          <w:lang w:val="da-DK"/>
        </w:rPr>
        <w:t>m</w:t>
      </w:r>
      <w:r w:rsidR="00FC1B59">
        <w:rPr>
          <w:bCs/>
          <w:sz w:val="28"/>
          <w:szCs w:val="28"/>
          <w:lang w:val="da-DK"/>
        </w:rPr>
        <w:t xml:space="preserve">kring </w:t>
      </w:r>
      <w:r>
        <w:rPr>
          <w:bCs/>
          <w:sz w:val="28"/>
          <w:szCs w:val="28"/>
          <w:lang w:val="da-DK"/>
        </w:rPr>
        <w:t>3</w:t>
      </w:r>
      <w:r w:rsidR="00FC1B59">
        <w:rPr>
          <w:bCs/>
          <w:sz w:val="28"/>
          <w:szCs w:val="28"/>
          <w:lang w:val="da-DK"/>
        </w:rPr>
        <w:t>5%)</w:t>
      </w:r>
      <w:r w:rsidR="0063430C">
        <w:rPr>
          <w:bCs/>
          <w:sz w:val="28"/>
          <w:szCs w:val="28"/>
          <w:lang w:val="da-DK"/>
        </w:rPr>
        <w:t>.</w:t>
      </w:r>
      <w:r w:rsidR="00FC1B59">
        <w:rPr>
          <w:bCs/>
          <w:sz w:val="28"/>
          <w:szCs w:val="28"/>
          <w:lang w:val="da-DK"/>
        </w:rPr>
        <w:t xml:space="preserve"> </w:t>
      </w:r>
    </w:p>
    <w:p w14:paraId="06BAE3B5" w14:textId="51FA29DE" w:rsidR="00F75BE9" w:rsidRDefault="00AF0E6B" w:rsidP="003140F8">
      <w:pPr>
        <w:rPr>
          <w:bCs/>
          <w:sz w:val="28"/>
          <w:szCs w:val="28"/>
          <w:lang w:val="da-DK"/>
        </w:rPr>
      </w:pPr>
      <w:ins w:id="129" w:author="Poul Løgstrup Bjerg" w:date="2025-01-10T07:53:00Z">
        <w:r>
          <w:rPr>
            <w:bCs/>
            <w:sz w:val="28"/>
            <w:szCs w:val="28"/>
            <w:lang w:val="da-DK"/>
          </w:rPr>
          <w:t>,</w:t>
        </w:r>
      </w:ins>
    </w:p>
    <w:p w14:paraId="008BD29C" w14:textId="360C75F8" w:rsidR="00F75BE9" w:rsidRDefault="00F75BE9" w:rsidP="003140F8">
      <w:pPr>
        <w:rPr>
          <w:b/>
          <w:bCs/>
          <w:sz w:val="28"/>
          <w:szCs w:val="28"/>
          <w:lang w:val="da-DK"/>
        </w:rPr>
      </w:pPr>
      <w:r w:rsidRPr="00F75BE9">
        <w:rPr>
          <w:b/>
          <w:bCs/>
          <w:sz w:val="28"/>
          <w:szCs w:val="28"/>
          <w:lang w:val="da-DK"/>
        </w:rPr>
        <w:t>Næringsbegrænsning i Arresø</w:t>
      </w:r>
    </w:p>
    <w:p w14:paraId="4554DEF0" w14:textId="019108EA" w:rsidR="00E064B3" w:rsidRDefault="00F75BE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Ofte </w:t>
      </w:r>
      <w:r w:rsidR="00DC6F1A">
        <w:rPr>
          <w:bCs/>
          <w:sz w:val="28"/>
          <w:szCs w:val="28"/>
          <w:lang w:val="da-DK"/>
        </w:rPr>
        <w:t>hører man</w:t>
      </w:r>
      <w:r>
        <w:rPr>
          <w:bCs/>
          <w:sz w:val="28"/>
          <w:szCs w:val="28"/>
          <w:lang w:val="da-DK"/>
        </w:rPr>
        <w:t>, at søerne</w:t>
      </w:r>
      <w:r w:rsidR="005F3BB3">
        <w:rPr>
          <w:bCs/>
          <w:sz w:val="28"/>
          <w:szCs w:val="28"/>
          <w:lang w:val="da-DK"/>
        </w:rPr>
        <w:t>s</w:t>
      </w:r>
      <w:r>
        <w:rPr>
          <w:bCs/>
          <w:sz w:val="28"/>
          <w:szCs w:val="28"/>
          <w:lang w:val="da-DK"/>
        </w:rPr>
        <w:t xml:space="preserve"> </w:t>
      </w:r>
      <w:r w:rsidR="00DB4A99">
        <w:rPr>
          <w:bCs/>
          <w:sz w:val="28"/>
          <w:szCs w:val="28"/>
          <w:lang w:val="da-DK"/>
        </w:rPr>
        <w:t xml:space="preserve">algebiomassen </w:t>
      </w:r>
      <w:r w:rsidR="005F3BB3">
        <w:rPr>
          <w:bCs/>
          <w:sz w:val="28"/>
          <w:szCs w:val="28"/>
          <w:lang w:val="da-DK"/>
        </w:rPr>
        <w:t xml:space="preserve">er </w:t>
      </w:r>
      <w:r>
        <w:rPr>
          <w:bCs/>
          <w:sz w:val="28"/>
          <w:szCs w:val="28"/>
          <w:lang w:val="da-DK"/>
        </w:rPr>
        <w:t>P-begrænse</w:t>
      </w:r>
      <w:r w:rsidR="00DB4A99">
        <w:rPr>
          <w:bCs/>
          <w:sz w:val="28"/>
          <w:szCs w:val="28"/>
          <w:lang w:val="da-DK"/>
        </w:rPr>
        <w:t>t</w:t>
      </w:r>
      <w:r>
        <w:rPr>
          <w:bCs/>
          <w:sz w:val="28"/>
          <w:szCs w:val="28"/>
          <w:lang w:val="da-DK"/>
        </w:rPr>
        <w:t xml:space="preserve"> og</w:t>
      </w:r>
      <w:r w:rsidR="007C506B"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t>kystvande</w:t>
      </w:r>
      <w:r w:rsidR="00821450">
        <w:rPr>
          <w:bCs/>
          <w:sz w:val="28"/>
          <w:szCs w:val="28"/>
          <w:lang w:val="da-DK"/>
        </w:rPr>
        <w:t>nes</w:t>
      </w:r>
      <w:r>
        <w:rPr>
          <w:bCs/>
          <w:sz w:val="28"/>
          <w:szCs w:val="28"/>
          <w:lang w:val="da-DK"/>
        </w:rPr>
        <w:t xml:space="preserve"> er N-begrænse</w:t>
      </w:r>
      <w:r w:rsidR="00DB4A99">
        <w:rPr>
          <w:bCs/>
          <w:sz w:val="28"/>
          <w:szCs w:val="28"/>
          <w:lang w:val="da-DK"/>
        </w:rPr>
        <w:t>t</w:t>
      </w:r>
      <w:r>
        <w:rPr>
          <w:bCs/>
          <w:sz w:val="28"/>
          <w:szCs w:val="28"/>
          <w:lang w:val="da-DK"/>
        </w:rPr>
        <w:t>. Så enkelt er det imidlertid ikke</w:t>
      </w:r>
      <w:r w:rsidR="007865FC">
        <w:rPr>
          <w:bCs/>
          <w:sz w:val="28"/>
          <w:szCs w:val="28"/>
          <w:lang w:val="da-DK"/>
        </w:rPr>
        <w:t xml:space="preserve"> /</w:t>
      </w:r>
      <w:r w:rsidR="00821450">
        <w:rPr>
          <w:bCs/>
          <w:sz w:val="28"/>
          <w:szCs w:val="28"/>
          <w:lang w:val="da-DK"/>
        </w:rPr>
        <w:t>8,</w:t>
      </w:r>
      <w:r w:rsidR="00FB1FFB">
        <w:rPr>
          <w:bCs/>
          <w:sz w:val="28"/>
          <w:szCs w:val="28"/>
          <w:lang w:val="da-DK"/>
        </w:rPr>
        <w:t xml:space="preserve"> </w:t>
      </w:r>
      <w:r w:rsidR="00821450">
        <w:rPr>
          <w:bCs/>
          <w:sz w:val="28"/>
          <w:szCs w:val="28"/>
          <w:lang w:val="da-DK"/>
        </w:rPr>
        <w:t>9</w:t>
      </w:r>
      <w:r w:rsidR="007865FC">
        <w:rPr>
          <w:bCs/>
          <w:sz w:val="28"/>
          <w:szCs w:val="28"/>
          <w:lang w:val="da-DK"/>
        </w:rPr>
        <w:t>/</w:t>
      </w:r>
      <w:r>
        <w:rPr>
          <w:bCs/>
          <w:sz w:val="28"/>
          <w:szCs w:val="28"/>
          <w:lang w:val="da-DK"/>
        </w:rPr>
        <w:t xml:space="preserve">. Der findes søer, der er </w:t>
      </w:r>
      <w:r w:rsidR="00DB4A99">
        <w:rPr>
          <w:bCs/>
          <w:sz w:val="28"/>
          <w:szCs w:val="28"/>
          <w:lang w:val="da-DK"/>
        </w:rPr>
        <w:t xml:space="preserve">permanent </w:t>
      </w:r>
      <w:r>
        <w:rPr>
          <w:bCs/>
          <w:sz w:val="28"/>
          <w:szCs w:val="28"/>
          <w:lang w:val="da-DK"/>
        </w:rPr>
        <w:t>N-begrænsede (fx Esr</w:t>
      </w:r>
      <w:r w:rsidR="00BD7186">
        <w:rPr>
          <w:bCs/>
          <w:sz w:val="28"/>
          <w:szCs w:val="28"/>
          <w:lang w:val="da-DK"/>
        </w:rPr>
        <w:t>u</w:t>
      </w:r>
      <w:r>
        <w:rPr>
          <w:bCs/>
          <w:sz w:val="28"/>
          <w:szCs w:val="28"/>
          <w:lang w:val="da-DK"/>
        </w:rPr>
        <w:t xml:space="preserve">m Sø), andre, som er </w:t>
      </w:r>
      <w:r w:rsidR="00821450">
        <w:rPr>
          <w:bCs/>
          <w:sz w:val="28"/>
          <w:szCs w:val="28"/>
          <w:lang w:val="da-DK"/>
        </w:rPr>
        <w:t xml:space="preserve">permanent </w:t>
      </w:r>
      <w:r>
        <w:rPr>
          <w:bCs/>
          <w:sz w:val="28"/>
          <w:szCs w:val="28"/>
          <w:lang w:val="da-DK"/>
        </w:rPr>
        <w:t>P-begrænsede</w:t>
      </w:r>
      <w:r w:rsidR="00821450">
        <w:rPr>
          <w:bCs/>
          <w:sz w:val="28"/>
          <w:szCs w:val="28"/>
          <w:lang w:val="da-DK"/>
        </w:rPr>
        <w:t>, eller P begrænsede forår</w:t>
      </w:r>
      <w:r>
        <w:rPr>
          <w:bCs/>
          <w:sz w:val="28"/>
          <w:szCs w:val="28"/>
          <w:lang w:val="da-DK"/>
        </w:rPr>
        <w:t xml:space="preserve"> og N-begrænsede om sommeren</w:t>
      </w:r>
      <w:r w:rsidR="00DC6F1A">
        <w:rPr>
          <w:bCs/>
          <w:sz w:val="28"/>
          <w:szCs w:val="28"/>
          <w:lang w:val="da-DK"/>
        </w:rPr>
        <w:t xml:space="preserve"> </w:t>
      </w:r>
      <w:ins w:id="130" w:author="Kaj Sand-Jensen" w:date="2025-01-10T10:21:00Z">
        <w:r w:rsidR="009B6B40">
          <w:rPr>
            <w:bCs/>
            <w:sz w:val="28"/>
            <w:szCs w:val="28"/>
            <w:lang w:val="da-DK"/>
          </w:rPr>
          <w:t>/</w:t>
        </w:r>
      </w:ins>
      <w:del w:id="131" w:author="Kaj Sand-Jensen" w:date="2025-01-10T10:21:00Z">
        <w:r w:rsidR="00DC6F1A" w:rsidDel="009B6B40">
          <w:rPr>
            <w:bCs/>
            <w:sz w:val="28"/>
            <w:szCs w:val="28"/>
            <w:lang w:val="da-DK"/>
          </w:rPr>
          <w:delText>(</w:delText>
        </w:r>
      </w:del>
      <w:r w:rsidR="00564BC2">
        <w:rPr>
          <w:bCs/>
          <w:sz w:val="28"/>
          <w:szCs w:val="28"/>
          <w:lang w:val="da-DK"/>
        </w:rPr>
        <w:t>2</w:t>
      </w:r>
      <w:r w:rsidR="005F3BB3">
        <w:rPr>
          <w:bCs/>
          <w:sz w:val="28"/>
          <w:szCs w:val="28"/>
          <w:lang w:val="da-DK"/>
        </w:rPr>
        <w:t xml:space="preserve">, </w:t>
      </w:r>
      <w:r w:rsidR="00564BC2">
        <w:rPr>
          <w:bCs/>
          <w:sz w:val="28"/>
          <w:szCs w:val="28"/>
          <w:lang w:val="da-DK"/>
        </w:rPr>
        <w:t>9</w:t>
      </w:r>
      <w:r w:rsidR="00DB4A99">
        <w:rPr>
          <w:bCs/>
          <w:sz w:val="28"/>
          <w:szCs w:val="28"/>
          <w:lang w:val="da-DK"/>
        </w:rPr>
        <w:t>/</w:t>
      </w:r>
      <w:del w:id="132" w:author="Kaj Sand-Jensen" w:date="2025-01-10T10:21:00Z">
        <w:r w:rsidR="00DC6F1A" w:rsidDel="009B6B40">
          <w:rPr>
            <w:bCs/>
            <w:sz w:val="28"/>
            <w:szCs w:val="28"/>
            <w:lang w:val="da-DK"/>
          </w:rPr>
          <w:delText>)</w:delText>
        </w:r>
      </w:del>
      <w:r>
        <w:rPr>
          <w:bCs/>
          <w:sz w:val="28"/>
          <w:szCs w:val="28"/>
          <w:lang w:val="da-DK"/>
        </w:rPr>
        <w:t xml:space="preserve">. </w:t>
      </w:r>
    </w:p>
    <w:p w14:paraId="3CF1AFE4" w14:textId="77777777" w:rsidR="005F3BB3" w:rsidRDefault="005F3BB3" w:rsidP="003140F8">
      <w:pPr>
        <w:rPr>
          <w:bCs/>
          <w:sz w:val="28"/>
          <w:szCs w:val="28"/>
          <w:lang w:val="da-DK"/>
        </w:rPr>
      </w:pPr>
    </w:p>
    <w:p w14:paraId="3A7796F9" w14:textId="4C26BB91" w:rsidR="0014751A" w:rsidRDefault="007865FC" w:rsidP="003140F8">
      <w:pPr>
        <w:rPr>
          <w:ins w:id="133" w:author="Kaj Sand-Jensen" w:date="2025-01-10T10:22:00Z"/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 Arresøs tilfælde</w:t>
      </w:r>
      <w:r w:rsidR="005F3BB3">
        <w:rPr>
          <w:bCs/>
          <w:sz w:val="28"/>
          <w:szCs w:val="28"/>
          <w:lang w:val="da-DK"/>
        </w:rPr>
        <w:t xml:space="preserve"> har vi </w:t>
      </w:r>
      <w:r w:rsidR="00E064B3">
        <w:rPr>
          <w:bCs/>
          <w:sz w:val="28"/>
          <w:szCs w:val="28"/>
          <w:lang w:val="da-DK"/>
        </w:rPr>
        <w:t xml:space="preserve">set på, om </w:t>
      </w:r>
      <w:r w:rsidR="005F3BB3">
        <w:rPr>
          <w:bCs/>
          <w:sz w:val="28"/>
          <w:szCs w:val="28"/>
          <w:lang w:val="da-DK"/>
        </w:rPr>
        <w:t xml:space="preserve">det meste målbare </w:t>
      </w:r>
      <w:r w:rsidR="00E064B3">
        <w:rPr>
          <w:bCs/>
          <w:sz w:val="28"/>
          <w:szCs w:val="28"/>
          <w:lang w:val="da-DK"/>
        </w:rPr>
        <w:t>opløst</w:t>
      </w:r>
      <w:r w:rsidR="005F3BB3">
        <w:rPr>
          <w:bCs/>
          <w:sz w:val="28"/>
          <w:szCs w:val="28"/>
          <w:lang w:val="da-DK"/>
        </w:rPr>
        <w:t>e</w:t>
      </w:r>
      <w:r w:rsidR="00E064B3">
        <w:rPr>
          <w:bCs/>
          <w:sz w:val="28"/>
          <w:szCs w:val="28"/>
          <w:lang w:val="da-DK"/>
        </w:rPr>
        <w:t xml:space="preserve"> uorganisk</w:t>
      </w:r>
      <w:r w:rsidR="005F3BB3">
        <w:rPr>
          <w:bCs/>
          <w:sz w:val="28"/>
          <w:szCs w:val="28"/>
          <w:lang w:val="da-DK"/>
        </w:rPr>
        <w:t>e</w:t>
      </w:r>
      <w:r w:rsidR="00E064B3">
        <w:rPr>
          <w:bCs/>
          <w:sz w:val="28"/>
          <w:szCs w:val="28"/>
          <w:lang w:val="da-DK"/>
        </w:rPr>
        <w:t xml:space="preserve"> fosfat og uorganisk nitrat </w:t>
      </w:r>
      <w:r w:rsidR="00EE58C2">
        <w:rPr>
          <w:bCs/>
          <w:sz w:val="28"/>
          <w:szCs w:val="28"/>
          <w:lang w:val="da-DK"/>
        </w:rPr>
        <w:t xml:space="preserve">er indbygget i algebiomassen </w:t>
      </w:r>
      <w:r w:rsidR="00E064B3">
        <w:rPr>
          <w:bCs/>
          <w:sz w:val="28"/>
          <w:szCs w:val="28"/>
          <w:lang w:val="da-DK"/>
        </w:rPr>
        <w:t>om sommeren</w:t>
      </w:r>
      <w:r>
        <w:rPr>
          <w:bCs/>
          <w:sz w:val="28"/>
          <w:szCs w:val="28"/>
          <w:lang w:val="da-DK"/>
        </w:rPr>
        <w:t xml:space="preserve"> og dermed kan begrænse forsat </w:t>
      </w:r>
      <w:r w:rsidR="00FB1FFB">
        <w:rPr>
          <w:bCs/>
          <w:sz w:val="28"/>
          <w:szCs w:val="28"/>
          <w:lang w:val="da-DK"/>
        </w:rPr>
        <w:t>biomasse</w:t>
      </w:r>
      <w:r>
        <w:rPr>
          <w:bCs/>
          <w:sz w:val="28"/>
          <w:szCs w:val="28"/>
          <w:lang w:val="da-DK"/>
        </w:rPr>
        <w:t xml:space="preserve">tilvækst. Det er tilfældet </w:t>
      </w:r>
      <w:r w:rsidR="00EE58C2">
        <w:rPr>
          <w:bCs/>
          <w:sz w:val="28"/>
          <w:szCs w:val="28"/>
          <w:lang w:val="da-DK"/>
        </w:rPr>
        <w:t xml:space="preserve">for </w:t>
      </w:r>
      <w:r w:rsidR="00E064B3">
        <w:rPr>
          <w:bCs/>
          <w:sz w:val="28"/>
          <w:szCs w:val="28"/>
          <w:lang w:val="da-DK"/>
        </w:rPr>
        <w:t>begge</w:t>
      </w:r>
      <w:r>
        <w:rPr>
          <w:bCs/>
          <w:sz w:val="28"/>
          <w:szCs w:val="28"/>
          <w:lang w:val="da-DK"/>
        </w:rPr>
        <w:t xml:space="preserve"> stoffer</w:t>
      </w:r>
      <w:r w:rsidR="00FB1FFB">
        <w:rPr>
          <w:bCs/>
          <w:sz w:val="28"/>
          <w:szCs w:val="28"/>
          <w:lang w:val="da-DK"/>
        </w:rPr>
        <w:t xml:space="preserve"> </w:t>
      </w:r>
      <w:r w:rsidR="00E064B3">
        <w:rPr>
          <w:bCs/>
          <w:sz w:val="28"/>
          <w:szCs w:val="28"/>
          <w:lang w:val="da-DK"/>
        </w:rPr>
        <w:t xml:space="preserve">(figur </w:t>
      </w:r>
      <w:ins w:id="134" w:author="Kaj Sand-Jensen" w:date="2025-01-10T10:49:00Z">
        <w:r w:rsidR="00E10B44">
          <w:rPr>
            <w:bCs/>
            <w:sz w:val="28"/>
            <w:szCs w:val="28"/>
            <w:lang w:val="da-DK"/>
          </w:rPr>
          <w:t>5</w:t>
        </w:r>
      </w:ins>
      <w:del w:id="135" w:author="Kaj Sand-Jensen" w:date="2025-01-10T10:40:00Z">
        <w:r w:rsidR="00E064B3" w:rsidDel="008A0842">
          <w:rPr>
            <w:bCs/>
            <w:sz w:val="28"/>
            <w:szCs w:val="28"/>
            <w:lang w:val="da-DK"/>
          </w:rPr>
          <w:delText>3</w:delText>
        </w:r>
      </w:del>
      <w:r w:rsidR="00E064B3">
        <w:rPr>
          <w:bCs/>
          <w:sz w:val="28"/>
          <w:szCs w:val="28"/>
          <w:lang w:val="da-DK"/>
        </w:rPr>
        <w:t xml:space="preserve">). </w:t>
      </w:r>
      <w:r w:rsidR="005F3BB3">
        <w:rPr>
          <w:bCs/>
          <w:sz w:val="28"/>
          <w:szCs w:val="28"/>
          <w:lang w:val="da-DK"/>
        </w:rPr>
        <w:t>Dernæst har vi set på TN/TP forholdet</w:t>
      </w:r>
      <w:r w:rsidR="00FB1FFB">
        <w:rPr>
          <w:bCs/>
          <w:sz w:val="28"/>
          <w:szCs w:val="28"/>
          <w:lang w:val="da-DK"/>
        </w:rPr>
        <w:t xml:space="preserve"> ved lav tilgængelig</w:t>
      </w:r>
      <w:r w:rsidR="005F3BB3">
        <w:rPr>
          <w:bCs/>
          <w:sz w:val="28"/>
          <w:szCs w:val="28"/>
          <w:lang w:val="da-DK"/>
        </w:rPr>
        <w:t xml:space="preserve">, idet et forhold over </w:t>
      </w:r>
      <w:r w:rsidR="00497DB2">
        <w:rPr>
          <w:bCs/>
          <w:sz w:val="28"/>
          <w:szCs w:val="28"/>
          <w:lang w:val="da-DK"/>
        </w:rPr>
        <w:t>12-16</w:t>
      </w:r>
      <w:r w:rsidR="005F3BB3">
        <w:rPr>
          <w:bCs/>
          <w:sz w:val="28"/>
          <w:szCs w:val="28"/>
          <w:lang w:val="da-DK"/>
        </w:rPr>
        <w:t xml:space="preserve"> indikerer mulig P-begrænsning og et TN/TP forhold </w:t>
      </w:r>
      <w:r w:rsidR="00304665">
        <w:rPr>
          <w:bCs/>
          <w:sz w:val="28"/>
          <w:szCs w:val="28"/>
          <w:lang w:val="da-DK"/>
        </w:rPr>
        <w:t xml:space="preserve">under </w:t>
      </w:r>
      <w:r w:rsidR="00497DB2">
        <w:rPr>
          <w:bCs/>
          <w:sz w:val="28"/>
          <w:szCs w:val="28"/>
          <w:lang w:val="da-DK"/>
        </w:rPr>
        <w:t xml:space="preserve">grænsen </w:t>
      </w:r>
      <w:r w:rsidR="005F3BB3">
        <w:rPr>
          <w:bCs/>
          <w:sz w:val="28"/>
          <w:szCs w:val="28"/>
          <w:lang w:val="da-DK"/>
        </w:rPr>
        <w:t xml:space="preserve">indikerer </w:t>
      </w:r>
      <w:r w:rsidR="00304665">
        <w:rPr>
          <w:bCs/>
          <w:sz w:val="28"/>
          <w:szCs w:val="28"/>
          <w:lang w:val="da-DK"/>
        </w:rPr>
        <w:t>mulig N-begrænsning</w:t>
      </w:r>
      <w:r w:rsidR="00564BC2">
        <w:rPr>
          <w:bCs/>
          <w:sz w:val="28"/>
          <w:szCs w:val="28"/>
          <w:lang w:val="da-DK"/>
        </w:rPr>
        <w:t xml:space="preserve"> af algebiomassen /</w:t>
      </w:r>
      <w:r w:rsidR="00821450">
        <w:rPr>
          <w:bCs/>
          <w:sz w:val="28"/>
          <w:szCs w:val="28"/>
          <w:lang w:val="da-DK"/>
        </w:rPr>
        <w:t>9</w:t>
      </w:r>
      <w:r w:rsidR="00564BC2">
        <w:rPr>
          <w:bCs/>
          <w:sz w:val="28"/>
          <w:szCs w:val="28"/>
          <w:lang w:val="da-DK"/>
        </w:rPr>
        <w:t>/</w:t>
      </w:r>
      <w:r w:rsidR="00304665">
        <w:rPr>
          <w:bCs/>
          <w:sz w:val="28"/>
          <w:szCs w:val="28"/>
          <w:lang w:val="da-DK"/>
        </w:rPr>
        <w:t xml:space="preserve">. </w:t>
      </w:r>
    </w:p>
    <w:p w14:paraId="559B8246" w14:textId="49E1A46A" w:rsidR="009B6B40" w:rsidRDefault="009B6B40" w:rsidP="003140F8">
      <w:pPr>
        <w:rPr>
          <w:ins w:id="136" w:author="Kaj Sand-Jensen" w:date="2025-01-10T10:22:00Z"/>
          <w:bCs/>
          <w:sz w:val="28"/>
          <w:szCs w:val="28"/>
          <w:lang w:val="da-DK"/>
        </w:rPr>
      </w:pPr>
    </w:p>
    <w:p w14:paraId="706D44BB" w14:textId="7F00BD8E" w:rsidR="009B6B40" w:rsidRDefault="009B6B40" w:rsidP="003140F8">
      <w:pPr>
        <w:rPr>
          <w:bCs/>
          <w:sz w:val="28"/>
          <w:szCs w:val="28"/>
          <w:lang w:val="da-DK"/>
        </w:rPr>
      </w:pPr>
      <w:ins w:id="137" w:author="Kaj Sand-Jensen" w:date="2025-01-10T10:22:00Z">
        <w:r>
          <w:rPr>
            <w:bCs/>
            <w:sz w:val="28"/>
            <w:szCs w:val="28"/>
            <w:lang w:val="da-DK"/>
          </w:rPr>
          <w:t xml:space="preserve">Her indsættes figur </w:t>
        </w:r>
      </w:ins>
      <w:ins w:id="138" w:author="Kaj Sand-Jensen" w:date="2025-01-10T10:50:00Z">
        <w:r w:rsidR="00E10B44">
          <w:rPr>
            <w:bCs/>
            <w:sz w:val="28"/>
            <w:szCs w:val="28"/>
            <w:lang w:val="da-DK"/>
          </w:rPr>
          <w:t>5</w:t>
        </w:r>
      </w:ins>
      <w:ins w:id="139" w:author="Kaj Sand-Jensen" w:date="2025-01-10T10:22:00Z">
        <w:r>
          <w:rPr>
            <w:bCs/>
            <w:sz w:val="28"/>
            <w:szCs w:val="28"/>
            <w:lang w:val="da-DK"/>
          </w:rPr>
          <w:t>.</w:t>
        </w:r>
      </w:ins>
    </w:p>
    <w:p w14:paraId="0B5E0FB5" w14:textId="77777777" w:rsidR="0014751A" w:rsidRDefault="0014751A" w:rsidP="003140F8">
      <w:pPr>
        <w:rPr>
          <w:bCs/>
          <w:sz w:val="28"/>
          <w:szCs w:val="28"/>
          <w:lang w:val="da-DK"/>
        </w:rPr>
      </w:pPr>
    </w:p>
    <w:p w14:paraId="4F7E16CC" w14:textId="102D7860" w:rsidR="00564BC2" w:rsidRDefault="00821450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Lave </w:t>
      </w:r>
      <w:r w:rsidR="0014751A">
        <w:rPr>
          <w:bCs/>
          <w:sz w:val="28"/>
          <w:szCs w:val="28"/>
          <w:lang w:val="da-DK"/>
        </w:rPr>
        <w:t>TN/TP-forhold om sommeren</w:t>
      </w:r>
      <w:r>
        <w:rPr>
          <w:bCs/>
          <w:sz w:val="28"/>
          <w:szCs w:val="28"/>
          <w:lang w:val="da-DK"/>
        </w:rPr>
        <w:t xml:space="preserve"> før 2010 </w:t>
      </w:r>
      <w:r w:rsidR="0014751A">
        <w:rPr>
          <w:bCs/>
          <w:sz w:val="28"/>
          <w:szCs w:val="28"/>
          <w:lang w:val="da-DK"/>
        </w:rPr>
        <w:t>indikere</w:t>
      </w:r>
      <w:r>
        <w:rPr>
          <w:bCs/>
          <w:sz w:val="28"/>
          <w:szCs w:val="28"/>
          <w:lang w:val="da-DK"/>
        </w:rPr>
        <w:t>de</w:t>
      </w:r>
      <w:r w:rsidR="0014751A">
        <w:rPr>
          <w:bCs/>
          <w:sz w:val="28"/>
          <w:szCs w:val="28"/>
          <w:lang w:val="da-DK"/>
        </w:rPr>
        <w:t xml:space="preserve"> kvælstofbegrænsning, men siden er forholdet steget, fordi TN er øget mere end TP – det kunne afspejle større kvælstoftab fra </w:t>
      </w:r>
      <w:r>
        <w:rPr>
          <w:bCs/>
          <w:sz w:val="28"/>
          <w:szCs w:val="28"/>
          <w:lang w:val="da-DK"/>
        </w:rPr>
        <w:t>åbent land</w:t>
      </w:r>
      <w:r w:rsidR="0014751A">
        <w:rPr>
          <w:bCs/>
          <w:sz w:val="28"/>
          <w:szCs w:val="28"/>
          <w:lang w:val="da-DK"/>
        </w:rPr>
        <w:t xml:space="preserve">. Nu har vi i dag mulighed for enten N eller P eller samtidig N og P begrænsning af Arresøs alger, men ved en højere biomasse (altså mindre begrænsning) end </w:t>
      </w:r>
      <w:ins w:id="140" w:author="Kaj Sand-Jensen" w:date="2025-01-10T10:23:00Z">
        <w:r w:rsidR="009B6B40">
          <w:rPr>
            <w:bCs/>
            <w:sz w:val="28"/>
            <w:szCs w:val="28"/>
            <w:lang w:val="da-DK"/>
          </w:rPr>
          <w:t xml:space="preserve">i </w:t>
        </w:r>
      </w:ins>
      <w:r w:rsidR="00FB1FFB">
        <w:rPr>
          <w:bCs/>
          <w:sz w:val="28"/>
          <w:szCs w:val="28"/>
          <w:lang w:val="da-DK"/>
        </w:rPr>
        <w:t>2000-</w:t>
      </w:r>
      <w:r w:rsidR="0014751A">
        <w:rPr>
          <w:bCs/>
          <w:sz w:val="28"/>
          <w:szCs w:val="28"/>
          <w:lang w:val="da-DK"/>
        </w:rPr>
        <w:t xml:space="preserve">2010. </w:t>
      </w:r>
      <w:r w:rsidR="00304665">
        <w:rPr>
          <w:bCs/>
          <w:sz w:val="28"/>
          <w:szCs w:val="28"/>
          <w:lang w:val="da-DK"/>
        </w:rPr>
        <w:t xml:space="preserve"> </w:t>
      </w:r>
    </w:p>
    <w:p w14:paraId="54A67181" w14:textId="77777777" w:rsidR="00564BC2" w:rsidRDefault="00564BC2" w:rsidP="003140F8">
      <w:pPr>
        <w:rPr>
          <w:bCs/>
          <w:sz w:val="28"/>
          <w:szCs w:val="28"/>
          <w:lang w:val="da-DK"/>
        </w:rPr>
      </w:pPr>
    </w:p>
    <w:p w14:paraId="6888D268" w14:textId="51B998FA" w:rsidR="00A93099" w:rsidRDefault="0014751A" w:rsidP="003140F8">
      <w:pPr>
        <w:rPr>
          <w:ins w:id="141" w:author="Kaj Sand-Jensen" w:date="2025-01-10T10:41:00Z"/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Vi har også </w:t>
      </w:r>
      <w:r w:rsidR="00E064B3">
        <w:rPr>
          <w:bCs/>
          <w:sz w:val="28"/>
          <w:szCs w:val="28"/>
          <w:lang w:val="da-DK"/>
        </w:rPr>
        <w:t xml:space="preserve">set på sammenhængen mellem sommerens algebiomasse og TP og TN indholdet i </w:t>
      </w:r>
      <w:r>
        <w:rPr>
          <w:bCs/>
          <w:sz w:val="28"/>
          <w:szCs w:val="28"/>
          <w:lang w:val="da-DK"/>
        </w:rPr>
        <w:t xml:space="preserve">de </w:t>
      </w:r>
      <w:r w:rsidR="00E064B3">
        <w:rPr>
          <w:bCs/>
          <w:sz w:val="28"/>
          <w:szCs w:val="28"/>
          <w:lang w:val="da-DK"/>
        </w:rPr>
        <w:t xml:space="preserve">forskellige år (figur </w:t>
      </w:r>
      <w:ins w:id="142" w:author="Kaj Sand-Jensen" w:date="2025-01-10T10:50:00Z">
        <w:r w:rsidR="00E10B44">
          <w:rPr>
            <w:bCs/>
            <w:sz w:val="28"/>
            <w:szCs w:val="28"/>
            <w:lang w:val="da-DK"/>
          </w:rPr>
          <w:t>6</w:t>
        </w:r>
      </w:ins>
      <w:del w:id="143" w:author="Kaj Sand-Jensen" w:date="2025-01-10T10:50:00Z">
        <w:r w:rsidR="00564BC2" w:rsidDel="00E10B44">
          <w:rPr>
            <w:bCs/>
            <w:sz w:val="28"/>
            <w:szCs w:val="28"/>
            <w:lang w:val="da-DK"/>
          </w:rPr>
          <w:delText>5</w:delText>
        </w:r>
      </w:del>
      <w:r w:rsidR="00E064B3">
        <w:rPr>
          <w:bCs/>
          <w:sz w:val="28"/>
          <w:szCs w:val="28"/>
          <w:lang w:val="da-DK"/>
        </w:rPr>
        <w:t>). Ved lave koncentrationer stiger algebiomassen lineært med såvel TP og TN.</w:t>
      </w:r>
      <w:r w:rsidR="005F3BB3">
        <w:rPr>
          <w:bCs/>
          <w:sz w:val="28"/>
          <w:szCs w:val="28"/>
          <w:lang w:val="da-DK"/>
        </w:rPr>
        <w:t xml:space="preserve"> </w:t>
      </w:r>
      <w:r w:rsidR="00A93099">
        <w:rPr>
          <w:bCs/>
          <w:sz w:val="28"/>
          <w:szCs w:val="28"/>
          <w:lang w:val="da-DK"/>
        </w:rPr>
        <w:t>De</w:t>
      </w:r>
      <w:r>
        <w:rPr>
          <w:bCs/>
          <w:sz w:val="28"/>
          <w:szCs w:val="28"/>
          <w:lang w:val="da-DK"/>
        </w:rPr>
        <w:t>t bekræfter samme</w:t>
      </w:r>
      <w:r w:rsidR="00DC6F1A">
        <w:rPr>
          <w:bCs/>
          <w:sz w:val="28"/>
          <w:szCs w:val="28"/>
          <w:lang w:val="da-DK"/>
        </w:rPr>
        <w:t xml:space="preserve"> </w:t>
      </w:r>
      <w:r w:rsidR="00A93099">
        <w:rPr>
          <w:bCs/>
          <w:sz w:val="28"/>
          <w:szCs w:val="28"/>
          <w:lang w:val="da-DK"/>
        </w:rPr>
        <w:t>mulig</w:t>
      </w:r>
      <w:r>
        <w:rPr>
          <w:bCs/>
          <w:sz w:val="28"/>
          <w:szCs w:val="28"/>
          <w:lang w:val="da-DK"/>
        </w:rPr>
        <w:t>hed</w:t>
      </w:r>
      <w:r w:rsidR="00DC6F1A">
        <w:rPr>
          <w:bCs/>
          <w:sz w:val="28"/>
          <w:szCs w:val="28"/>
          <w:lang w:val="da-DK"/>
        </w:rPr>
        <w:t>,</w:t>
      </w:r>
      <w:r w:rsidR="00A93099">
        <w:rPr>
          <w:bCs/>
          <w:sz w:val="28"/>
          <w:szCs w:val="28"/>
          <w:lang w:val="da-DK"/>
        </w:rPr>
        <w:t xml:space="preserve"> at </w:t>
      </w:r>
      <w:r w:rsidR="00304665">
        <w:rPr>
          <w:bCs/>
          <w:sz w:val="28"/>
          <w:szCs w:val="28"/>
          <w:lang w:val="da-DK"/>
        </w:rPr>
        <w:t xml:space="preserve">et af </w:t>
      </w:r>
      <w:r w:rsidR="00FB1FFB">
        <w:rPr>
          <w:bCs/>
          <w:sz w:val="28"/>
          <w:szCs w:val="28"/>
          <w:lang w:val="da-DK"/>
        </w:rPr>
        <w:t xml:space="preserve">eller begge </w:t>
      </w:r>
      <w:r w:rsidR="00304665">
        <w:rPr>
          <w:bCs/>
          <w:sz w:val="28"/>
          <w:szCs w:val="28"/>
          <w:lang w:val="da-DK"/>
        </w:rPr>
        <w:t>stoffer</w:t>
      </w:r>
      <w:r w:rsidR="00EE58C2">
        <w:rPr>
          <w:bCs/>
          <w:sz w:val="28"/>
          <w:szCs w:val="28"/>
          <w:lang w:val="da-DK"/>
        </w:rPr>
        <w:t xml:space="preserve"> </w:t>
      </w:r>
      <w:r w:rsidR="00A93099">
        <w:rPr>
          <w:bCs/>
          <w:sz w:val="28"/>
          <w:szCs w:val="28"/>
          <w:lang w:val="da-DK"/>
        </w:rPr>
        <w:t>begrænser algebiomassen</w:t>
      </w:r>
      <w:r w:rsidR="007865FC">
        <w:rPr>
          <w:bCs/>
          <w:sz w:val="28"/>
          <w:szCs w:val="28"/>
          <w:lang w:val="da-DK"/>
        </w:rPr>
        <w:t>. Da biomassen er høj, kan den</w:t>
      </w:r>
      <w:r w:rsidR="00497DB2">
        <w:rPr>
          <w:bCs/>
          <w:sz w:val="28"/>
          <w:szCs w:val="28"/>
          <w:lang w:val="da-DK"/>
        </w:rPr>
        <w:t xml:space="preserve"> tillige </w:t>
      </w:r>
      <w:r w:rsidR="00A93099">
        <w:rPr>
          <w:bCs/>
          <w:sz w:val="28"/>
          <w:szCs w:val="28"/>
          <w:lang w:val="da-DK"/>
        </w:rPr>
        <w:t>begrænse</w:t>
      </w:r>
      <w:r w:rsidR="007865FC">
        <w:rPr>
          <w:bCs/>
          <w:sz w:val="28"/>
          <w:szCs w:val="28"/>
          <w:lang w:val="da-DK"/>
        </w:rPr>
        <w:t xml:space="preserve">s </w:t>
      </w:r>
      <w:r w:rsidR="00A93099">
        <w:rPr>
          <w:bCs/>
          <w:sz w:val="28"/>
          <w:szCs w:val="28"/>
          <w:lang w:val="da-DK"/>
        </w:rPr>
        <w:t xml:space="preserve">af </w:t>
      </w:r>
      <w:r w:rsidR="00497DB2">
        <w:rPr>
          <w:bCs/>
          <w:sz w:val="28"/>
          <w:szCs w:val="28"/>
          <w:lang w:val="da-DK"/>
        </w:rPr>
        <w:t xml:space="preserve">sparsomt </w:t>
      </w:r>
      <w:r w:rsidR="00A93099">
        <w:rPr>
          <w:bCs/>
          <w:sz w:val="28"/>
          <w:szCs w:val="28"/>
          <w:lang w:val="da-DK"/>
        </w:rPr>
        <w:t xml:space="preserve">lys, som hurtigt svækkes med </w:t>
      </w:r>
      <w:r w:rsidR="00DC6F1A">
        <w:rPr>
          <w:bCs/>
          <w:sz w:val="28"/>
          <w:szCs w:val="28"/>
          <w:lang w:val="da-DK"/>
        </w:rPr>
        <w:t>vand</w:t>
      </w:r>
      <w:r w:rsidR="00A93099">
        <w:rPr>
          <w:bCs/>
          <w:sz w:val="28"/>
          <w:szCs w:val="28"/>
          <w:lang w:val="da-DK"/>
        </w:rPr>
        <w:t xml:space="preserve">dybden </w:t>
      </w:r>
      <w:r w:rsidR="00C801A2">
        <w:rPr>
          <w:bCs/>
          <w:sz w:val="28"/>
          <w:szCs w:val="28"/>
          <w:lang w:val="da-DK"/>
        </w:rPr>
        <w:t xml:space="preserve">i </w:t>
      </w:r>
      <w:r w:rsidR="00DC6F1A">
        <w:rPr>
          <w:bCs/>
          <w:sz w:val="28"/>
          <w:szCs w:val="28"/>
          <w:lang w:val="da-DK"/>
        </w:rPr>
        <w:t xml:space="preserve">den uklare Arresø. </w:t>
      </w:r>
      <w:r w:rsidR="00C801A2">
        <w:rPr>
          <w:bCs/>
          <w:sz w:val="28"/>
          <w:szCs w:val="28"/>
          <w:lang w:val="da-DK"/>
        </w:rPr>
        <w:t>F</w:t>
      </w:r>
      <w:r w:rsidR="00A93099">
        <w:rPr>
          <w:bCs/>
          <w:sz w:val="28"/>
          <w:szCs w:val="28"/>
          <w:lang w:val="da-DK"/>
        </w:rPr>
        <w:t>orsyningen med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A93099">
        <w:rPr>
          <w:bCs/>
          <w:sz w:val="28"/>
          <w:szCs w:val="28"/>
          <w:lang w:val="da-DK"/>
        </w:rPr>
        <w:t xml:space="preserve"> </w:t>
      </w:r>
      <w:r w:rsidR="00DC6F1A">
        <w:rPr>
          <w:bCs/>
          <w:sz w:val="28"/>
          <w:szCs w:val="28"/>
          <w:lang w:val="da-DK"/>
        </w:rPr>
        <w:t>kan også begrænse algernes fotosyntese</w:t>
      </w:r>
      <w:r w:rsidR="00FB1FFB">
        <w:rPr>
          <w:bCs/>
          <w:sz w:val="28"/>
          <w:szCs w:val="28"/>
          <w:lang w:val="da-DK"/>
        </w:rPr>
        <w:t xml:space="preserve">, når sommerens biomasse og vandets </w:t>
      </w:r>
      <w:r w:rsidR="00A93099">
        <w:rPr>
          <w:bCs/>
          <w:sz w:val="28"/>
          <w:szCs w:val="28"/>
          <w:lang w:val="da-DK"/>
        </w:rPr>
        <w:t xml:space="preserve">pH </w:t>
      </w:r>
      <w:r w:rsidR="00DC6F1A">
        <w:rPr>
          <w:bCs/>
          <w:sz w:val="28"/>
          <w:szCs w:val="28"/>
          <w:lang w:val="da-DK"/>
        </w:rPr>
        <w:t xml:space="preserve">i vandet </w:t>
      </w:r>
      <w:r w:rsidR="00FB1FFB">
        <w:rPr>
          <w:bCs/>
          <w:sz w:val="28"/>
          <w:szCs w:val="28"/>
          <w:lang w:val="da-DK"/>
        </w:rPr>
        <w:t xml:space="preserve">er </w:t>
      </w:r>
      <w:r w:rsidR="00DC6F1A">
        <w:rPr>
          <w:bCs/>
          <w:sz w:val="28"/>
          <w:szCs w:val="28"/>
          <w:lang w:val="da-DK"/>
        </w:rPr>
        <w:t xml:space="preserve">meget </w:t>
      </w:r>
      <w:r w:rsidR="00E46360">
        <w:rPr>
          <w:bCs/>
          <w:sz w:val="28"/>
          <w:szCs w:val="28"/>
          <w:lang w:val="da-DK"/>
        </w:rPr>
        <w:t>høj</w:t>
      </w:r>
      <w:r w:rsidR="00FB1FFB">
        <w:rPr>
          <w:bCs/>
          <w:sz w:val="28"/>
          <w:szCs w:val="28"/>
          <w:lang w:val="da-DK"/>
        </w:rPr>
        <w:t>e</w:t>
      </w:r>
      <w:r w:rsidR="00E46360">
        <w:rPr>
          <w:bCs/>
          <w:sz w:val="28"/>
          <w:szCs w:val="28"/>
          <w:lang w:val="da-DK"/>
        </w:rPr>
        <w:t xml:space="preserve"> (9-10)</w:t>
      </w:r>
      <w:r w:rsidR="00FB1FFB">
        <w:rPr>
          <w:bCs/>
          <w:sz w:val="28"/>
          <w:szCs w:val="28"/>
          <w:lang w:val="da-DK"/>
        </w:rPr>
        <w:t>. Da er yd</w:t>
      </w:r>
      <w:r w:rsidR="00EE58C2">
        <w:rPr>
          <w:bCs/>
          <w:sz w:val="28"/>
          <w:szCs w:val="28"/>
          <w:lang w:val="da-DK"/>
        </w:rPr>
        <w:t xml:space="preserve">erst </w:t>
      </w:r>
      <w:r w:rsidR="00A93099">
        <w:rPr>
          <w:bCs/>
          <w:sz w:val="28"/>
          <w:szCs w:val="28"/>
          <w:lang w:val="da-DK"/>
        </w:rPr>
        <w:t>lidt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A93099">
        <w:rPr>
          <w:bCs/>
          <w:sz w:val="28"/>
          <w:szCs w:val="28"/>
          <w:lang w:val="da-DK"/>
        </w:rPr>
        <w:t xml:space="preserve"> til stede</w:t>
      </w:r>
      <w:ins w:id="144" w:author="Kaj Sand-Jensen" w:date="2025-01-10T10:24:00Z">
        <w:r w:rsidR="009B6B40">
          <w:rPr>
            <w:bCs/>
            <w:sz w:val="28"/>
            <w:szCs w:val="28"/>
            <w:lang w:val="da-DK"/>
          </w:rPr>
          <w:t>, og f</w:t>
        </w:r>
      </w:ins>
      <w:del w:id="145" w:author="Kaj Sand-Jensen" w:date="2025-01-10T10:24:00Z">
        <w:r w:rsidR="00C801A2" w:rsidDel="009B6B40">
          <w:rPr>
            <w:bCs/>
            <w:sz w:val="28"/>
            <w:szCs w:val="28"/>
            <w:lang w:val="da-DK"/>
          </w:rPr>
          <w:delText xml:space="preserve">. </w:delText>
        </w:r>
        <w:r w:rsidR="00FB1FFB" w:rsidDel="009B6B40">
          <w:rPr>
            <w:bCs/>
            <w:sz w:val="28"/>
            <w:szCs w:val="28"/>
            <w:lang w:val="da-DK"/>
          </w:rPr>
          <w:delText>F</w:delText>
        </w:r>
      </w:del>
      <w:r w:rsidR="00F761F0">
        <w:rPr>
          <w:bCs/>
          <w:sz w:val="28"/>
          <w:szCs w:val="28"/>
          <w:lang w:val="da-DK"/>
        </w:rPr>
        <w:t xml:space="preserve">otosyntese og algevækst </w:t>
      </w:r>
      <w:r w:rsidR="00FB1FFB">
        <w:rPr>
          <w:bCs/>
          <w:sz w:val="28"/>
          <w:szCs w:val="28"/>
          <w:lang w:val="da-DK"/>
        </w:rPr>
        <w:t xml:space="preserve">holdes </w:t>
      </w:r>
      <w:r w:rsidR="00E46360">
        <w:rPr>
          <w:bCs/>
          <w:sz w:val="28"/>
          <w:szCs w:val="28"/>
          <w:lang w:val="da-DK"/>
        </w:rPr>
        <w:t xml:space="preserve">i gang </w:t>
      </w:r>
      <w:r w:rsidR="00A93099">
        <w:rPr>
          <w:bCs/>
          <w:sz w:val="28"/>
          <w:szCs w:val="28"/>
          <w:lang w:val="da-DK"/>
        </w:rPr>
        <w:t>af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E46360">
        <w:rPr>
          <w:bCs/>
          <w:sz w:val="28"/>
          <w:szCs w:val="28"/>
          <w:lang w:val="da-DK"/>
        </w:rPr>
        <w:t xml:space="preserve"> </w:t>
      </w:r>
      <w:r w:rsidR="00C801A2">
        <w:rPr>
          <w:bCs/>
          <w:sz w:val="28"/>
          <w:szCs w:val="28"/>
          <w:lang w:val="da-DK"/>
        </w:rPr>
        <w:t xml:space="preserve">optagelse </w:t>
      </w:r>
      <w:r w:rsidR="00E46360">
        <w:rPr>
          <w:bCs/>
          <w:sz w:val="28"/>
          <w:szCs w:val="28"/>
          <w:lang w:val="da-DK"/>
        </w:rPr>
        <w:t xml:space="preserve">fra </w:t>
      </w:r>
      <w:r w:rsidR="00A93099">
        <w:rPr>
          <w:bCs/>
          <w:sz w:val="28"/>
          <w:szCs w:val="28"/>
          <w:lang w:val="da-DK"/>
        </w:rPr>
        <w:t xml:space="preserve">atmosfæren </w:t>
      </w:r>
      <w:ins w:id="146" w:author="Kaj Sand-Jensen" w:date="2025-01-10T10:24:00Z">
        <w:r w:rsidR="00595E3A">
          <w:rPr>
            <w:bCs/>
            <w:sz w:val="28"/>
            <w:szCs w:val="28"/>
            <w:lang w:val="da-DK"/>
          </w:rPr>
          <w:t xml:space="preserve">sammen med </w:t>
        </w:r>
      </w:ins>
      <w:del w:id="147" w:author="Kaj Sand-Jensen" w:date="2025-01-10T10:24:00Z">
        <w:r w:rsidR="00A93099" w:rsidDel="00595E3A">
          <w:rPr>
            <w:bCs/>
            <w:sz w:val="28"/>
            <w:szCs w:val="28"/>
            <w:lang w:val="da-DK"/>
          </w:rPr>
          <w:delText xml:space="preserve">eller </w:delText>
        </w:r>
      </w:del>
      <w:r w:rsidR="00E46360">
        <w:rPr>
          <w:bCs/>
          <w:sz w:val="28"/>
          <w:szCs w:val="28"/>
          <w:lang w:val="da-DK"/>
        </w:rPr>
        <w:t>nedbrydning</w:t>
      </w:r>
      <w:r w:rsidR="00497DB2">
        <w:rPr>
          <w:bCs/>
          <w:sz w:val="28"/>
          <w:szCs w:val="28"/>
          <w:lang w:val="da-DK"/>
        </w:rPr>
        <w:t xml:space="preserve"> </w:t>
      </w:r>
      <w:ins w:id="148" w:author="Kaj Sand-Jensen" w:date="2025-01-10T10:24:00Z">
        <w:r w:rsidR="00595E3A">
          <w:rPr>
            <w:bCs/>
            <w:sz w:val="28"/>
            <w:szCs w:val="28"/>
            <w:lang w:val="da-DK"/>
          </w:rPr>
          <w:t xml:space="preserve">af </w:t>
        </w:r>
        <w:proofErr w:type="spellStart"/>
        <w:r w:rsidR="00595E3A">
          <w:rPr>
            <w:bCs/>
            <w:sz w:val="28"/>
            <w:szCs w:val="28"/>
            <w:lang w:val="da-DK"/>
          </w:rPr>
          <w:t>oranisk</w:t>
        </w:r>
        <w:proofErr w:type="spellEnd"/>
        <w:r w:rsidR="00595E3A">
          <w:rPr>
            <w:bCs/>
            <w:sz w:val="28"/>
            <w:szCs w:val="28"/>
            <w:lang w:val="da-DK"/>
          </w:rPr>
          <w:t xml:space="preserve"> stof </w:t>
        </w:r>
      </w:ins>
      <w:r w:rsidR="00497DB2">
        <w:rPr>
          <w:bCs/>
          <w:sz w:val="28"/>
          <w:szCs w:val="28"/>
          <w:lang w:val="da-DK"/>
        </w:rPr>
        <w:t>i søbunden</w:t>
      </w:r>
      <w:r w:rsidR="00E46360">
        <w:rPr>
          <w:bCs/>
          <w:sz w:val="28"/>
          <w:szCs w:val="28"/>
          <w:lang w:val="da-DK"/>
        </w:rPr>
        <w:t xml:space="preserve">. </w:t>
      </w:r>
    </w:p>
    <w:p w14:paraId="6E69D746" w14:textId="6D747B55" w:rsidR="008A0842" w:rsidRDefault="008A0842" w:rsidP="003140F8">
      <w:pPr>
        <w:rPr>
          <w:ins w:id="149" w:author="Kaj Sand-Jensen" w:date="2025-01-10T10:41:00Z"/>
          <w:bCs/>
          <w:sz w:val="28"/>
          <w:szCs w:val="28"/>
          <w:lang w:val="da-DK"/>
        </w:rPr>
      </w:pPr>
    </w:p>
    <w:p w14:paraId="28AC6317" w14:textId="0C34ED75" w:rsidR="008A0842" w:rsidRDefault="008A0842" w:rsidP="003140F8">
      <w:pPr>
        <w:rPr>
          <w:bCs/>
          <w:sz w:val="28"/>
          <w:szCs w:val="28"/>
          <w:lang w:val="da-DK"/>
        </w:rPr>
      </w:pPr>
      <w:ins w:id="150" w:author="Kaj Sand-Jensen" w:date="2025-01-10T10:41:00Z">
        <w:r>
          <w:rPr>
            <w:bCs/>
            <w:sz w:val="28"/>
            <w:szCs w:val="28"/>
            <w:lang w:val="da-DK"/>
          </w:rPr>
          <w:t xml:space="preserve">Her indsættes figur </w:t>
        </w:r>
      </w:ins>
      <w:ins w:id="151" w:author="Kaj Sand-Jensen" w:date="2025-01-10T10:50:00Z">
        <w:r w:rsidR="00E10B44">
          <w:rPr>
            <w:bCs/>
            <w:sz w:val="28"/>
            <w:szCs w:val="28"/>
            <w:lang w:val="da-DK"/>
          </w:rPr>
          <w:t>6</w:t>
        </w:r>
      </w:ins>
    </w:p>
    <w:p w14:paraId="06B2256C" w14:textId="77777777" w:rsidR="00E46360" w:rsidRDefault="00E46360" w:rsidP="003140F8">
      <w:pPr>
        <w:rPr>
          <w:bCs/>
          <w:sz w:val="28"/>
          <w:szCs w:val="28"/>
          <w:lang w:val="da-DK"/>
        </w:rPr>
      </w:pPr>
    </w:p>
    <w:p w14:paraId="42C92BB0" w14:textId="7FD912FF" w:rsidR="00F75BE9" w:rsidRDefault="00497DB2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</w:t>
      </w:r>
      <w:r w:rsidR="0014751A">
        <w:rPr>
          <w:bCs/>
          <w:sz w:val="28"/>
          <w:szCs w:val="28"/>
          <w:lang w:val="da-DK"/>
        </w:rPr>
        <w:t xml:space="preserve"> diskussioner, hvor </w:t>
      </w:r>
      <w:r w:rsidR="00564BC2">
        <w:rPr>
          <w:bCs/>
          <w:sz w:val="28"/>
          <w:szCs w:val="28"/>
          <w:lang w:val="da-DK"/>
        </w:rPr>
        <w:t>fosfo</w:t>
      </w:r>
      <w:r w:rsidR="00E46360">
        <w:rPr>
          <w:bCs/>
          <w:sz w:val="28"/>
          <w:szCs w:val="28"/>
          <w:lang w:val="da-DK"/>
        </w:rPr>
        <w:t>rs betydning</w:t>
      </w:r>
      <w:r w:rsidR="004578DB">
        <w:rPr>
          <w:bCs/>
          <w:sz w:val="28"/>
          <w:szCs w:val="28"/>
          <w:lang w:val="da-DK"/>
        </w:rPr>
        <w:t xml:space="preserve"> </w:t>
      </w:r>
      <w:r w:rsidR="00564BC2">
        <w:rPr>
          <w:bCs/>
          <w:sz w:val="28"/>
          <w:szCs w:val="28"/>
          <w:lang w:val="da-DK"/>
        </w:rPr>
        <w:t xml:space="preserve">for algebiomassen fremhæves </w:t>
      </w:r>
      <w:r w:rsidR="004578DB">
        <w:rPr>
          <w:bCs/>
          <w:sz w:val="28"/>
          <w:szCs w:val="28"/>
          <w:lang w:val="da-DK"/>
        </w:rPr>
        <w:t>på kvælstofs bekostning</w:t>
      </w:r>
      <w:r w:rsidR="00E46360">
        <w:rPr>
          <w:bCs/>
          <w:sz w:val="28"/>
          <w:szCs w:val="28"/>
          <w:lang w:val="da-DK"/>
        </w:rPr>
        <w:t>,</w:t>
      </w:r>
      <w:r w:rsidR="00564BC2">
        <w:rPr>
          <w:bCs/>
          <w:sz w:val="28"/>
          <w:szCs w:val="28"/>
          <w:lang w:val="da-DK"/>
        </w:rPr>
        <w:t xml:space="preserve"> skal man </w:t>
      </w:r>
      <w:r w:rsidR="00FB1FFB">
        <w:rPr>
          <w:bCs/>
          <w:sz w:val="28"/>
          <w:szCs w:val="28"/>
          <w:lang w:val="da-DK"/>
        </w:rPr>
        <w:t xml:space="preserve">også </w:t>
      </w:r>
      <w:r w:rsidR="00564BC2">
        <w:rPr>
          <w:bCs/>
          <w:sz w:val="28"/>
          <w:szCs w:val="28"/>
          <w:lang w:val="da-DK"/>
        </w:rPr>
        <w:t xml:space="preserve">huske, at </w:t>
      </w:r>
      <w:r w:rsidR="00F761F0">
        <w:rPr>
          <w:bCs/>
          <w:sz w:val="28"/>
          <w:szCs w:val="28"/>
          <w:lang w:val="da-DK"/>
        </w:rPr>
        <w:t xml:space="preserve">begge næringsstoffer </w:t>
      </w:r>
      <w:r w:rsidR="00564BC2">
        <w:rPr>
          <w:bCs/>
          <w:sz w:val="28"/>
          <w:szCs w:val="28"/>
          <w:lang w:val="da-DK"/>
        </w:rPr>
        <w:t xml:space="preserve">forlader </w:t>
      </w:r>
      <w:r w:rsidR="00A93099">
        <w:rPr>
          <w:bCs/>
          <w:sz w:val="28"/>
          <w:szCs w:val="28"/>
          <w:lang w:val="da-DK"/>
        </w:rPr>
        <w:lastRenderedPageBreak/>
        <w:t xml:space="preserve">Arresø med udløbet til </w:t>
      </w:r>
      <w:r>
        <w:rPr>
          <w:bCs/>
          <w:sz w:val="28"/>
          <w:szCs w:val="28"/>
          <w:lang w:val="da-DK"/>
        </w:rPr>
        <w:t>R</w:t>
      </w:r>
      <w:r w:rsidR="00A93099">
        <w:rPr>
          <w:bCs/>
          <w:sz w:val="28"/>
          <w:szCs w:val="28"/>
          <w:lang w:val="da-DK"/>
        </w:rPr>
        <w:t xml:space="preserve">oskilde Fjord. </w:t>
      </w:r>
      <w:r>
        <w:rPr>
          <w:bCs/>
          <w:sz w:val="28"/>
          <w:szCs w:val="28"/>
          <w:lang w:val="da-DK"/>
        </w:rPr>
        <w:t>D</w:t>
      </w:r>
      <w:r w:rsidR="00A93099">
        <w:rPr>
          <w:bCs/>
          <w:sz w:val="28"/>
          <w:szCs w:val="28"/>
          <w:lang w:val="da-DK"/>
        </w:rPr>
        <w:t>er</w:t>
      </w:r>
      <w:r w:rsidR="0014751A">
        <w:rPr>
          <w:bCs/>
          <w:sz w:val="28"/>
          <w:szCs w:val="28"/>
          <w:lang w:val="da-DK"/>
        </w:rPr>
        <w:t>ude</w:t>
      </w:r>
      <w:r w:rsidR="00A93099">
        <w:rPr>
          <w:bCs/>
          <w:sz w:val="28"/>
          <w:szCs w:val="28"/>
          <w:lang w:val="da-DK"/>
        </w:rPr>
        <w:t xml:space="preserve"> ved vi med sikkerhed</w:t>
      </w:r>
      <w:r w:rsidR="004578DB">
        <w:rPr>
          <w:bCs/>
          <w:sz w:val="28"/>
          <w:szCs w:val="28"/>
          <w:lang w:val="da-DK"/>
        </w:rPr>
        <w:t xml:space="preserve"> fra væksteksperimenter med tilsætning af enten N, P eller begge</w:t>
      </w:r>
      <w:r w:rsidR="00A93099">
        <w:rPr>
          <w:bCs/>
          <w:sz w:val="28"/>
          <w:szCs w:val="28"/>
          <w:lang w:val="da-DK"/>
        </w:rPr>
        <w:t xml:space="preserve">, at </w:t>
      </w:r>
      <w:r w:rsidR="00E46360">
        <w:rPr>
          <w:bCs/>
          <w:sz w:val="28"/>
          <w:szCs w:val="28"/>
          <w:lang w:val="da-DK"/>
        </w:rPr>
        <w:t>alge</w:t>
      </w:r>
      <w:r w:rsidR="00DC6F1A">
        <w:rPr>
          <w:bCs/>
          <w:sz w:val="28"/>
          <w:szCs w:val="28"/>
          <w:lang w:val="da-DK"/>
        </w:rPr>
        <w:t>vækst</w:t>
      </w:r>
      <w:r w:rsidR="00E46360">
        <w:rPr>
          <w:bCs/>
          <w:sz w:val="28"/>
          <w:szCs w:val="28"/>
          <w:lang w:val="da-DK"/>
        </w:rPr>
        <w:t>en</w:t>
      </w:r>
      <w:r w:rsidR="00A93099">
        <w:rPr>
          <w:bCs/>
          <w:sz w:val="28"/>
          <w:szCs w:val="28"/>
          <w:lang w:val="da-DK"/>
        </w:rPr>
        <w:t xml:space="preserve"> </w:t>
      </w:r>
      <w:r w:rsidR="00F761F0">
        <w:rPr>
          <w:bCs/>
          <w:sz w:val="28"/>
          <w:szCs w:val="28"/>
          <w:lang w:val="da-DK"/>
        </w:rPr>
        <w:t xml:space="preserve">overvejende </w:t>
      </w:r>
      <w:r w:rsidR="00A93099">
        <w:rPr>
          <w:bCs/>
          <w:sz w:val="28"/>
          <w:szCs w:val="28"/>
          <w:lang w:val="da-DK"/>
        </w:rPr>
        <w:t>er kvælstofbegrænse</w:t>
      </w:r>
      <w:r w:rsidR="004578DB">
        <w:rPr>
          <w:bCs/>
          <w:sz w:val="28"/>
          <w:szCs w:val="28"/>
          <w:lang w:val="da-DK"/>
        </w:rPr>
        <w:t xml:space="preserve">t. </w:t>
      </w:r>
      <w:r w:rsidR="001616FC">
        <w:rPr>
          <w:bCs/>
          <w:sz w:val="28"/>
          <w:szCs w:val="28"/>
          <w:lang w:val="da-DK"/>
        </w:rPr>
        <w:t xml:space="preserve">Så undsiges kvælstofs rolle i Arresø, er </w:t>
      </w:r>
      <w:r w:rsidR="00E46360">
        <w:rPr>
          <w:bCs/>
          <w:sz w:val="28"/>
          <w:szCs w:val="28"/>
          <w:lang w:val="da-DK"/>
        </w:rPr>
        <w:t xml:space="preserve">påvirkningen </w:t>
      </w:r>
      <w:r w:rsidR="001616FC">
        <w:rPr>
          <w:bCs/>
          <w:sz w:val="28"/>
          <w:szCs w:val="28"/>
          <w:lang w:val="da-DK"/>
        </w:rPr>
        <w:t xml:space="preserve">med sikkerhed til stede i Roskilde Fjord. </w:t>
      </w:r>
      <w:r w:rsidR="00F75BE9">
        <w:rPr>
          <w:bCs/>
          <w:sz w:val="28"/>
          <w:szCs w:val="28"/>
          <w:lang w:val="da-DK"/>
        </w:rPr>
        <w:t xml:space="preserve"> </w:t>
      </w:r>
    </w:p>
    <w:p w14:paraId="5A7B3DF5" w14:textId="646584F9" w:rsidR="0014683D" w:rsidRDefault="0014683D" w:rsidP="002D508E">
      <w:pPr>
        <w:rPr>
          <w:bCs/>
          <w:sz w:val="28"/>
          <w:szCs w:val="28"/>
          <w:lang w:val="da-DK"/>
        </w:rPr>
      </w:pPr>
    </w:p>
    <w:p w14:paraId="25AB3201" w14:textId="33A845E5" w:rsidR="00E064B3" w:rsidRPr="00E46360" w:rsidRDefault="00E46360" w:rsidP="002D508E">
      <w:pPr>
        <w:rPr>
          <w:b/>
          <w:bCs/>
          <w:sz w:val="28"/>
          <w:szCs w:val="28"/>
          <w:lang w:val="da-DK"/>
        </w:rPr>
      </w:pPr>
      <w:r w:rsidRPr="00E46360">
        <w:rPr>
          <w:b/>
          <w:bCs/>
          <w:sz w:val="28"/>
          <w:szCs w:val="28"/>
          <w:lang w:val="da-DK"/>
        </w:rPr>
        <w:t>Arresøs dårlige udvikling er ingen undtagelse</w:t>
      </w:r>
    </w:p>
    <w:p w14:paraId="06F24C65" w14:textId="0939BFAE" w:rsidR="00E46360" w:rsidRDefault="00F761F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På landsplan sammenligner en </w:t>
      </w:r>
      <w:r w:rsidR="00497DB2">
        <w:rPr>
          <w:bCs/>
          <w:sz w:val="28"/>
          <w:szCs w:val="28"/>
          <w:lang w:val="da-DK"/>
        </w:rPr>
        <w:t>NOVANA-</w:t>
      </w:r>
      <w:r w:rsidR="00E46360">
        <w:rPr>
          <w:bCs/>
          <w:sz w:val="28"/>
          <w:szCs w:val="28"/>
          <w:lang w:val="da-DK"/>
        </w:rPr>
        <w:t xml:space="preserve">rapport fra 2024 den seneste udvikling </w:t>
      </w:r>
      <w:ins w:id="152" w:author="Kaj Sand-Jensen" w:date="2025-01-10T10:26:00Z">
        <w:r w:rsidR="00595E3A">
          <w:rPr>
            <w:bCs/>
            <w:sz w:val="28"/>
            <w:szCs w:val="28"/>
            <w:lang w:val="da-DK"/>
          </w:rPr>
          <w:t xml:space="preserve">af miljøtilstanden </w:t>
        </w:r>
      </w:ins>
      <w:r w:rsidR="00E46360">
        <w:rPr>
          <w:bCs/>
          <w:sz w:val="28"/>
          <w:szCs w:val="28"/>
          <w:lang w:val="da-DK"/>
        </w:rPr>
        <w:t xml:space="preserve">i </w:t>
      </w:r>
      <w:r w:rsidR="0037634F">
        <w:rPr>
          <w:bCs/>
          <w:sz w:val="28"/>
          <w:szCs w:val="28"/>
          <w:lang w:val="da-DK"/>
        </w:rPr>
        <w:t xml:space="preserve">152 </w:t>
      </w:r>
      <w:r w:rsidR="00CD7819">
        <w:rPr>
          <w:bCs/>
          <w:sz w:val="28"/>
          <w:szCs w:val="28"/>
          <w:lang w:val="da-DK"/>
        </w:rPr>
        <w:t xml:space="preserve">søer fra </w:t>
      </w:r>
      <w:r w:rsidR="0037634F">
        <w:rPr>
          <w:bCs/>
          <w:sz w:val="28"/>
          <w:szCs w:val="28"/>
          <w:lang w:val="da-DK"/>
        </w:rPr>
        <w:t xml:space="preserve">de tre hyppigste </w:t>
      </w:r>
      <w:proofErr w:type="spellStart"/>
      <w:r w:rsidR="0037634F">
        <w:rPr>
          <w:bCs/>
          <w:sz w:val="28"/>
          <w:szCs w:val="28"/>
          <w:lang w:val="da-DK"/>
        </w:rPr>
        <w:t>søtyper</w:t>
      </w:r>
      <w:proofErr w:type="spellEnd"/>
      <w:r>
        <w:rPr>
          <w:bCs/>
          <w:sz w:val="28"/>
          <w:szCs w:val="28"/>
          <w:lang w:val="da-DK"/>
        </w:rPr>
        <w:t xml:space="preserve"> /</w:t>
      </w:r>
      <w:r w:rsidR="00564BC2">
        <w:rPr>
          <w:bCs/>
          <w:sz w:val="28"/>
          <w:szCs w:val="28"/>
          <w:lang w:val="da-DK"/>
        </w:rPr>
        <w:t>1</w:t>
      </w:r>
      <w:r w:rsidR="00FB1FFB">
        <w:rPr>
          <w:bCs/>
          <w:sz w:val="28"/>
          <w:szCs w:val="28"/>
          <w:lang w:val="da-DK"/>
        </w:rPr>
        <w:t>0</w:t>
      </w:r>
      <w:r>
        <w:rPr>
          <w:bCs/>
          <w:sz w:val="28"/>
          <w:szCs w:val="28"/>
          <w:lang w:val="da-DK"/>
        </w:rPr>
        <w:t>/</w:t>
      </w:r>
      <w:r w:rsidR="00E46360">
        <w:rPr>
          <w:bCs/>
          <w:sz w:val="28"/>
          <w:szCs w:val="28"/>
          <w:lang w:val="da-DK"/>
        </w:rPr>
        <w:t xml:space="preserve">. I </w:t>
      </w:r>
      <w:r w:rsidR="00CD7819">
        <w:rPr>
          <w:bCs/>
          <w:sz w:val="28"/>
          <w:szCs w:val="28"/>
          <w:lang w:val="da-DK"/>
        </w:rPr>
        <w:t>lighed med Arresø</w:t>
      </w:r>
      <w:r w:rsidR="00E46360">
        <w:rPr>
          <w:bCs/>
          <w:sz w:val="28"/>
          <w:szCs w:val="28"/>
          <w:lang w:val="da-DK"/>
        </w:rPr>
        <w:t xml:space="preserve"> optr</w:t>
      </w:r>
      <w:r w:rsidR="004578DB">
        <w:rPr>
          <w:bCs/>
          <w:sz w:val="28"/>
          <w:szCs w:val="28"/>
          <w:lang w:val="da-DK"/>
        </w:rPr>
        <w:t>ådte</w:t>
      </w:r>
      <w:r w:rsidR="00E46360">
        <w:rPr>
          <w:bCs/>
          <w:sz w:val="28"/>
          <w:szCs w:val="28"/>
          <w:lang w:val="da-DK"/>
        </w:rPr>
        <w:t xml:space="preserve"> s</w:t>
      </w:r>
      <w:r w:rsidR="0037634F">
        <w:rPr>
          <w:bCs/>
          <w:sz w:val="28"/>
          <w:szCs w:val="28"/>
          <w:lang w:val="da-DK"/>
        </w:rPr>
        <w:t xml:space="preserve">ignifikante koncentrationsstigninger </w:t>
      </w:r>
      <w:r w:rsidR="00497DB2">
        <w:rPr>
          <w:bCs/>
          <w:sz w:val="28"/>
          <w:szCs w:val="28"/>
          <w:lang w:val="da-DK"/>
        </w:rPr>
        <w:t xml:space="preserve">i søerne </w:t>
      </w:r>
      <w:r w:rsidR="0037634F">
        <w:rPr>
          <w:bCs/>
          <w:sz w:val="28"/>
          <w:szCs w:val="28"/>
          <w:lang w:val="da-DK"/>
        </w:rPr>
        <w:t xml:space="preserve">for såvel TP, TN </w:t>
      </w:r>
      <w:r w:rsidR="00CD7819">
        <w:rPr>
          <w:bCs/>
          <w:sz w:val="28"/>
          <w:szCs w:val="28"/>
          <w:lang w:val="da-DK"/>
        </w:rPr>
        <w:t xml:space="preserve">som </w:t>
      </w:r>
      <w:r w:rsidR="0037634F">
        <w:rPr>
          <w:bCs/>
          <w:sz w:val="28"/>
          <w:szCs w:val="28"/>
          <w:lang w:val="da-DK"/>
        </w:rPr>
        <w:t xml:space="preserve">klorofyl fra </w:t>
      </w:r>
      <w:r>
        <w:rPr>
          <w:bCs/>
          <w:sz w:val="28"/>
          <w:szCs w:val="28"/>
          <w:lang w:val="da-DK"/>
        </w:rPr>
        <w:t xml:space="preserve">perioden </w:t>
      </w:r>
      <w:r w:rsidR="0037634F">
        <w:rPr>
          <w:bCs/>
          <w:sz w:val="28"/>
          <w:szCs w:val="28"/>
          <w:lang w:val="da-DK"/>
        </w:rPr>
        <w:t xml:space="preserve">2011-2016 til </w:t>
      </w:r>
      <w:r>
        <w:rPr>
          <w:bCs/>
          <w:sz w:val="28"/>
          <w:szCs w:val="28"/>
          <w:lang w:val="da-DK"/>
        </w:rPr>
        <w:t xml:space="preserve">perioden </w:t>
      </w:r>
      <w:r w:rsidR="0037634F">
        <w:rPr>
          <w:bCs/>
          <w:sz w:val="28"/>
          <w:szCs w:val="28"/>
          <w:lang w:val="da-DK"/>
        </w:rPr>
        <w:t xml:space="preserve">2017-2022. Men </w:t>
      </w:r>
      <w:r w:rsidR="00E46360">
        <w:rPr>
          <w:bCs/>
          <w:sz w:val="28"/>
          <w:szCs w:val="28"/>
          <w:lang w:val="da-DK"/>
        </w:rPr>
        <w:t xml:space="preserve">rapporten </w:t>
      </w:r>
      <w:r w:rsidR="0037634F">
        <w:rPr>
          <w:bCs/>
          <w:sz w:val="28"/>
          <w:szCs w:val="28"/>
          <w:lang w:val="da-DK"/>
        </w:rPr>
        <w:t>analysere</w:t>
      </w:r>
      <w:r w:rsidR="00E46360">
        <w:rPr>
          <w:bCs/>
          <w:sz w:val="28"/>
          <w:szCs w:val="28"/>
          <w:lang w:val="da-DK"/>
        </w:rPr>
        <w:t>r</w:t>
      </w:r>
      <w:r w:rsidR="0037634F">
        <w:rPr>
          <w:bCs/>
          <w:sz w:val="28"/>
          <w:szCs w:val="28"/>
          <w:lang w:val="da-DK"/>
        </w:rPr>
        <w:t xml:space="preserve"> ikke </w:t>
      </w:r>
      <w:r w:rsidR="00CD7819">
        <w:rPr>
          <w:bCs/>
          <w:sz w:val="28"/>
          <w:szCs w:val="28"/>
          <w:lang w:val="da-DK"/>
        </w:rPr>
        <w:t xml:space="preserve">mulige </w:t>
      </w:r>
      <w:r w:rsidR="0037634F">
        <w:rPr>
          <w:bCs/>
          <w:sz w:val="28"/>
          <w:szCs w:val="28"/>
          <w:lang w:val="da-DK"/>
        </w:rPr>
        <w:t xml:space="preserve">forklaringer på denne </w:t>
      </w:r>
      <w:r w:rsidR="00497DB2">
        <w:rPr>
          <w:bCs/>
          <w:sz w:val="28"/>
          <w:szCs w:val="28"/>
          <w:lang w:val="da-DK"/>
        </w:rPr>
        <w:t>forurening</w:t>
      </w:r>
      <w:r w:rsidR="00FB1FFB">
        <w:rPr>
          <w:bCs/>
          <w:sz w:val="28"/>
          <w:szCs w:val="28"/>
          <w:lang w:val="da-DK"/>
        </w:rPr>
        <w:t xml:space="preserve">, selv om det er </w:t>
      </w:r>
      <w:r w:rsidR="00CD7819">
        <w:rPr>
          <w:bCs/>
          <w:sz w:val="28"/>
          <w:szCs w:val="28"/>
          <w:lang w:val="da-DK"/>
        </w:rPr>
        <w:t xml:space="preserve">muligt </w:t>
      </w:r>
      <w:r w:rsidR="0037634F">
        <w:rPr>
          <w:bCs/>
          <w:sz w:val="28"/>
          <w:szCs w:val="28"/>
          <w:lang w:val="da-DK"/>
        </w:rPr>
        <w:t xml:space="preserve">at udskille flertallet af søer, hvor næringstilførslen kommer fra det åbne land </w:t>
      </w:r>
      <w:r>
        <w:rPr>
          <w:bCs/>
          <w:sz w:val="28"/>
          <w:szCs w:val="28"/>
          <w:lang w:val="da-DK"/>
        </w:rPr>
        <w:t xml:space="preserve">med </w:t>
      </w:r>
      <w:r w:rsidR="0037634F">
        <w:rPr>
          <w:bCs/>
          <w:sz w:val="28"/>
          <w:szCs w:val="28"/>
          <w:lang w:val="da-DK"/>
        </w:rPr>
        <w:t xml:space="preserve">landbrugsafstrømning </w:t>
      </w:r>
      <w:r>
        <w:rPr>
          <w:bCs/>
          <w:sz w:val="28"/>
          <w:szCs w:val="28"/>
          <w:lang w:val="da-DK"/>
        </w:rPr>
        <w:t>o</w:t>
      </w:r>
      <w:r w:rsidR="00CD7819">
        <w:rPr>
          <w:bCs/>
          <w:sz w:val="28"/>
          <w:szCs w:val="28"/>
          <w:lang w:val="da-DK"/>
        </w:rPr>
        <w:t xml:space="preserve">g sammenligne med søer, hvor punktkilder er </w:t>
      </w:r>
      <w:r w:rsidR="004578DB">
        <w:rPr>
          <w:bCs/>
          <w:sz w:val="28"/>
          <w:szCs w:val="28"/>
          <w:lang w:val="da-DK"/>
        </w:rPr>
        <w:t>v</w:t>
      </w:r>
      <w:r w:rsidR="00CD7819">
        <w:rPr>
          <w:bCs/>
          <w:sz w:val="28"/>
          <w:szCs w:val="28"/>
          <w:lang w:val="da-DK"/>
        </w:rPr>
        <w:t>igtigere</w:t>
      </w:r>
      <w:r w:rsidR="0037634F">
        <w:rPr>
          <w:bCs/>
          <w:sz w:val="28"/>
          <w:szCs w:val="28"/>
          <w:lang w:val="da-DK"/>
        </w:rPr>
        <w:t xml:space="preserve">. </w:t>
      </w:r>
      <w:r w:rsidR="00280164">
        <w:rPr>
          <w:bCs/>
          <w:sz w:val="28"/>
          <w:szCs w:val="28"/>
          <w:lang w:val="da-DK"/>
        </w:rPr>
        <w:t xml:space="preserve"> </w:t>
      </w:r>
    </w:p>
    <w:p w14:paraId="1EE09DB8" w14:textId="77777777" w:rsidR="00E46360" w:rsidRDefault="00E46360" w:rsidP="002D508E">
      <w:pPr>
        <w:rPr>
          <w:bCs/>
          <w:sz w:val="28"/>
          <w:szCs w:val="28"/>
          <w:lang w:val="da-DK"/>
        </w:rPr>
      </w:pPr>
    </w:p>
    <w:p w14:paraId="24B5415A" w14:textId="5BA76206" w:rsidR="009459CA" w:rsidRDefault="00E4636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Men efterladt uden </w:t>
      </w:r>
      <w:r w:rsidR="00381E52">
        <w:rPr>
          <w:bCs/>
          <w:sz w:val="28"/>
          <w:szCs w:val="28"/>
          <w:lang w:val="da-DK"/>
        </w:rPr>
        <w:t>vurderinger af TP og TN tilførsler og deres kilder</w:t>
      </w:r>
      <w:r>
        <w:rPr>
          <w:bCs/>
          <w:sz w:val="28"/>
          <w:szCs w:val="28"/>
          <w:lang w:val="da-DK"/>
        </w:rPr>
        <w:t xml:space="preserve">, så </w:t>
      </w:r>
      <w:r w:rsidR="00F761F0">
        <w:rPr>
          <w:bCs/>
          <w:sz w:val="28"/>
          <w:szCs w:val="28"/>
          <w:lang w:val="da-DK"/>
        </w:rPr>
        <w:t xml:space="preserve">er der </w:t>
      </w:r>
      <w:r w:rsidR="004578DB">
        <w:rPr>
          <w:bCs/>
          <w:sz w:val="28"/>
          <w:szCs w:val="28"/>
          <w:lang w:val="da-DK"/>
        </w:rPr>
        <w:t xml:space="preserve">mellem de to </w:t>
      </w:r>
      <w:r>
        <w:rPr>
          <w:bCs/>
          <w:sz w:val="28"/>
          <w:szCs w:val="28"/>
          <w:lang w:val="da-DK"/>
        </w:rPr>
        <w:t>tidsperiode</w:t>
      </w:r>
      <w:r w:rsidR="004578DB">
        <w:rPr>
          <w:bCs/>
          <w:sz w:val="28"/>
          <w:szCs w:val="28"/>
          <w:lang w:val="da-DK"/>
        </w:rPr>
        <w:t>r</w:t>
      </w:r>
      <w:r>
        <w:rPr>
          <w:bCs/>
          <w:sz w:val="28"/>
          <w:szCs w:val="28"/>
          <w:lang w:val="da-DK"/>
        </w:rPr>
        <w:t xml:space="preserve"> </w:t>
      </w:r>
      <w:r w:rsidR="00564BC2">
        <w:rPr>
          <w:bCs/>
          <w:sz w:val="28"/>
          <w:szCs w:val="28"/>
          <w:lang w:val="da-DK"/>
        </w:rPr>
        <w:t xml:space="preserve">historisk </w:t>
      </w:r>
      <w:r w:rsidR="00F761F0">
        <w:rPr>
          <w:bCs/>
          <w:sz w:val="28"/>
          <w:szCs w:val="28"/>
          <w:lang w:val="da-DK"/>
        </w:rPr>
        <w:t xml:space="preserve">sket </w:t>
      </w:r>
      <w:r w:rsidR="004578DB">
        <w:rPr>
          <w:bCs/>
          <w:sz w:val="28"/>
          <w:szCs w:val="28"/>
          <w:lang w:val="da-DK"/>
        </w:rPr>
        <w:t xml:space="preserve">en vis </w:t>
      </w:r>
      <w:r>
        <w:rPr>
          <w:bCs/>
          <w:sz w:val="28"/>
          <w:szCs w:val="28"/>
          <w:lang w:val="da-DK"/>
        </w:rPr>
        <w:t xml:space="preserve">overflytning af </w:t>
      </w:r>
      <w:proofErr w:type="spellStart"/>
      <w:r>
        <w:rPr>
          <w:bCs/>
          <w:sz w:val="28"/>
          <w:szCs w:val="28"/>
          <w:lang w:val="da-DK"/>
        </w:rPr>
        <w:t>byspildevand</w:t>
      </w:r>
      <w:proofErr w:type="spellEnd"/>
      <w:r>
        <w:rPr>
          <w:bCs/>
          <w:sz w:val="28"/>
          <w:szCs w:val="28"/>
          <w:lang w:val="da-DK"/>
        </w:rPr>
        <w:t xml:space="preserve"> fra mindre byer til store centralrenseanlæg med effektivere rensning, og nogle steder </w:t>
      </w:r>
      <w:r w:rsidR="00F761F0">
        <w:rPr>
          <w:bCs/>
          <w:sz w:val="28"/>
          <w:szCs w:val="28"/>
          <w:lang w:val="da-DK"/>
        </w:rPr>
        <w:t xml:space="preserve">er </w:t>
      </w:r>
      <w:r>
        <w:rPr>
          <w:bCs/>
          <w:sz w:val="28"/>
          <w:szCs w:val="28"/>
          <w:lang w:val="da-DK"/>
        </w:rPr>
        <w:t xml:space="preserve">indlands spildevand </w:t>
      </w:r>
      <w:r w:rsidR="00F761F0">
        <w:rPr>
          <w:bCs/>
          <w:sz w:val="28"/>
          <w:szCs w:val="28"/>
          <w:lang w:val="da-DK"/>
        </w:rPr>
        <w:t xml:space="preserve">flyttet </w:t>
      </w:r>
      <w:r>
        <w:rPr>
          <w:bCs/>
          <w:sz w:val="28"/>
          <w:szCs w:val="28"/>
          <w:lang w:val="da-DK"/>
        </w:rPr>
        <w:t>til kystbyernes centralrenseanlæg</w:t>
      </w:r>
      <w:r w:rsidR="009459CA">
        <w:rPr>
          <w:bCs/>
          <w:sz w:val="28"/>
          <w:szCs w:val="28"/>
          <w:lang w:val="da-DK"/>
        </w:rPr>
        <w:t xml:space="preserve"> ligesom fritliggende ejendomme er blevet kloakerede. </w:t>
      </w:r>
      <w:r>
        <w:rPr>
          <w:bCs/>
          <w:sz w:val="28"/>
          <w:szCs w:val="28"/>
          <w:lang w:val="da-DK"/>
        </w:rPr>
        <w:t xml:space="preserve">Så om noget, </w:t>
      </w:r>
      <w:r w:rsidR="009459CA">
        <w:rPr>
          <w:bCs/>
          <w:sz w:val="28"/>
          <w:szCs w:val="28"/>
          <w:lang w:val="da-DK"/>
        </w:rPr>
        <w:t>er næringsstofmængden fra spredt bebyggelse og byer, der udleder til søer</w:t>
      </w:r>
      <w:r w:rsidR="00C801A2">
        <w:rPr>
          <w:bCs/>
          <w:sz w:val="28"/>
          <w:szCs w:val="28"/>
          <w:lang w:val="da-DK"/>
        </w:rPr>
        <w:t>,</w:t>
      </w:r>
      <w:r w:rsidR="009459CA">
        <w:rPr>
          <w:bCs/>
          <w:sz w:val="28"/>
          <w:szCs w:val="28"/>
          <w:lang w:val="da-DK"/>
        </w:rPr>
        <w:t xml:space="preserve"> </w:t>
      </w:r>
      <w:r w:rsidR="004578DB">
        <w:rPr>
          <w:bCs/>
          <w:sz w:val="28"/>
          <w:szCs w:val="28"/>
          <w:lang w:val="da-DK"/>
        </w:rPr>
        <w:t xml:space="preserve">sandsynligvis </w:t>
      </w:r>
      <w:r w:rsidR="009459CA">
        <w:rPr>
          <w:bCs/>
          <w:sz w:val="28"/>
          <w:szCs w:val="28"/>
          <w:lang w:val="da-DK"/>
        </w:rPr>
        <w:t xml:space="preserve">faldet. Omvendt gav </w:t>
      </w:r>
      <w:del w:id="153" w:author="Kaj Sand-Jensen" w:date="2025-01-10T10:27:00Z">
        <w:r w:rsidR="009459CA" w:rsidDel="00595E3A">
          <w:rPr>
            <w:bCs/>
            <w:sz w:val="28"/>
            <w:szCs w:val="28"/>
            <w:lang w:val="da-DK"/>
          </w:rPr>
          <w:delText xml:space="preserve">man med </w:delText>
        </w:r>
      </w:del>
      <w:r w:rsidR="009459CA">
        <w:rPr>
          <w:bCs/>
          <w:sz w:val="28"/>
          <w:szCs w:val="28"/>
          <w:lang w:val="da-DK"/>
        </w:rPr>
        <w:t xml:space="preserve">Landbrugspakken 2016 tilladelse til øget gødskning, </w:t>
      </w:r>
      <w:r w:rsidR="004578DB">
        <w:rPr>
          <w:bCs/>
          <w:sz w:val="28"/>
          <w:szCs w:val="28"/>
          <w:lang w:val="da-DK"/>
        </w:rPr>
        <w:t xml:space="preserve">bedre muligheder for </w:t>
      </w:r>
      <w:r w:rsidR="009459CA">
        <w:rPr>
          <w:bCs/>
          <w:sz w:val="28"/>
          <w:szCs w:val="28"/>
          <w:lang w:val="da-DK"/>
        </w:rPr>
        <w:t xml:space="preserve">større svinefarme og smallere </w:t>
      </w:r>
      <w:proofErr w:type="spellStart"/>
      <w:r w:rsidR="009459CA">
        <w:rPr>
          <w:bCs/>
          <w:sz w:val="28"/>
          <w:szCs w:val="28"/>
          <w:lang w:val="da-DK"/>
        </w:rPr>
        <w:t>udyrkede</w:t>
      </w:r>
      <w:proofErr w:type="spellEnd"/>
      <w:r w:rsidR="009459CA">
        <w:rPr>
          <w:bCs/>
          <w:sz w:val="28"/>
          <w:szCs w:val="28"/>
          <w:lang w:val="da-DK"/>
        </w:rPr>
        <w:t xml:space="preserve"> bræmmer langs vandløbene, som </w:t>
      </w:r>
      <w:r w:rsidR="00C801A2">
        <w:rPr>
          <w:bCs/>
          <w:sz w:val="28"/>
          <w:szCs w:val="28"/>
          <w:lang w:val="da-DK"/>
        </w:rPr>
        <w:t xml:space="preserve">medfører </w:t>
      </w:r>
      <w:r w:rsidR="009459CA">
        <w:rPr>
          <w:bCs/>
          <w:sz w:val="28"/>
          <w:szCs w:val="28"/>
          <w:lang w:val="da-DK"/>
        </w:rPr>
        <w:t>øget næringsbelastning.</w:t>
      </w:r>
      <w:r w:rsidR="00381E52">
        <w:rPr>
          <w:bCs/>
          <w:sz w:val="28"/>
          <w:szCs w:val="28"/>
          <w:lang w:val="da-DK"/>
        </w:rPr>
        <w:t xml:space="preserve"> </w:t>
      </w:r>
      <w:r w:rsidR="009459CA">
        <w:rPr>
          <w:bCs/>
          <w:sz w:val="28"/>
          <w:szCs w:val="28"/>
          <w:lang w:val="da-DK"/>
        </w:rPr>
        <w:t xml:space="preserve"> </w:t>
      </w:r>
    </w:p>
    <w:p w14:paraId="7D1D1373" w14:textId="77777777" w:rsidR="009459CA" w:rsidRDefault="009459CA" w:rsidP="002D508E">
      <w:pPr>
        <w:rPr>
          <w:bCs/>
          <w:sz w:val="28"/>
          <w:szCs w:val="28"/>
          <w:lang w:val="da-DK"/>
        </w:rPr>
      </w:pPr>
    </w:p>
    <w:p w14:paraId="477126D4" w14:textId="169FE2C5" w:rsidR="00F761F0" w:rsidRPr="00F761F0" w:rsidRDefault="00564BC2" w:rsidP="002D508E">
      <w:pPr>
        <w:rPr>
          <w:b/>
          <w:bCs/>
          <w:sz w:val="28"/>
          <w:szCs w:val="28"/>
          <w:lang w:val="da-DK"/>
        </w:rPr>
      </w:pPr>
      <w:commentRangeStart w:id="154"/>
      <w:r>
        <w:rPr>
          <w:b/>
          <w:bCs/>
          <w:sz w:val="28"/>
          <w:szCs w:val="28"/>
          <w:lang w:val="da-DK"/>
        </w:rPr>
        <w:t>Bedre økologisk kvalitet</w:t>
      </w:r>
      <w:commentRangeEnd w:id="154"/>
      <w:r w:rsidR="001814CA">
        <w:rPr>
          <w:rStyle w:val="CommentReference"/>
        </w:rPr>
        <w:commentReference w:id="154"/>
      </w:r>
    </w:p>
    <w:p w14:paraId="7DD6D3A1" w14:textId="10193A8C" w:rsidR="00626E40" w:rsidRDefault="00F761F0" w:rsidP="002D508E">
      <w:pPr>
        <w:rPr>
          <w:bCs/>
          <w:sz w:val="28"/>
          <w:szCs w:val="28"/>
          <w:lang w:val="da-DK"/>
        </w:rPr>
      </w:pPr>
      <w:commentRangeStart w:id="155"/>
      <w:r>
        <w:rPr>
          <w:bCs/>
          <w:sz w:val="28"/>
          <w:szCs w:val="28"/>
          <w:lang w:val="da-DK"/>
        </w:rPr>
        <w:t>B</w:t>
      </w:r>
      <w:r w:rsidR="009459CA">
        <w:rPr>
          <w:bCs/>
          <w:sz w:val="28"/>
          <w:szCs w:val="28"/>
          <w:lang w:val="da-DK"/>
        </w:rPr>
        <w:t xml:space="preserve">edre sø- og fjordkvalitet kvalitet </w:t>
      </w:r>
      <w:r w:rsidR="005344E2">
        <w:rPr>
          <w:bCs/>
          <w:sz w:val="28"/>
          <w:szCs w:val="28"/>
          <w:lang w:val="da-DK"/>
        </w:rPr>
        <w:t>forudsætter</w:t>
      </w:r>
      <w:r w:rsidR="009459CA">
        <w:rPr>
          <w:bCs/>
          <w:sz w:val="28"/>
          <w:szCs w:val="28"/>
          <w:lang w:val="da-DK"/>
        </w:rPr>
        <w:t xml:space="preserve">, at vi </w:t>
      </w:r>
      <w:ins w:id="156" w:author="Kaj Sand-Jensen" w:date="2025-01-10T10:27:00Z">
        <w:r w:rsidR="00595E3A">
          <w:rPr>
            <w:bCs/>
            <w:sz w:val="28"/>
            <w:szCs w:val="28"/>
            <w:lang w:val="da-DK"/>
          </w:rPr>
          <w:t xml:space="preserve">igen markant </w:t>
        </w:r>
      </w:ins>
      <w:ins w:id="157" w:author="Kaj Sand-Jensen" w:date="2025-01-10T10:28:00Z">
        <w:r w:rsidR="00595E3A">
          <w:rPr>
            <w:bCs/>
            <w:sz w:val="28"/>
            <w:szCs w:val="28"/>
            <w:lang w:val="da-DK"/>
          </w:rPr>
          <w:t xml:space="preserve">får reduceret N og P </w:t>
        </w:r>
        <w:proofErr w:type="spellStart"/>
        <w:r w:rsidR="00595E3A">
          <w:rPr>
            <w:bCs/>
            <w:sz w:val="28"/>
            <w:szCs w:val="28"/>
            <w:lang w:val="da-DK"/>
          </w:rPr>
          <w:t>tilfærslerne</w:t>
        </w:r>
        <w:proofErr w:type="spellEnd"/>
        <w:r w:rsidR="00595E3A">
          <w:rPr>
            <w:bCs/>
            <w:sz w:val="28"/>
            <w:szCs w:val="28"/>
            <w:lang w:val="da-DK"/>
          </w:rPr>
          <w:t xml:space="preserve"> til overfladevand og grundvand</w:t>
        </w:r>
      </w:ins>
      <w:del w:id="158" w:author="Kaj Sand-Jensen" w:date="2025-01-10T10:28:00Z">
        <w:r w:rsidR="009459CA" w:rsidDel="00595E3A">
          <w:rPr>
            <w:bCs/>
            <w:sz w:val="28"/>
            <w:szCs w:val="28"/>
            <w:lang w:val="da-DK"/>
          </w:rPr>
          <w:delText xml:space="preserve">kommer tilbage på </w:delText>
        </w:r>
        <w:r w:rsidDel="00595E3A">
          <w:rPr>
            <w:bCs/>
            <w:sz w:val="28"/>
            <w:szCs w:val="28"/>
            <w:lang w:val="da-DK"/>
          </w:rPr>
          <w:delText>kontrol</w:delText>
        </w:r>
        <w:r w:rsidR="009459CA" w:rsidDel="00595E3A">
          <w:rPr>
            <w:bCs/>
            <w:sz w:val="28"/>
            <w:szCs w:val="28"/>
            <w:lang w:val="da-DK"/>
          </w:rPr>
          <w:delText>sporet</w:delText>
        </w:r>
        <w:r w:rsidR="00C801A2" w:rsidDel="00595E3A">
          <w:rPr>
            <w:bCs/>
            <w:sz w:val="28"/>
            <w:szCs w:val="28"/>
            <w:lang w:val="da-DK"/>
          </w:rPr>
          <w:delText xml:space="preserve"> igen</w:delText>
        </w:r>
      </w:del>
      <w:commentRangeEnd w:id="155"/>
      <w:r w:rsidR="00CE562A">
        <w:rPr>
          <w:rStyle w:val="CommentReference"/>
        </w:rPr>
        <w:commentReference w:id="155"/>
      </w:r>
      <w:del w:id="159" w:author="Kaj Sand-Jensen" w:date="2025-01-10T10:28:00Z">
        <w:r w:rsidR="009459CA" w:rsidDel="00595E3A">
          <w:rPr>
            <w:bCs/>
            <w:sz w:val="28"/>
            <w:szCs w:val="28"/>
            <w:lang w:val="da-DK"/>
          </w:rPr>
          <w:delText>.</w:delText>
        </w:r>
      </w:del>
      <w:ins w:id="160" w:author="Kaj Sand-Jensen" w:date="2025-01-10T10:28:00Z">
        <w:r w:rsidR="00595E3A">
          <w:rPr>
            <w:bCs/>
            <w:sz w:val="28"/>
            <w:szCs w:val="28"/>
            <w:lang w:val="da-DK"/>
          </w:rPr>
          <w:t>.</w:t>
        </w:r>
      </w:ins>
      <w:r w:rsidR="009459CA">
        <w:rPr>
          <w:bCs/>
          <w:sz w:val="28"/>
          <w:szCs w:val="28"/>
          <w:lang w:val="da-DK"/>
        </w:rPr>
        <w:t xml:space="preserve"> </w:t>
      </w:r>
      <w:r w:rsidR="005344E2">
        <w:rPr>
          <w:bCs/>
          <w:sz w:val="28"/>
          <w:szCs w:val="28"/>
          <w:lang w:val="da-DK"/>
        </w:rPr>
        <w:t>S</w:t>
      </w:r>
      <w:r w:rsidR="009459CA">
        <w:rPr>
          <w:bCs/>
          <w:sz w:val="28"/>
          <w:szCs w:val="28"/>
          <w:lang w:val="da-DK"/>
        </w:rPr>
        <w:t>pildevandsrensningen</w:t>
      </w:r>
      <w:r w:rsidR="005344E2">
        <w:rPr>
          <w:bCs/>
          <w:sz w:val="28"/>
          <w:szCs w:val="28"/>
          <w:lang w:val="da-DK"/>
        </w:rPr>
        <w:t xml:space="preserve"> er </w:t>
      </w:r>
      <w:r w:rsidR="009459CA">
        <w:rPr>
          <w:bCs/>
          <w:sz w:val="28"/>
          <w:szCs w:val="28"/>
          <w:lang w:val="da-DK"/>
        </w:rPr>
        <w:t>allerede optimeret</w:t>
      </w:r>
      <w:ins w:id="161" w:author="Kaj Sand-Jensen" w:date="2025-01-10T10:28:00Z">
        <w:r w:rsidR="00595E3A">
          <w:rPr>
            <w:bCs/>
            <w:sz w:val="28"/>
            <w:szCs w:val="28"/>
            <w:lang w:val="da-DK"/>
          </w:rPr>
          <w:t xml:space="preserve"> </w:t>
        </w:r>
      </w:ins>
      <w:ins w:id="162" w:author="Kaj Sand-Jensen" w:date="2025-01-10T10:29:00Z">
        <w:r w:rsidR="00595E3A">
          <w:rPr>
            <w:bCs/>
            <w:sz w:val="28"/>
            <w:szCs w:val="28"/>
            <w:lang w:val="da-DK"/>
          </w:rPr>
          <w:t xml:space="preserve">med de bedste teknisk løsninger til mindre end 0,15 mg </w:t>
        </w:r>
      </w:ins>
      <w:ins w:id="163" w:author="Kaj Sand-Jensen" w:date="2025-01-10T10:30:00Z">
        <w:r w:rsidR="00595E3A">
          <w:rPr>
            <w:bCs/>
            <w:sz w:val="28"/>
            <w:szCs w:val="28"/>
            <w:lang w:val="da-DK"/>
          </w:rPr>
          <w:t>TP/</w:t>
        </w:r>
      </w:ins>
      <w:ins w:id="164" w:author="Kaj Sand-Jensen" w:date="2025-01-10T10:36:00Z">
        <w:r w:rsidR="008A0842">
          <w:rPr>
            <w:bCs/>
            <w:sz w:val="28"/>
            <w:szCs w:val="28"/>
            <w:lang w:val="da-DK"/>
          </w:rPr>
          <w:t>L</w:t>
        </w:r>
      </w:ins>
      <w:ins w:id="165" w:author="Kaj Sand-Jensen" w:date="2025-01-10T10:30:00Z">
        <w:r w:rsidR="00595E3A">
          <w:rPr>
            <w:bCs/>
            <w:sz w:val="28"/>
            <w:szCs w:val="28"/>
            <w:lang w:val="da-DK"/>
          </w:rPr>
          <w:t xml:space="preserve"> i de centrale rensningsanlæg i Helsinge og Hillerød. Over</w:t>
        </w:r>
      </w:ins>
      <w:del w:id="166" w:author="Kaj Sand-Jensen" w:date="2025-01-10T10:31:00Z">
        <w:r w:rsidR="009459CA" w:rsidDel="00595E3A">
          <w:rPr>
            <w:bCs/>
            <w:sz w:val="28"/>
            <w:szCs w:val="28"/>
            <w:lang w:val="da-DK"/>
          </w:rPr>
          <w:delText xml:space="preserve">, </w:delText>
        </w:r>
        <w:r w:rsidR="00626E40" w:rsidDel="00595E3A">
          <w:rPr>
            <w:bCs/>
            <w:sz w:val="28"/>
            <w:szCs w:val="28"/>
            <w:lang w:val="da-DK"/>
          </w:rPr>
          <w:delText>over</w:delText>
        </w:r>
      </w:del>
      <w:r w:rsidR="00626E40">
        <w:rPr>
          <w:bCs/>
          <w:sz w:val="28"/>
          <w:szCs w:val="28"/>
          <w:lang w:val="da-DK"/>
        </w:rPr>
        <w:t xml:space="preserve">løb </w:t>
      </w:r>
      <w:ins w:id="167" w:author="Kaj Sand-Jensen" w:date="2025-01-10T10:31:00Z">
        <w:r w:rsidR="00595E3A">
          <w:rPr>
            <w:bCs/>
            <w:sz w:val="28"/>
            <w:szCs w:val="28"/>
            <w:lang w:val="da-DK"/>
          </w:rPr>
          <w:t xml:space="preserve">i byerne </w:t>
        </w:r>
      </w:ins>
      <w:r w:rsidR="00626E40">
        <w:rPr>
          <w:bCs/>
          <w:sz w:val="28"/>
          <w:szCs w:val="28"/>
          <w:lang w:val="da-DK"/>
        </w:rPr>
        <w:t xml:space="preserve">søges teknisk minimeret </w:t>
      </w:r>
      <w:ins w:id="168" w:author="Kaj Sand-Jensen" w:date="2025-01-10T10:34:00Z">
        <w:r w:rsidR="008A0842">
          <w:rPr>
            <w:bCs/>
            <w:sz w:val="28"/>
            <w:szCs w:val="28"/>
            <w:lang w:val="da-DK"/>
          </w:rPr>
          <w:t xml:space="preserve">med større </w:t>
        </w:r>
        <w:proofErr w:type="spellStart"/>
        <w:r w:rsidR="008A0842">
          <w:rPr>
            <w:bCs/>
            <w:sz w:val="28"/>
            <w:szCs w:val="28"/>
            <w:lang w:val="da-DK"/>
          </w:rPr>
          <w:t>sparebassiner</w:t>
        </w:r>
      </w:ins>
      <w:proofErr w:type="spellEnd"/>
      <w:ins w:id="169" w:author="Kaj Sand-Jensen" w:date="2025-01-10T10:35:00Z">
        <w:r w:rsidR="008A0842">
          <w:rPr>
            <w:bCs/>
            <w:sz w:val="28"/>
            <w:szCs w:val="28"/>
            <w:lang w:val="da-DK"/>
          </w:rPr>
          <w:t>,</w:t>
        </w:r>
      </w:ins>
      <w:ins w:id="170" w:author="Kaj Sand-Jensen" w:date="2025-01-10T10:34:00Z">
        <w:r w:rsidR="008A0842">
          <w:rPr>
            <w:bCs/>
            <w:sz w:val="28"/>
            <w:szCs w:val="28"/>
            <w:lang w:val="da-DK"/>
          </w:rPr>
          <w:t xml:space="preserve"> </w:t>
        </w:r>
      </w:ins>
      <w:r w:rsidR="009459CA">
        <w:rPr>
          <w:bCs/>
          <w:sz w:val="28"/>
          <w:szCs w:val="28"/>
          <w:lang w:val="da-DK"/>
        </w:rPr>
        <w:t>og det bliver</w:t>
      </w:r>
      <w:ins w:id="171" w:author="Kaj Sand-Jensen" w:date="2025-01-10T10:32:00Z">
        <w:r w:rsidR="00595E3A">
          <w:rPr>
            <w:bCs/>
            <w:sz w:val="28"/>
            <w:szCs w:val="28"/>
            <w:lang w:val="da-DK"/>
          </w:rPr>
          <w:t xml:space="preserve">, </w:t>
        </w:r>
      </w:ins>
      <w:ins w:id="172" w:author="Kaj Sand-Jensen" w:date="2025-01-10T10:33:00Z">
        <w:r w:rsidR="00595E3A">
          <w:rPr>
            <w:bCs/>
            <w:sz w:val="28"/>
            <w:szCs w:val="28"/>
            <w:lang w:val="da-DK"/>
          </w:rPr>
          <w:t xml:space="preserve">fx </w:t>
        </w:r>
      </w:ins>
      <w:del w:id="173" w:author="Kaj Sand-Jensen" w:date="2025-01-10T10:33:00Z">
        <w:r w:rsidR="009459CA" w:rsidDel="00595E3A">
          <w:rPr>
            <w:bCs/>
            <w:sz w:val="28"/>
            <w:szCs w:val="28"/>
            <w:lang w:val="da-DK"/>
          </w:rPr>
          <w:delText xml:space="preserve"> </w:delText>
        </w:r>
      </w:del>
      <w:ins w:id="174" w:author="Kaj Sand-Jensen" w:date="2025-01-10T10:31:00Z">
        <w:r w:rsidR="00595E3A">
          <w:rPr>
            <w:bCs/>
            <w:sz w:val="28"/>
            <w:szCs w:val="28"/>
            <w:lang w:val="da-DK"/>
          </w:rPr>
          <w:t xml:space="preserve">i </w:t>
        </w:r>
      </w:ins>
      <w:ins w:id="175" w:author="Kaj Sand-Jensen" w:date="2025-01-10T10:33:00Z">
        <w:r w:rsidR="00595E3A">
          <w:rPr>
            <w:bCs/>
            <w:sz w:val="28"/>
            <w:szCs w:val="28"/>
            <w:lang w:val="da-DK"/>
          </w:rPr>
          <w:t xml:space="preserve">den gamle bymidte i </w:t>
        </w:r>
      </w:ins>
      <w:ins w:id="176" w:author="Kaj Sand-Jensen" w:date="2025-01-10T10:31:00Z">
        <w:r w:rsidR="00595E3A">
          <w:rPr>
            <w:bCs/>
            <w:sz w:val="28"/>
            <w:szCs w:val="28"/>
            <w:lang w:val="da-DK"/>
          </w:rPr>
          <w:t xml:space="preserve">Hillerød </w:t>
        </w:r>
      </w:ins>
      <w:r w:rsidR="009459CA">
        <w:rPr>
          <w:bCs/>
          <w:sz w:val="28"/>
          <w:szCs w:val="28"/>
          <w:lang w:val="da-DK"/>
        </w:rPr>
        <w:t xml:space="preserve">uforholdsmæssigt dyrt for borgerne, hvis </w:t>
      </w:r>
      <w:r w:rsidR="00626E40">
        <w:rPr>
          <w:bCs/>
          <w:sz w:val="28"/>
          <w:szCs w:val="28"/>
          <w:lang w:val="da-DK"/>
        </w:rPr>
        <w:t xml:space="preserve">alt vand </w:t>
      </w:r>
      <w:del w:id="177" w:author="Kaj Sand-Jensen" w:date="2025-01-10T10:31:00Z">
        <w:r w:rsidR="00626E40" w:rsidDel="00595E3A">
          <w:rPr>
            <w:bCs/>
            <w:sz w:val="28"/>
            <w:szCs w:val="28"/>
            <w:lang w:val="da-DK"/>
          </w:rPr>
          <w:delText xml:space="preserve">i byerne </w:delText>
        </w:r>
      </w:del>
      <w:r w:rsidR="00626E40">
        <w:rPr>
          <w:bCs/>
          <w:sz w:val="28"/>
          <w:szCs w:val="28"/>
          <w:lang w:val="da-DK"/>
        </w:rPr>
        <w:t xml:space="preserve">skal separat kloakeres og </w:t>
      </w:r>
      <w:r w:rsidR="009459CA">
        <w:rPr>
          <w:bCs/>
          <w:sz w:val="28"/>
          <w:szCs w:val="28"/>
          <w:lang w:val="da-DK"/>
        </w:rPr>
        <w:t>spildevandet renses til nær drikkevandskvalitet</w:t>
      </w:r>
      <w:r w:rsidR="005344E2">
        <w:rPr>
          <w:bCs/>
          <w:sz w:val="28"/>
          <w:szCs w:val="28"/>
          <w:lang w:val="da-DK"/>
        </w:rPr>
        <w:t xml:space="preserve">, mens </w:t>
      </w:r>
      <w:r>
        <w:rPr>
          <w:bCs/>
          <w:sz w:val="28"/>
          <w:szCs w:val="28"/>
          <w:lang w:val="da-DK"/>
        </w:rPr>
        <w:t xml:space="preserve">gyllen </w:t>
      </w:r>
      <w:r w:rsidR="005344E2">
        <w:rPr>
          <w:bCs/>
          <w:sz w:val="28"/>
          <w:szCs w:val="28"/>
          <w:lang w:val="da-DK"/>
        </w:rPr>
        <w:t xml:space="preserve">spredes </w:t>
      </w:r>
      <w:proofErr w:type="spellStart"/>
      <w:r w:rsidR="005344E2">
        <w:rPr>
          <w:bCs/>
          <w:sz w:val="28"/>
          <w:szCs w:val="28"/>
          <w:lang w:val="da-DK"/>
        </w:rPr>
        <w:t>urenset</w:t>
      </w:r>
      <w:proofErr w:type="spellEnd"/>
      <w:r w:rsidR="005344E2">
        <w:rPr>
          <w:bCs/>
          <w:sz w:val="28"/>
          <w:szCs w:val="28"/>
          <w:lang w:val="da-DK"/>
        </w:rPr>
        <w:t xml:space="preserve"> </w:t>
      </w:r>
      <w:r w:rsidR="008319DF">
        <w:rPr>
          <w:bCs/>
          <w:sz w:val="28"/>
          <w:szCs w:val="28"/>
          <w:lang w:val="da-DK"/>
        </w:rPr>
        <w:t xml:space="preserve">i </w:t>
      </w:r>
      <w:r>
        <w:rPr>
          <w:bCs/>
          <w:sz w:val="28"/>
          <w:szCs w:val="28"/>
          <w:lang w:val="da-DK"/>
        </w:rPr>
        <w:t>for stor</w:t>
      </w:r>
      <w:r w:rsidR="009C6285">
        <w:rPr>
          <w:bCs/>
          <w:sz w:val="28"/>
          <w:szCs w:val="28"/>
          <w:lang w:val="da-DK"/>
        </w:rPr>
        <w:t xml:space="preserve"> mængde </w:t>
      </w:r>
      <w:r w:rsidR="005344E2">
        <w:rPr>
          <w:bCs/>
          <w:sz w:val="28"/>
          <w:szCs w:val="28"/>
          <w:lang w:val="da-DK"/>
        </w:rPr>
        <w:t>på markerne</w:t>
      </w:r>
      <w:ins w:id="178" w:author="Kaj Sand-Jensen" w:date="2025-01-10T10:33:00Z">
        <w:r w:rsidR="00595E3A">
          <w:rPr>
            <w:bCs/>
            <w:sz w:val="28"/>
            <w:szCs w:val="28"/>
            <w:lang w:val="da-DK"/>
          </w:rPr>
          <w:t xml:space="preserve"> og jorderosionen fra markerne bare fortsætter ureguleret</w:t>
        </w:r>
      </w:ins>
      <w:r w:rsidR="005344E2">
        <w:rPr>
          <w:bCs/>
          <w:sz w:val="28"/>
          <w:szCs w:val="28"/>
          <w:lang w:val="da-DK"/>
        </w:rPr>
        <w:t xml:space="preserve">. </w:t>
      </w:r>
      <w:ins w:id="179" w:author="Kaj Sand-Jensen" w:date="2025-01-10T10:32:00Z">
        <w:r w:rsidR="00595E3A">
          <w:rPr>
            <w:bCs/>
            <w:sz w:val="28"/>
            <w:szCs w:val="28"/>
            <w:lang w:val="da-DK"/>
          </w:rPr>
          <w:t xml:space="preserve"> </w:t>
        </w:r>
      </w:ins>
    </w:p>
    <w:p w14:paraId="4F46BE14" w14:textId="77777777" w:rsidR="00626E40" w:rsidRDefault="00626E40" w:rsidP="002D508E">
      <w:pPr>
        <w:rPr>
          <w:bCs/>
          <w:sz w:val="28"/>
          <w:szCs w:val="28"/>
          <w:lang w:val="da-DK"/>
        </w:rPr>
      </w:pPr>
    </w:p>
    <w:p w14:paraId="20E92989" w14:textId="3581CA9D" w:rsidR="006E0D85" w:rsidRDefault="005344E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Landbrugspakken kan rulles tilbage til de tidligere gødningsnormer, </w:t>
      </w:r>
      <w:r w:rsidR="00F761F0">
        <w:rPr>
          <w:bCs/>
          <w:sz w:val="28"/>
          <w:szCs w:val="28"/>
          <w:lang w:val="da-DK"/>
        </w:rPr>
        <w:t xml:space="preserve">brede </w:t>
      </w:r>
      <w:r>
        <w:rPr>
          <w:bCs/>
          <w:sz w:val="28"/>
          <w:szCs w:val="28"/>
          <w:lang w:val="da-DK"/>
        </w:rPr>
        <w:t xml:space="preserve">bræmmer langs vandløbene kan genetableres </w:t>
      </w:r>
      <w:r w:rsidR="009C6285">
        <w:rPr>
          <w:bCs/>
          <w:sz w:val="28"/>
          <w:szCs w:val="28"/>
          <w:lang w:val="da-DK"/>
        </w:rPr>
        <w:t xml:space="preserve">som før 2016 </w:t>
      </w:r>
      <w:r>
        <w:rPr>
          <w:bCs/>
          <w:sz w:val="28"/>
          <w:szCs w:val="28"/>
          <w:lang w:val="da-DK"/>
        </w:rPr>
        <w:t xml:space="preserve">og </w:t>
      </w:r>
      <w:r w:rsidR="009C6285">
        <w:rPr>
          <w:bCs/>
          <w:sz w:val="28"/>
          <w:szCs w:val="28"/>
          <w:lang w:val="da-DK"/>
        </w:rPr>
        <w:t xml:space="preserve">tillige </w:t>
      </w:r>
      <w:r>
        <w:rPr>
          <w:bCs/>
          <w:sz w:val="28"/>
          <w:szCs w:val="28"/>
          <w:lang w:val="da-DK"/>
        </w:rPr>
        <w:t>tilpl</w:t>
      </w:r>
      <w:r w:rsidR="00163BB5">
        <w:rPr>
          <w:bCs/>
          <w:sz w:val="28"/>
          <w:szCs w:val="28"/>
          <w:lang w:val="da-DK"/>
        </w:rPr>
        <w:t xml:space="preserve">antes </w:t>
      </w:r>
      <w:r>
        <w:rPr>
          <w:bCs/>
          <w:sz w:val="28"/>
          <w:szCs w:val="28"/>
          <w:lang w:val="da-DK"/>
        </w:rPr>
        <w:t>med buske eller træer</w:t>
      </w:r>
      <w:r w:rsidR="009C6285">
        <w:rPr>
          <w:bCs/>
          <w:sz w:val="28"/>
          <w:szCs w:val="28"/>
          <w:lang w:val="da-DK"/>
        </w:rPr>
        <w:t xml:space="preserve">, så de er mindre </w:t>
      </w:r>
      <w:r w:rsidR="004578DB">
        <w:rPr>
          <w:bCs/>
          <w:sz w:val="28"/>
          <w:szCs w:val="28"/>
          <w:lang w:val="da-DK"/>
        </w:rPr>
        <w:t>udsatte for brinkerosion</w:t>
      </w:r>
      <w:r w:rsidR="00163BB5">
        <w:rPr>
          <w:bCs/>
          <w:sz w:val="28"/>
          <w:szCs w:val="28"/>
          <w:lang w:val="da-DK"/>
        </w:rPr>
        <w:t>. S</w:t>
      </w:r>
      <w:r w:rsidR="009459CA">
        <w:rPr>
          <w:bCs/>
          <w:sz w:val="28"/>
          <w:szCs w:val="28"/>
          <w:lang w:val="da-DK"/>
        </w:rPr>
        <w:t xml:space="preserve">tærkt </w:t>
      </w:r>
      <w:r w:rsidR="009459CA">
        <w:rPr>
          <w:bCs/>
          <w:sz w:val="28"/>
          <w:szCs w:val="28"/>
          <w:lang w:val="da-DK"/>
        </w:rPr>
        <w:lastRenderedPageBreak/>
        <w:t>forurenende lavbundsjorde</w:t>
      </w:r>
      <w:r>
        <w:rPr>
          <w:bCs/>
          <w:sz w:val="28"/>
          <w:szCs w:val="28"/>
          <w:lang w:val="da-DK"/>
        </w:rPr>
        <w:t xml:space="preserve"> kan</w:t>
      </w:r>
      <w:r w:rsidR="009459CA">
        <w:rPr>
          <w:bCs/>
          <w:sz w:val="28"/>
          <w:szCs w:val="28"/>
          <w:lang w:val="da-DK"/>
        </w:rPr>
        <w:t xml:space="preserve"> pilles ud af dyrkning, reglerne om efterafgrøder </w:t>
      </w:r>
      <w:r w:rsidR="009C6285">
        <w:rPr>
          <w:bCs/>
          <w:sz w:val="28"/>
          <w:szCs w:val="28"/>
          <w:lang w:val="da-DK"/>
        </w:rPr>
        <w:t xml:space="preserve">kan </w:t>
      </w:r>
      <w:r>
        <w:rPr>
          <w:bCs/>
          <w:sz w:val="28"/>
          <w:szCs w:val="28"/>
          <w:lang w:val="da-DK"/>
        </w:rPr>
        <w:t xml:space="preserve">efterleves og </w:t>
      </w:r>
      <w:r w:rsidR="006E0D85">
        <w:rPr>
          <w:bCs/>
          <w:sz w:val="28"/>
          <w:szCs w:val="28"/>
          <w:lang w:val="da-DK"/>
        </w:rPr>
        <w:t>afgrøderne plantes vin</w:t>
      </w:r>
      <w:r w:rsidR="00163BB5">
        <w:rPr>
          <w:bCs/>
          <w:sz w:val="28"/>
          <w:szCs w:val="28"/>
          <w:lang w:val="da-DK"/>
        </w:rPr>
        <w:t>k</w:t>
      </w:r>
      <w:r w:rsidR="006E0D85">
        <w:rPr>
          <w:bCs/>
          <w:sz w:val="28"/>
          <w:szCs w:val="28"/>
          <w:lang w:val="da-DK"/>
        </w:rPr>
        <w:t>elret på faldet</w:t>
      </w:r>
      <w:r w:rsidR="004578DB">
        <w:rPr>
          <w:bCs/>
          <w:sz w:val="28"/>
          <w:szCs w:val="28"/>
          <w:lang w:val="da-DK"/>
        </w:rPr>
        <w:t xml:space="preserve"> på markerne</w:t>
      </w:r>
      <w:r w:rsidR="006E0D85">
        <w:rPr>
          <w:bCs/>
          <w:sz w:val="28"/>
          <w:szCs w:val="28"/>
          <w:lang w:val="da-DK"/>
        </w:rPr>
        <w:t xml:space="preserve">, så </w:t>
      </w:r>
      <w:r w:rsidR="0027005C">
        <w:rPr>
          <w:bCs/>
          <w:sz w:val="28"/>
          <w:szCs w:val="28"/>
          <w:lang w:val="da-DK"/>
        </w:rPr>
        <w:t xml:space="preserve">partikelflugt og </w:t>
      </w:r>
      <w:proofErr w:type="spellStart"/>
      <w:r w:rsidR="006E0D85">
        <w:rPr>
          <w:bCs/>
          <w:sz w:val="28"/>
          <w:szCs w:val="28"/>
          <w:lang w:val="da-DK"/>
        </w:rPr>
        <w:t>skyllerender</w:t>
      </w:r>
      <w:proofErr w:type="spellEnd"/>
      <w:r w:rsidR="006E0D85">
        <w:rPr>
          <w:bCs/>
          <w:sz w:val="28"/>
          <w:szCs w:val="28"/>
          <w:lang w:val="da-DK"/>
        </w:rPr>
        <w:t xml:space="preserve"> modvirkes. </w:t>
      </w:r>
    </w:p>
    <w:p w14:paraId="78744935" w14:textId="77777777" w:rsidR="006E0D85" w:rsidRDefault="006E0D85" w:rsidP="002D508E">
      <w:pPr>
        <w:rPr>
          <w:bCs/>
          <w:sz w:val="28"/>
          <w:szCs w:val="28"/>
          <w:lang w:val="da-DK"/>
        </w:rPr>
      </w:pPr>
    </w:p>
    <w:p w14:paraId="6A36AE66" w14:textId="69E79730" w:rsidR="006E0D85" w:rsidRDefault="006E0D85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Vi ved godt, hvad der skal til</w:t>
      </w:r>
      <w:r w:rsidR="009C6285">
        <w:rPr>
          <w:bCs/>
          <w:sz w:val="28"/>
          <w:szCs w:val="28"/>
          <w:lang w:val="da-DK"/>
        </w:rPr>
        <w:t xml:space="preserve"> for at opnå renere søer og fjorde</w:t>
      </w:r>
      <w:r w:rsidR="004578DB">
        <w:rPr>
          <w:bCs/>
          <w:sz w:val="28"/>
          <w:szCs w:val="28"/>
          <w:lang w:val="da-DK"/>
        </w:rPr>
        <w:t xml:space="preserve">. </w:t>
      </w:r>
      <w:r w:rsidR="0027005C">
        <w:rPr>
          <w:bCs/>
          <w:sz w:val="28"/>
          <w:szCs w:val="28"/>
          <w:lang w:val="da-DK"/>
        </w:rPr>
        <w:t xml:space="preserve">Fornuftige </w:t>
      </w:r>
      <w:r>
        <w:rPr>
          <w:bCs/>
          <w:sz w:val="28"/>
          <w:szCs w:val="28"/>
          <w:lang w:val="da-DK"/>
        </w:rPr>
        <w:t xml:space="preserve">politikere og kontrol af fastsatte regler er imidlertid en forudsætning for </w:t>
      </w:r>
      <w:r w:rsidR="004578DB">
        <w:rPr>
          <w:bCs/>
          <w:sz w:val="28"/>
          <w:szCs w:val="28"/>
          <w:lang w:val="da-DK"/>
        </w:rPr>
        <w:t xml:space="preserve">et </w:t>
      </w:r>
      <w:r>
        <w:rPr>
          <w:bCs/>
          <w:sz w:val="28"/>
          <w:szCs w:val="28"/>
          <w:lang w:val="da-DK"/>
        </w:rPr>
        <w:t xml:space="preserve">bedre liv i </w:t>
      </w:r>
      <w:r w:rsidR="004578DB">
        <w:rPr>
          <w:bCs/>
          <w:sz w:val="28"/>
          <w:szCs w:val="28"/>
          <w:lang w:val="da-DK"/>
        </w:rPr>
        <w:t>Arresø</w:t>
      </w:r>
      <w:r w:rsidR="00626E40">
        <w:rPr>
          <w:bCs/>
          <w:sz w:val="28"/>
          <w:szCs w:val="28"/>
          <w:lang w:val="da-DK"/>
        </w:rPr>
        <w:t xml:space="preserve"> og </w:t>
      </w:r>
      <w:r w:rsidR="0027005C">
        <w:rPr>
          <w:bCs/>
          <w:sz w:val="28"/>
          <w:szCs w:val="28"/>
          <w:lang w:val="da-DK"/>
        </w:rPr>
        <w:t xml:space="preserve">landets </w:t>
      </w:r>
      <w:r w:rsidR="004578DB">
        <w:rPr>
          <w:bCs/>
          <w:sz w:val="28"/>
          <w:szCs w:val="28"/>
          <w:lang w:val="da-DK"/>
        </w:rPr>
        <w:t xml:space="preserve">øvrige </w:t>
      </w:r>
      <w:r>
        <w:rPr>
          <w:bCs/>
          <w:sz w:val="28"/>
          <w:szCs w:val="28"/>
          <w:lang w:val="da-DK"/>
        </w:rPr>
        <w:t xml:space="preserve">søer og </w:t>
      </w:r>
      <w:r w:rsidR="00626E40">
        <w:rPr>
          <w:bCs/>
          <w:sz w:val="28"/>
          <w:szCs w:val="28"/>
          <w:lang w:val="da-DK"/>
        </w:rPr>
        <w:t xml:space="preserve">talrige </w:t>
      </w:r>
      <w:r w:rsidR="0027005C">
        <w:rPr>
          <w:bCs/>
          <w:sz w:val="28"/>
          <w:szCs w:val="28"/>
          <w:lang w:val="da-DK"/>
        </w:rPr>
        <w:t xml:space="preserve">iltsvindsramte </w:t>
      </w:r>
      <w:r>
        <w:rPr>
          <w:bCs/>
          <w:sz w:val="28"/>
          <w:szCs w:val="28"/>
          <w:lang w:val="da-DK"/>
        </w:rPr>
        <w:t xml:space="preserve">kystvande. </w:t>
      </w:r>
    </w:p>
    <w:p w14:paraId="3CD9F5AD" w14:textId="3A92C617" w:rsidR="006E0D85" w:rsidRDefault="006E0D85" w:rsidP="002D508E">
      <w:pPr>
        <w:rPr>
          <w:bCs/>
          <w:sz w:val="28"/>
          <w:szCs w:val="28"/>
          <w:lang w:val="da-DK"/>
        </w:rPr>
      </w:pPr>
    </w:p>
    <w:p w14:paraId="2BC6213F" w14:textId="01E4D6E3" w:rsidR="00047B70" w:rsidRPr="00047B70" w:rsidRDefault="00047B70" w:rsidP="002D508E">
      <w:pPr>
        <w:rPr>
          <w:b/>
          <w:bCs/>
          <w:sz w:val="28"/>
          <w:szCs w:val="28"/>
          <w:lang w:val="da-DK"/>
        </w:rPr>
      </w:pPr>
      <w:r w:rsidRPr="00047B70">
        <w:rPr>
          <w:b/>
          <w:bCs/>
          <w:sz w:val="28"/>
          <w:szCs w:val="28"/>
          <w:lang w:val="da-DK"/>
        </w:rPr>
        <w:t>Bibliografi</w:t>
      </w:r>
    </w:p>
    <w:p w14:paraId="47651A64" w14:textId="77777777" w:rsidR="00AA5F68" w:rsidRDefault="00047B70" w:rsidP="002D508E">
      <w:pPr>
        <w:rPr>
          <w:ins w:id="180" w:author="Poul Løgstrup Bjerg" w:date="2025-01-10T08:00:00Z"/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Kaj Sand-Jensen (</w:t>
      </w:r>
      <w:r>
        <w:fldChar w:fldCharType="begin"/>
      </w:r>
      <w:r w:rsidRPr="00972128">
        <w:rPr>
          <w:lang w:val="da-DK"/>
          <w:rPrChange w:id="181" w:author="Poul Løgstrup Bjerg" w:date="2025-01-10T07:37:00Z">
            <w:rPr/>
          </w:rPrChange>
        </w:rPr>
        <w:instrText>HYPERLINK "mailto:ksandjensen@bio.ku.dk"</w:instrText>
      </w:r>
      <w:r>
        <w:fldChar w:fldCharType="separate"/>
      </w:r>
      <w:r w:rsidRPr="00694B96">
        <w:rPr>
          <w:rStyle w:val="Hyperlink"/>
          <w:bCs/>
          <w:sz w:val="28"/>
          <w:szCs w:val="28"/>
          <w:lang w:val="da-DK"/>
        </w:rPr>
        <w:t>ksandjensen@bio.ku.dk</w:t>
      </w:r>
      <w:r>
        <w:rPr>
          <w:rStyle w:val="Hyperlink"/>
          <w:bCs/>
          <w:sz w:val="28"/>
          <w:szCs w:val="28"/>
          <w:lang w:val="da-DK"/>
        </w:rPr>
        <w:fldChar w:fldCharType="end"/>
      </w:r>
      <w:r>
        <w:rPr>
          <w:bCs/>
          <w:sz w:val="28"/>
          <w:szCs w:val="28"/>
          <w:lang w:val="da-DK"/>
        </w:rPr>
        <w:t>) er professor ved Ferskvandsbiologisk Sektion, Biologisk Institut, KU</w:t>
      </w:r>
    </w:p>
    <w:p w14:paraId="42B07D5A" w14:textId="77777777" w:rsidR="00AA5F68" w:rsidRDefault="00047B70" w:rsidP="002D508E">
      <w:pPr>
        <w:rPr>
          <w:ins w:id="182" w:author="Poul Løgstrup Bjerg" w:date="2025-01-10T08:00:00Z"/>
          <w:bCs/>
          <w:sz w:val="28"/>
          <w:szCs w:val="28"/>
          <w:lang w:val="da-DK"/>
        </w:rPr>
      </w:pPr>
      <w:del w:id="183" w:author="Poul Løgstrup Bjerg" w:date="2025-01-10T08:00:00Z">
        <w:r w:rsidDel="00AA5F68">
          <w:rPr>
            <w:bCs/>
            <w:sz w:val="28"/>
            <w:szCs w:val="28"/>
            <w:lang w:val="da-DK"/>
          </w:rPr>
          <w:delText xml:space="preserve">; </w:delText>
        </w:r>
      </w:del>
      <w:r>
        <w:rPr>
          <w:bCs/>
          <w:sz w:val="28"/>
          <w:szCs w:val="28"/>
          <w:lang w:val="da-DK"/>
        </w:rPr>
        <w:t>Jonas Stage Sø (</w:t>
      </w:r>
      <w:r>
        <w:fldChar w:fldCharType="begin"/>
      </w:r>
      <w:r w:rsidRPr="00972128">
        <w:rPr>
          <w:lang w:val="da-DK"/>
          <w:rPrChange w:id="184" w:author="Poul Løgstrup Bjerg" w:date="2025-01-10T07:37:00Z">
            <w:rPr/>
          </w:rPrChange>
        </w:rPr>
        <w:instrText>HYPERLINK "mailto:jonassoe@biology.sdu.dk"</w:instrText>
      </w:r>
      <w:r>
        <w:fldChar w:fldCharType="separate"/>
      </w:r>
      <w:r w:rsidRPr="00694B96">
        <w:rPr>
          <w:rStyle w:val="Hyperlink"/>
          <w:bCs/>
          <w:sz w:val="28"/>
          <w:szCs w:val="28"/>
          <w:lang w:val="da-DK"/>
        </w:rPr>
        <w:t>jonassoe@biology.sdu.dk</w:t>
      </w:r>
      <w:r>
        <w:rPr>
          <w:rStyle w:val="Hyperlink"/>
          <w:bCs/>
          <w:sz w:val="28"/>
          <w:szCs w:val="28"/>
          <w:lang w:val="da-DK"/>
        </w:rPr>
        <w:fldChar w:fldCharType="end"/>
      </w:r>
      <w:r>
        <w:rPr>
          <w:bCs/>
          <w:sz w:val="28"/>
          <w:szCs w:val="28"/>
          <w:lang w:val="da-DK"/>
        </w:rPr>
        <w:t>) er Post. Doc ved Syddansk Universitet</w:t>
      </w:r>
    </w:p>
    <w:p w14:paraId="44F54E48" w14:textId="0AD9CBEC" w:rsidR="00047B70" w:rsidRDefault="00047B70" w:rsidP="002D508E">
      <w:pPr>
        <w:rPr>
          <w:bCs/>
          <w:sz w:val="28"/>
          <w:szCs w:val="28"/>
          <w:lang w:val="da-DK"/>
        </w:rPr>
      </w:pPr>
      <w:del w:id="185" w:author="Poul Løgstrup Bjerg" w:date="2025-01-10T08:00:00Z">
        <w:r w:rsidDel="00AA5F68">
          <w:rPr>
            <w:bCs/>
            <w:sz w:val="28"/>
            <w:szCs w:val="28"/>
            <w:lang w:val="da-DK"/>
          </w:rPr>
          <w:delText xml:space="preserve">; </w:delText>
        </w:r>
      </w:del>
      <w:r>
        <w:rPr>
          <w:bCs/>
          <w:sz w:val="28"/>
          <w:szCs w:val="28"/>
          <w:lang w:val="da-DK"/>
        </w:rPr>
        <w:t>Theis Kragh (</w:t>
      </w:r>
      <w:r>
        <w:fldChar w:fldCharType="begin"/>
      </w:r>
      <w:r w:rsidRPr="00972128">
        <w:rPr>
          <w:lang w:val="da-DK"/>
          <w:rPrChange w:id="186" w:author="Poul Løgstrup Bjerg" w:date="2025-01-10T07:37:00Z">
            <w:rPr/>
          </w:rPrChange>
        </w:rPr>
        <w:instrText>HYPERLINK "mailto:tkragh@biology.sdu.dk"</w:instrText>
      </w:r>
      <w:r>
        <w:fldChar w:fldCharType="separate"/>
      </w:r>
      <w:r w:rsidRPr="00694B96">
        <w:rPr>
          <w:rStyle w:val="Hyperlink"/>
          <w:bCs/>
          <w:sz w:val="28"/>
          <w:szCs w:val="28"/>
          <w:lang w:val="da-DK"/>
        </w:rPr>
        <w:t>tkragh@biology.sdu.dk</w:t>
      </w:r>
      <w:r>
        <w:rPr>
          <w:rStyle w:val="Hyperlink"/>
          <w:bCs/>
          <w:sz w:val="28"/>
          <w:szCs w:val="28"/>
          <w:lang w:val="da-DK"/>
        </w:rPr>
        <w:fldChar w:fldCharType="end"/>
      </w:r>
      <w:r>
        <w:rPr>
          <w:bCs/>
          <w:sz w:val="28"/>
          <w:szCs w:val="28"/>
          <w:lang w:val="da-DK"/>
        </w:rPr>
        <w:t>) er lektor ved Syddansk Universitet.</w:t>
      </w:r>
    </w:p>
    <w:p w14:paraId="66E09529" w14:textId="77777777" w:rsidR="00047B70" w:rsidRDefault="00047B70" w:rsidP="002D508E">
      <w:pPr>
        <w:rPr>
          <w:bCs/>
          <w:sz w:val="28"/>
          <w:szCs w:val="28"/>
          <w:lang w:val="da-DK"/>
        </w:rPr>
      </w:pPr>
    </w:p>
    <w:p w14:paraId="035E125C" w14:textId="77777777" w:rsidR="00047B70" w:rsidRDefault="00047B70" w:rsidP="002D508E">
      <w:pPr>
        <w:rPr>
          <w:bCs/>
          <w:sz w:val="28"/>
          <w:szCs w:val="28"/>
          <w:lang w:val="da-DK"/>
        </w:rPr>
      </w:pPr>
    </w:p>
    <w:p w14:paraId="59829FC4" w14:textId="50C72833" w:rsidR="00163BB5" w:rsidRPr="00047B70" w:rsidRDefault="008319DF" w:rsidP="002D508E">
      <w:pPr>
        <w:rPr>
          <w:b/>
          <w:bCs/>
          <w:sz w:val="28"/>
          <w:szCs w:val="28"/>
          <w:lang w:val="da-DK"/>
        </w:rPr>
      </w:pPr>
      <w:r w:rsidRPr="00047B70">
        <w:rPr>
          <w:b/>
          <w:bCs/>
          <w:sz w:val="28"/>
          <w:szCs w:val="28"/>
          <w:lang w:val="da-DK"/>
        </w:rPr>
        <w:t>Illustrationer</w:t>
      </w:r>
    </w:p>
    <w:p w14:paraId="3F987BA5" w14:textId="77777777" w:rsidR="008319DF" w:rsidRDefault="008319DF" w:rsidP="002D508E">
      <w:pPr>
        <w:rPr>
          <w:bCs/>
          <w:sz w:val="28"/>
          <w:szCs w:val="28"/>
          <w:lang w:val="da-DK"/>
        </w:rPr>
      </w:pPr>
    </w:p>
    <w:p w14:paraId="171A74AB" w14:textId="23479A6B" w:rsidR="00163BB5" w:rsidRDefault="0014751A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1. </w:t>
      </w:r>
      <w:commentRangeStart w:id="187"/>
      <w:r>
        <w:rPr>
          <w:bCs/>
          <w:sz w:val="28"/>
          <w:szCs w:val="28"/>
          <w:lang w:val="da-DK"/>
        </w:rPr>
        <w:t>Kort over Arresøs vandopland</w:t>
      </w:r>
      <w:r w:rsidR="008319DF">
        <w:rPr>
          <w:bCs/>
          <w:sz w:val="28"/>
          <w:szCs w:val="28"/>
          <w:lang w:val="da-DK"/>
        </w:rPr>
        <w:t>.</w:t>
      </w:r>
      <w:r w:rsidR="00C4542D">
        <w:rPr>
          <w:bCs/>
          <w:sz w:val="28"/>
          <w:szCs w:val="28"/>
          <w:lang w:val="da-DK"/>
        </w:rPr>
        <w:t xml:space="preserve"> </w:t>
      </w:r>
      <w:commentRangeEnd w:id="187"/>
      <w:r w:rsidR="00BA44CB">
        <w:rPr>
          <w:rStyle w:val="CommentReference"/>
        </w:rPr>
        <w:commentReference w:id="187"/>
      </w:r>
    </w:p>
    <w:p w14:paraId="5BB390D2" w14:textId="12C7A667" w:rsidR="00C4542D" w:rsidRDefault="00C4542D" w:rsidP="002D508E">
      <w:pPr>
        <w:rPr>
          <w:bCs/>
          <w:sz w:val="28"/>
          <w:szCs w:val="28"/>
          <w:lang w:val="da-DK"/>
        </w:rPr>
      </w:pPr>
    </w:p>
    <w:p w14:paraId="1047764B" w14:textId="342222B3" w:rsidR="00C4542D" w:rsidRDefault="00C4542D" w:rsidP="002D508E">
      <w:pPr>
        <w:rPr>
          <w:ins w:id="188" w:author="Kaj Sand-Jensen" w:date="2025-01-10T10:41:00Z"/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2. Tidsudviklingen af koncentrationer af TP, TN og </w:t>
      </w:r>
      <w:proofErr w:type="spellStart"/>
      <w:r w:rsidR="008319DF">
        <w:rPr>
          <w:bCs/>
          <w:sz w:val="28"/>
          <w:szCs w:val="28"/>
          <w:lang w:val="da-DK"/>
        </w:rPr>
        <w:t>planton</w:t>
      </w:r>
      <w:r>
        <w:rPr>
          <w:bCs/>
          <w:sz w:val="28"/>
          <w:szCs w:val="28"/>
          <w:lang w:val="da-DK"/>
        </w:rPr>
        <w:t>klorofyl</w:t>
      </w:r>
      <w:proofErr w:type="spellEnd"/>
      <w:r w:rsidR="008319DF">
        <w:rPr>
          <w:bCs/>
          <w:sz w:val="28"/>
          <w:szCs w:val="28"/>
          <w:lang w:val="da-DK"/>
        </w:rPr>
        <w:t>. Bemærk logaritmiske skalaer</w:t>
      </w:r>
      <w:r>
        <w:rPr>
          <w:bCs/>
          <w:sz w:val="28"/>
          <w:szCs w:val="28"/>
          <w:lang w:val="da-DK"/>
        </w:rPr>
        <w:t xml:space="preserve"> </w:t>
      </w:r>
    </w:p>
    <w:p w14:paraId="1C99F20A" w14:textId="58E72846" w:rsidR="008A0842" w:rsidRDefault="008A0842" w:rsidP="002D508E">
      <w:pPr>
        <w:rPr>
          <w:ins w:id="189" w:author="Kaj Sand-Jensen" w:date="2025-01-10T10:41:00Z"/>
          <w:bCs/>
          <w:sz w:val="28"/>
          <w:szCs w:val="28"/>
          <w:lang w:val="da-DK"/>
        </w:rPr>
      </w:pPr>
    </w:p>
    <w:p w14:paraId="17FA5D76" w14:textId="5A168A5B" w:rsidR="008A0842" w:rsidDel="00E10B44" w:rsidRDefault="008A0842" w:rsidP="008A0842">
      <w:pPr>
        <w:rPr>
          <w:del w:id="190" w:author="Kaj Sand-Jensen" w:date="2025-01-10T10:51:00Z"/>
          <w:moveTo w:id="191" w:author="Kaj Sand-Jensen" w:date="2025-01-10T10:42:00Z"/>
          <w:bCs/>
          <w:sz w:val="28"/>
          <w:szCs w:val="28"/>
          <w:lang w:val="da-DK"/>
        </w:rPr>
      </w:pPr>
      <w:moveToRangeStart w:id="192" w:author="Kaj Sand-Jensen" w:date="2025-01-10T10:42:00Z" w:name="move187398169"/>
      <w:commentRangeStart w:id="193"/>
      <w:moveTo w:id="194" w:author="Kaj Sand-Jensen" w:date="2025-01-10T10:42:00Z">
        <w:del w:id="195" w:author="Kaj Sand-Jensen" w:date="2025-01-10T10:51:00Z">
          <w:r w:rsidDel="00E10B44">
            <w:rPr>
              <w:bCs/>
              <w:sz w:val="28"/>
              <w:szCs w:val="28"/>
              <w:lang w:val="da-DK"/>
            </w:rPr>
            <w:delText>Skyllerender på marker syd for Helsinge. Foto Søren Wium-Andersen.</w:delText>
          </w:r>
          <w:commentRangeEnd w:id="193"/>
          <w:r w:rsidDel="00E10B44">
            <w:rPr>
              <w:rStyle w:val="CommentReference"/>
            </w:rPr>
            <w:commentReference w:id="193"/>
          </w:r>
        </w:del>
      </w:moveTo>
    </w:p>
    <w:moveToRangeEnd w:id="192"/>
    <w:p w14:paraId="3700D993" w14:textId="267DFE6F" w:rsidR="008A0842" w:rsidDel="00E10B44" w:rsidRDefault="008A0842" w:rsidP="002D508E">
      <w:pPr>
        <w:rPr>
          <w:del w:id="196" w:author="Kaj Sand-Jensen" w:date="2025-01-10T10:51:00Z"/>
          <w:bCs/>
          <w:sz w:val="28"/>
          <w:szCs w:val="28"/>
          <w:lang w:val="da-DK"/>
        </w:rPr>
      </w:pPr>
    </w:p>
    <w:p w14:paraId="31B7ADFB" w14:textId="255AC681" w:rsidR="00C4542D" w:rsidDel="00E10B44" w:rsidRDefault="00C4542D" w:rsidP="002D508E">
      <w:pPr>
        <w:rPr>
          <w:del w:id="197" w:author="Kaj Sand-Jensen" w:date="2025-01-10T10:51:00Z"/>
          <w:bCs/>
          <w:sz w:val="28"/>
          <w:szCs w:val="28"/>
          <w:lang w:val="da-DK"/>
        </w:rPr>
      </w:pPr>
    </w:p>
    <w:p w14:paraId="31952100" w14:textId="1F77CCBF" w:rsidR="00C4542D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</w:t>
      </w:r>
      <w:ins w:id="198" w:author="Kaj Sand-Jensen" w:date="2025-01-10T10:51:00Z">
        <w:r w:rsidR="00E10B44">
          <w:rPr>
            <w:bCs/>
            <w:sz w:val="28"/>
            <w:szCs w:val="28"/>
            <w:lang w:val="da-DK"/>
          </w:rPr>
          <w:t>3</w:t>
        </w:r>
      </w:ins>
      <w:del w:id="199" w:author="Kaj Sand-Jensen" w:date="2025-01-10T10:42:00Z">
        <w:r w:rsidDel="008A0842">
          <w:rPr>
            <w:bCs/>
            <w:sz w:val="28"/>
            <w:szCs w:val="28"/>
            <w:lang w:val="da-DK"/>
          </w:rPr>
          <w:delText>3</w:delText>
        </w:r>
      </w:del>
      <w:r>
        <w:rPr>
          <w:bCs/>
          <w:sz w:val="28"/>
          <w:szCs w:val="28"/>
          <w:lang w:val="da-DK"/>
        </w:rPr>
        <w:t xml:space="preserve">. Tidsudviklingen i TN, TP og forholdet TN/TP om sommeren angivet fra minimum, middel optrukket linje </w:t>
      </w:r>
      <w:r w:rsidR="008319DF">
        <w:rPr>
          <w:bCs/>
          <w:sz w:val="28"/>
          <w:szCs w:val="28"/>
          <w:lang w:val="da-DK"/>
        </w:rPr>
        <w:t>til</w:t>
      </w:r>
      <w:r>
        <w:rPr>
          <w:bCs/>
          <w:sz w:val="28"/>
          <w:szCs w:val="28"/>
          <w:lang w:val="da-DK"/>
        </w:rPr>
        <w:t xml:space="preserve"> maksimum. </w:t>
      </w:r>
    </w:p>
    <w:p w14:paraId="4CCD585C" w14:textId="7CC3921E" w:rsidR="00C4542D" w:rsidRDefault="00C4542D" w:rsidP="002D508E">
      <w:pPr>
        <w:rPr>
          <w:bCs/>
          <w:sz w:val="28"/>
          <w:szCs w:val="28"/>
          <w:lang w:val="da-DK"/>
        </w:rPr>
      </w:pPr>
    </w:p>
    <w:p w14:paraId="1C171119" w14:textId="77777777" w:rsidR="00E10B44" w:rsidRDefault="00E10B44" w:rsidP="00E10B44">
      <w:pPr>
        <w:rPr>
          <w:ins w:id="200" w:author="Kaj Sand-Jensen" w:date="2025-01-10T10:51:00Z"/>
          <w:bCs/>
          <w:sz w:val="28"/>
          <w:szCs w:val="28"/>
          <w:lang w:val="da-DK"/>
        </w:rPr>
      </w:pPr>
      <w:ins w:id="201" w:author="Kaj Sand-Jensen" w:date="2025-01-10T10:51:00Z">
        <w:r>
          <w:rPr>
            <w:bCs/>
            <w:sz w:val="28"/>
            <w:szCs w:val="28"/>
            <w:lang w:val="da-DK"/>
          </w:rPr>
          <w:t xml:space="preserve">Figur 4. </w:t>
        </w:r>
        <w:commentRangeStart w:id="202"/>
        <w:proofErr w:type="spellStart"/>
        <w:r>
          <w:rPr>
            <w:bCs/>
            <w:sz w:val="28"/>
            <w:szCs w:val="28"/>
            <w:lang w:val="da-DK"/>
          </w:rPr>
          <w:t>Skyllerender</w:t>
        </w:r>
        <w:proofErr w:type="spellEnd"/>
        <w:r>
          <w:rPr>
            <w:bCs/>
            <w:sz w:val="28"/>
            <w:szCs w:val="28"/>
            <w:lang w:val="da-DK"/>
          </w:rPr>
          <w:t xml:space="preserve"> på marker syd for Helsinge. Foto Søren Wium-Andersen.</w:t>
        </w:r>
        <w:commentRangeEnd w:id="202"/>
        <w:r>
          <w:rPr>
            <w:rStyle w:val="CommentReference"/>
          </w:rPr>
          <w:commentReference w:id="202"/>
        </w:r>
      </w:ins>
    </w:p>
    <w:p w14:paraId="39AAB9A1" w14:textId="77777777" w:rsidR="00E10B44" w:rsidRDefault="00E10B44" w:rsidP="002D508E">
      <w:pPr>
        <w:rPr>
          <w:ins w:id="203" w:author="Kaj Sand-Jensen" w:date="2025-01-10T10:51:00Z"/>
          <w:bCs/>
          <w:sz w:val="28"/>
          <w:szCs w:val="28"/>
          <w:lang w:val="da-DK"/>
        </w:rPr>
      </w:pPr>
    </w:p>
    <w:p w14:paraId="0541F6D4" w14:textId="65A03133" w:rsidR="00884502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</w:t>
      </w:r>
      <w:ins w:id="204" w:author="Kaj Sand-Jensen" w:date="2025-01-10T10:42:00Z">
        <w:r w:rsidR="008A0842">
          <w:rPr>
            <w:bCs/>
            <w:sz w:val="28"/>
            <w:szCs w:val="28"/>
            <w:lang w:val="da-DK"/>
          </w:rPr>
          <w:t>5</w:t>
        </w:r>
      </w:ins>
      <w:del w:id="205" w:author="Kaj Sand-Jensen" w:date="2025-01-10T10:42:00Z">
        <w:r w:rsidDel="008A0842">
          <w:rPr>
            <w:bCs/>
            <w:sz w:val="28"/>
            <w:szCs w:val="28"/>
            <w:lang w:val="da-DK"/>
          </w:rPr>
          <w:delText>4</w:delText>
        </w:r>
      </w:del>
      <w:r>
        <w:rPr>
          <w:bCs/>
          <w:sz w:val="28"/>
          <w:szCs w:val="28"/>
          <w:lang w:val="da-DK"/>
        </w:rPr>
        <w:t xml:space="preserve">. Koncentrationer over året af opløst uorganisk fosfat (øverst) og uorganisk nitrat (nederst) i Arresø gennem årrækken. Perioder med fosfat under </w:t>
      </w:r>
      <w:r w:rsidR="008319DF">
        <w:rPr>
          <w:bCs/>
          <w:sz w:val="28"/>
          <w:szCs w:val="28"/>
          <w:lang w:val="da-DK"/>
        </w:rPr>
        <w:t>5</w:t>
      </w:r>
      <w:r>
        <w:rPr>
          <w:bCs/>
          <w:sz w:val="28"/>
          <w:szCs w:val="28"/>
          <w:lang w:val="da-DK"/>
        </w:rPr>
        <w:t xml:space="preserve"> </w:t>
      </w:r>
      <w:r w:rsidR="008319DF">
        <w:rPr>
          <w:bCs/>
          <w:sz w:val="28"/>
          <w:szCs w:val="28"/>
          <w:lang w:val="da-DK"/>
        </w:rPr>
        <w:t>mikrogram</w:t>
      </w:r>
      <w:r>
        <w:rPr>
          <w:bCs/>
          <w:sz w:val="28"/>
          <w:szCs w:val="28"/>
          <w:lang w:val="da-DK"/>
        </w:rPr>
        <w:t xml:space="preserve"> P/L og nitrat under </w:t>
      </w:r>
      <w:r w:rsidR="008319DF">
        <w:rPr>
          <w:bCs/>
          <w:sz w:val="28"/>
          <w:szCs w:val="28"/>
          <w:lang w:val="da-DK"/>
        </w:rPr>
        <w:t xml:space="preserve">50 mikrogram </w:t>
      </w:r>
      <w:r>
        <w:rPr>
          <w:bCs/>
          <w:sz w:val="28"/>
          <w:szCs w:val="28"/>
          <w:lang w:val="da-DK"/>
        </w:rPr>
        <w:t>N/L er vist i de skyggede områder.</w:t>
      </w:r>
    </w:p>
    <w:p w14:paraId="6F350BD3" w14:textId="77777777" w:rsidR="00884502" w:rsidRDefault="00884502" w:rsidP="002D508E">
      <w:pPr>
        <w:rPr>
          <w:bCs/>
          <w:sz w:val="28"/>
          <w:szCs w:val="28"/>
          <w:lang w:val="da-DK"/>
        </w:rPr>
      </w:pPr>
    </w:p>
    <w:p w14:paraId="3675C682" w14:textId="6452BA52" w:rsidR="00C4542D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</w:t>
      </w:r>
      <w:ins w:id="206" w:author="Kaj Sand-Jensen" w:date="2025-01-10T10:42:00Z">
        <w:r w:rsidR="008A0842">
          <w:rPr>
            <w:bCs/>
            <w:sz w:val="28"/>
            <w:szCs w:val="28"/>
            <w:lang w:val="da-DK"/>
          </w:rPr>
          <w:t>6</w:t>
        </w:r>
      </w:ins>
      <w:del w:id="207" w:author="Kaj Sand-Jensen" w:date="2025-01-10T10:42:00Z">
        <w:r w:rsidR="00884502" w:rsidDel="008A0842">
          <w:rPr>
            <w:bCs/>
            <w:sz w:val="28"/>
            <w:szCs w:val="28"/>
            <w:lang w:val="da-DK"/>
          </w:rPr>
          <w:delText>5</w:delText>
        </w:r>
      </w:del>
      <w:r>
        <w:rPr>
          <w:bCs/>
          <w:sz w:val="28"/>
          <w:szCs w:val="28"/>
          <w:lang w:val="da-DK"/>
        </w:rPr>
        <w:t>. Sammenhængene mellem sommermålinger af klorofyl vs. TP (øverst) og klorofyl vs. TN (nederst). Ved lave TP og TN koncentrationer stiger klorofylet nogenlunde lineært</w:t>
      </w:r>
      <w:r w:rsidR="008319DF">
        <w:rPr>
          <w:bCs/>
          <w:sz w:val="28"/>
          <w:szCs w:val="28"/>
          <w:lang w:val="da-DK"/>
        </w:rPr>
        <w:t xml:space="preserve"> med næringskoncentrationen</w:t>
      </w:r>
      <w:r>
        <w:rPr>
          <w:bCs/>
          <w:sz w:val="28"/>
          <w:szCs w:val="28"/>
          <w:lang w:val="da-DK"/>
        </w:rPr>
        <w:t>.</w:t>
      </w:r>
    </w:p>
    <w:p w14:paraId="309A25CA" w14:textId="37C228A1" w:rsidR="00C4542D" w:rsidRDefault="00C4542D" w:rsidP="002D508E">
      <w:pPr>
        <w:rPr>
          <w:bCs/>
          <w:sz w:val="28"/>
          <w:szCs w:val="28"/>
          <w:lang w:val="da-DK"/>
        </w:rPr>
      </w:pPr>
    </w:p>
    <w:p w14:paraId="2E9D8B3F" w14:textId="1D11BB3B" w:rsidR="00884502" w:rsidDel="008A0842" w:rsidRDefault="00884502" w:rsidP="002D508E">
      <w:pPr>
        <w:rPr>
          <w:moveFrom w:id="208" w:author="Kaj Sand-Jensen" w:date="2025-01-10T10:42:00Z"/>
          <w:bCs/>
          <w:sz w:val="28"/>
          <w:szCs w:val="28"/>
          <w:lang w:val="da-DK"/>
        </w:rPr>
      </w:pPr>
      <w:bookmarkStart w:id="209" w:name="_GoBack"/>
      <w:bookmarkEnd w:id="209"/>
      <w:moveFromRangeStart w:id="210" w:author="Kaj Sand-Jensen" w:date="2025-01-10T10:42:00Z" w:name="move187398169"/>
      <w:commentRangeStart w:id="211"/>
      <w:moveFrom w:id="212" w:author="Kaj Sand-Jensen" w:date="2025-01-10T10:42:00Z">
        <w:r w:rsidDel="008A0842">
          <w:rPr>
            <w:bCs/>
            <w:sz w:val="28"/>
            <w:szCs w:val="28"/>
            <w:lang w:val="da-DK"/>
          </w:rPr>
          <w:lastRenderedPageBreak/>
          <w:t>Skyllerender på marker syd for Helsinge. Foto Søren Wium-Andersen.</w:t>
        </w:r>
        <w:commentRangeEnd w:id="211"/>
        <w:r w:rsidR="006C47CA" w:rsidDel="008A0842">
          <w:rPr>
            <w:rStyle w:val="CommentReference"/>
          </w:rPr>
          <w:commentReference w:id="211"/>
        </w:r>
      </w:moveFrom>
    </w:p>
    <w:moveFromRangeEnd w:id="210"/>
    <w:p w14:paraId="272C2CE8" w14:textId="64C385BD" w:rsidR="00884502" w:rsidRDefault="00884502" w:rsidP="002D508E">
      <w:pPr>
        <w:rPr>
          <w:bCs/>
          <w:sz w:val="28"/>
          <w:szCs w:val="28"/>
          <w:lang w:val="da-DK"/>
        </w:rPr>
      </w:pPr>
    </w:p>
    <w:p w14:paraId="3BEE8C1C" w14:textId="179BC897" w:rsidR="00884502" w:rsidRDefault="00884502" w:rsidP="002D508E">
      <w:pPr>
        <w:rPr>
          <w:bCs/>
          <w:sz w:val="28"/>
          <w:szCs w:val="28"/>
          <w:lang w:val="da-DK"/>
        </w:rPr>
      </w:pPr>
    </w:p>
    <w:p w14:paraId="7370D09F" w14:textId="48A98656" w:rsidR="009030B4" w:rsidRPr="00047B70" w:rsidRDefault="008319DF" w:rsidP="002D508E">
      <w:pPr>
        <w:rPr>
          <w:b/>
          <w:bCs/>
          <w:sz w:val="28"/>
          <w:szCs w:val="28"/>
          <w:lang w:val="da-DK"/>
        </w:rPr>
      </w:pPr>
      <w:r w:rsidRPr="00047B70">
        <w:rPr>
          <w:b/>
          <w:bCs/>
          <w:sz w:val="28"/>
          <w:szCs w:val="28"/>
          <w:lang w:val="da-DK"/>
        </w:rPr>
        <w:t>Referencer</w:t>
      </w:r>
    </w:p>
    <w:p w14:paraId="2B747C7A" w14:textId="77777777" w:rsidR="008319DF" w:rsidRDefault="008319DF" w:rsidP="002D508E">
      <w:pPr>
        <w:rPr>
          <w:bCs/>
          <w:sz w:val="28"/>
          <w:szCs w:val="28"/>
          <w:lang w:val="da-DK"/>
        </w:rPr>
      </w:pPr>
    </w:p>
    <w:p w14:paraId="4EC98B41" w14:textId="77777777" w:rsidR="008319DF" w:rsidRDefault="008319DF" w:rsidP="002D508E">
      <w:pPr>
        <w:rPr>
          <w:bCs/>
          <w:sz w:val="28"/>
          <w:szCs w:val="28"/>
          <w:lang w:val="da-DK"/>
        </w:rPr>
      </w:pPr>
    </w:p>
    <w:p w14:paraId="0B35F5FF" w14:textId="17507479" w:rsidR="009030B4" w:rsidRPr="003129B2" w:rsidRDefault="003B410E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/1/ Søndergaard, M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>, Kristensen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P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&amp; Jeppesen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E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1992. </w:t>
      </w:r>
      <w:r w:rsidRPr="003B410E">
        <w:rPr>
          <w:bCs/>
          <w:sz w:val="28"/>
          <w:szCs w:val="28"/>
        </w:rPr>
        <w:t xml:space="preserve">Phosphorus release from resuspended sediment in the shallow and wind-exposed </w:t>
      </w:r>
      <w:r>
        <w:rPr>
          <w:bCs/>
          <w:sz w:val="28"/>
          <w:szCs w:val="28"/>
        </w:rPr>
        <w:t xml:space="preserve">Lake </w:t>
      </w:r>
      <w:proofErr w:type="spellStart"/>
      <w:r>
        <w:rPr>
          <w:bCs/>
          <w:sz w:val="28"/>
          <w:szCs w:val="28"/>
        </w:rPr>
        <w:t>Arresø</w:t>
      </w:r>
      <w:proofErr w:type="spellEnd"/>
      <w:r>
        <w:rPr>
          <w:bCs/>
          <w:sz w:val="28"/>
          <w:szCs w:val="28"/>
        </w:rPr>
        <w:t xml:space="preserve">. </w:t>
      </w:r>
      <w:proofErr w:type="spellStart"/>
      <w:r w:rsidRPr="003129B2">
        <w:rPr>
          <w:bCs/>
          <w:sz w:val="28"/>
          <w:szCs w:val="28"/>
          <w:lang w:val="da-DK"/>
        </w:rPr>
        <w:t>Hydrobiologia</w:t>
      </w:r>
      <w:proofErr w:type="spellEnd"/>
      <w:r w:rsidRPr="003129B2">
        <w:rPr>
          <w:bCs/>
          <w:sz w:val="28"/>
          <w:szCs w:val="28"/>
          <w:lang w:val="da-DK"/>
        </w:rPr>
        <w:t xml:space="preserve"> 228: 91-99.</w:t>
      </w:r>
    </w:p>
    <w:p w14:paraId="604D6D8E" w14:textId="0491002E" w:rsidR="009030B4" w:rsidRPr="00795A7C" w:rsidRDefault="009030B4" w:rsidP="002D508E">
      <w:pPr>
        <w:rPr>
          <w:bCs/>
          <w:sz w:val="28"/>
          <w:szCs w:val="28"/>
        </w:rPr>
      </w:pPr>
      <w:r>
        <w:rPr>
          <w:bCs/>
          <w:sz w:val="28"/>
          <w:szCs w:val="28"/>
          <w:lang w:val="da-DK"/>
        </w:rPr>
        <w:t>/2/ Sand-Jensen, K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 </w:t>
      </w:r>
      <w:r w:rsidR="00484E8B">
        <w:rPr>
          <w:bCs/>
          <w:sz w:val="28"/>
          <w:szCs w:val="28"/>
          <w:lang w:val="da-DK"/>
        </w:rPr>
        <w:t>2013.</w:t>
      </w:r>
      <w:r>
        <w:rPr>
          <w:bCs/>
          <w:sz w:val="28"/>
          <w:szCs w:val="28"/>
          <w:lang w:val="da-DK"/>
        </w:rPr>
        <w:t xml:space="preserve"> De ferske vande. I: Naturen i Danmark (redaktion og hovedredaktion K. Sand-Jensen). </w:t>
      </w:r>
      <w:r w:rsidRPr="00795A7C">
        <w:rPr>
          <w:bCs/>
          <w:sz w:val="28"/>
          <w:szCs w:val="28"/>
        </w:rPr>
        <w:t>Gyldendal.</w:t>
      </w:r>
    </w:p>
    <w:p w14:paraId="34828E9B" w14:textId="0C9BA9E7" w:rsidR="009030B4" w:rsidRDefault="007E1DCE" w:rsidP="002D508E">
      <w:pPr>
        <w:rPr>
          <w:bCs/>
          <w:sz w:val="28"/>
          <w:szCs w:val="28"/>
        </w:rPr>
      </w:pPr>
      <w:r w:rsidRPr="00795A7C">
        <w:rPr>
          <w:bCs/>
          <w:sz w:val="28"/>
          <w:szCs w:val="28"/>
        </w:rPr>
        <w:t>/</w:t>
      </w:r>
      <w:r w:rsidR="000D7679" w:rsidRPr="00795A7C">
        <w:rPr>
          <w:bCs/>
          <w:sz w:val="28"/>
          <w:szCs w:val="28"/>
        </w:rPr>
        <w:t>3</w:t>
      </w:r>
      <w:r w:rsidRPr="00795A7C">
        <w:rPr>
          <w:bCs/>
          <w:sz w:val="28"/>
          <w:szCs w:val="28"/>
        </w:rPr>
        <w:t>/ Fraser</w:t>
      </w:r>
      <w:r w:rsidR="00762F89" w:rsidRPr="00795A7C">
        <w:rPr>
          <w:bCs/>
          <w:sz w:val="28"/>
          <w:szCs w:val="28"/>
        </w:rPr>
        <w:t>,</w:t>
      </w:r>
      <w:r w:rsidRPr="00795A7C">
        <w:rPr>
          <w:bCs/>
          <w:sz w:val="28"/>
          <w:szCs w:val="28"/>
        </w:rPr>
        <w:t xml:space="preserve"> A</w:t>
      </w:r>
      <w:r w:rsidR="00762F89" w:rsidRPr="00795A7C">
        <w:rPr>
          <w:bCs/>
          <w:sz w:val="28"/>
          <w:szCs w:val="28"/>
        </w:rPr>
        <w:t>.</w:t>
      </w:r>
      <w:r w:rsidRPr="00795A7C">
        <w:rPr>
          <w:bCs/>
          <w:sz w:val="28"/>
          <w:szCs w:val="28"/>
        </w:rPr>
        <w:t>I</w:t>
      </w:r>
      <w:r w:rsidR="00762F89" w:rsidRPr="00795A7C">
        <w:rPr>
          <w:bCs/>
          <w:sz w:val="28"/>
          <w:szCs w:val="28"/>
        </w:rPr>
        <w:t>. et al.,</w:t>
      </w:r>
      <w:r w:rsidRPr="00795A7C">
        <w:rPr>
          <w:bCs/>
          <w:sz w:val="28"/>
          <w:szCs w:val="28"/>
        </w:rPr>
        <w:t xml:space="preserve"> 1994. The effect o</w:t>
      </w:r>
      <w:r>
        <w:rPr>
          <w:bCs/>
          <w:sz w:val="28"/>
          <w:szCs w:val="28"/>
        </w:rPr>
        <w:t xml:space="preserve">f rainfall intensity on soil erosion and </w:t>
      </w:r>
      <w:r w:rsidR="00107FB3">
        <w:rPr>
          <w:bCs/>
          <w:sz w:val="28"/>
          <w:szCs w:val="28"/>
        </w:rPr>
        <w:t>particulate phosphorus transfer from arable soils. Water Science and Technology 39: 41-45.</w:t>
      </w:r>
    </w:p>
    <w:p w14:paraId="5C05059C" w14:textId="1D57901C" w:rsidR="000D7679" w:rsidRPr="007E1DCE" w:rsidRDefault="000D7679" w:rsidP="002D508E">
      <w:pPr>
        <w:rPr>
          <w:bCs/>
          <w:sz w:val="28"/>
          <w:szCs w:val="28"/>
        </w:rPr>
      </w:pPr>
      <w:r w:rsidRPr="00795A7C">
        <w:rPr>
          <w:bCs/>
          <w:sz w:val="28"/>
          <w:szCs w:val="28"/>
        </w:rPr>
        <w:t>/4/ Kronvang</w:t>
      </w:r>
      <w:r w:rsidR="00762F89" w:rsidRPr="00795A7C">
        <w:rPr>
          <w:bCs/>
          <w:sz w:val="28"/>
          <w:szCs w:val="28"/>
        </w:rPr>
        <w:t>,</w:t>
      </w:r>
      <w:r w:rsidRPr="00795A7C">
        <w:rPr>
          <w:bCs/>
          <w:sz w:val="28"/>
          <w:szCs w:val="28"/>
        </w:rPr>
        <w:t xml:space="preserve"> B., Laubel</w:t>
      </w:r>
      <w:r w:rsidR="00762F89" w:rsidRPr="00795A7C">
        <w:rPr>
          <w:bCs/>
          <w:sz w:val="28"/>
          <w:szCs w:val="28"/>
        </w:rPr>
        <w:t>,</w:t>
      </w:r>
      <w:r w:rsidRPr="00795A7C">
        <w:rPr>
          <w:bCs/>
          <w:sz w:val="28"/>
          <w:szCs w:val="28"/>
        </w:rPr>
        <w:t xml:space="preserve"> A</w:t>
      </w:r>
      <w:r w:rsidR="00762F89" w:rsidRPr="00795A7C">
        <w:rPr>
          <w:bCs/>
          <w:sz w:val="28"/>
          <w:szCs w:val="28"/>
        </w:rPr>
        <w:t>.</w:t>
      </w:r>
      <w:r w:rsidRPr="00795A7C">
        <w:rPr>
          <w:bCs/>
          <w:sz w:val="28"/>
          <w:szCs w:val="28"/>
        </w:rPr>
        <w:t xml:space="preserve"> &amp; Grant</w:t>
      </w:r>
      <w:r w:rsidR="00762F89" w:rsidRPr="00795A7C">
        <w:rPr>
          <w:bCs/>
          <w:sz w:val="28"/>
          <w:szCs w:val="28"/>
        </w:rPr>
        <w:t>,</w:t>
      </w:r>
      <w:r w:rsidRPr="00795A7C">
        <w:rPr>
          <w:bCs/>
          <w:sz w:val="28"/>
          <w:szCs w:val="28"/>
        </w:rPr>
        <w:t xml:space="preserve"> R</w:t>
      </w:r>
      <w:r w:rsidR="00762F89" w:rsidRPr="00795A7C">
        <w:rPr>
          <w:bCs/>
          <w:sz w:val="28"/>
          <w:szCs w:val="28"/>
        </w:rPr>
        <w:t>.</w:t>
      </w:r>
      <w:r w:rsidRPr="00795A7C">
        <w:rPr>
          <w:bCs/>
          <w:sz w:val="28"/>
          <w:szCs w:val="28"/>
        </w:rPr>
        <w:t xml:space="preserve"> 1997. </w:t>
      </w:r>
      <w:r>
        <w:rPr>
          <w:bCs/>
          <w:sz w:val="28"/>
          <w:szCs w:val="28"/>
        </w:rPr>
        <w:t xml:space="preserve">Suspended sediment and particulate phosphorus transport and delivery pathways in an arable catchment, </w:t>
      </w:r>
      <w:proofErr w:type="spellStart"/>
      <w:r w:rsidRPr="00D40A22">
        <w:rPr>
          <w:bCs/>
          <w:sz w:val="28"/>
          <w:szCs w:val="28"/>
        </w:rPr>
        <w:t>Gelbæk</w:t>
      </w:r>
      <w:proofErr w:type="spellEnd"/>
      <w:r>
        <w:rPr>
          <w:bCs/>
          <w:sz w:val="28"/>
          <w:szCs w:val="28"/>
        </w:rPr>
        <w:t xml:space="preserve"> Stream, Denmark. </w:t>
      </w:r>
      <w:r w:rsidRPr="003129B2">
        <w:rPr>
          <w:bCs/>
          <w:sz w:val="28"/>
          <w:szCs w:val="28"/>
        </w:rPr>
        <w:t>Hydrological Processes 11: 627-642.</w:t>
      </w:r>
    </w:p>
    <w:p w14:paraId="0F186619" w14:textId="4AD1C741" w:rsidR="00BC2A56" w:rsidRPr="00972128" w:rsidRDefault="00BC2A56" w:rsidP="002D508E">
      <w:pPr>
        <w:rPr>
          <w:bCs/>
          <w:sz w:val="28"/>
          <w:szCs w:val="28"/>
          <w:rPrChange w:id="213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</w:pPr>
      <w:r w:rsidRPr="007E1DCE">
        <w:rPr>
          <w:bCs/>
          <w:sz w:val="28"/>
          <w:szCs w:val="28"/>
        </w:rPr>
        <w:t>/</w:t>
      </w:r>
      <w:r w:rsidR="007E1DCE" w:rsidRPr="007E1DCE">
        <w:rPr>
          <w:bCs/>
          <w:sz w:val="28"/>
          <w:szCs w:val="28"/>
        </w:rPr>
        <w:t>5</w:t>
      </w:r>
      <w:r w:rsidRPr="007E1DCE">
        <w:rPr>
          <w:bCs/>
          <w:sz w:val="28"/>
          <w:szCs w:val="28"/>
        </w:rPr>
        <w:t>/ Kron</w:t>
      </w:r>
      <w:r w:rsidRPr="00746C15">
        <w:rPr>
          <w:bCs/>
          <w:sz w:val="28"/>
          <w:szCs w:val="28"/>
        </w:rPr>
        <w:t>vang</w:t>
      </w:r>
      <w:r w:rsidR="00762F89">
        <w:rPr>
          <w:bCs/>
          <w:sz w:val="28"/>
          <w:szCs w:val="28"/>
        </w:rPr>
        <w:t>.</w:t>
      </w:r>
      <w:r w:rsidRPr="00746C15">
        <w:rPr>
          <w:bCs/>
          <w:sz w:val="28"/>
          <w:szCs w:val="28"/>
        </w:rPr>
        <w:t xml:space="preserve"> B.</w:t>
      </w:r>
      <w:r w:rsidR="00762F89">
        <w:rPr>
          <w:bCs/>
          <w:sz w:val="28"/>
          <w:szCs w:val="28"/>
        </w:rPr>
        <w:t>,</w:t>
      </w:r>
      <w:r w:rsidR="00FF7512" w:rsidRPr="00746C15">
        <w:rPr>
          <w:bCs/>
          <w:sz w:val="28"/>
          <w:szCs w:val="28"/>
        </w:rPr>
        <w:t xml:space="preserve"> et al.</w:t>
      </w:r>
      <w:r w:rsidR="00762F89">
        <w:rPr>
          <w:bCs/>
          <w:sz w:val="28"/>
          <w:szCs w:val="28"/>
        </w:rPr>
        <w:t>,</w:t>
      </w:r>
      <w:r w:rsidR="00FF7512" w:rsidRPr="00746C15">
        <w:rPr>
          <w:bCs/>
          <w:sz w:val="28"/>
          <w:szCs w:val="28"/>
        </w:rPr>
        <w:t xml:space="preserve"> 2012. Phosphorus load to surface water from bank erosion in a Danish lowland river basin. </w:t>
      </w:r>
      <w:r w:rsidR="00FF7512" w:rsidRPr="00D40A22">
        <w:rPr>
          <w:bCs/>
          <w:sz w:val="28"/>
          <w:szCs w:val="28"/>
        </w:rPr>
        <w:t>Journal of Environmental Quality 41: 304-31</w:t>
      </w:r>
      <w:r w:rsidR="00FF7512" w:rsidRPr="00972128">
        <w:rPr>
          <w:bCs/>
          <w:sz w:val="28"/>
          <w:szCs w:val="28"/>
          <w:rPrChange w:id="214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3.</w:t>
      </w:r>
    </w:p>
    <w:p w14:paraId="42E3F67B" w14:textId="1CAAE6F3" w:rsidR="005C1D0A" w:rsidRPr="00795A7C" w:rsidRDefault="005C1D0A" w:rsidP="002D508E">
      <w:pPr>
        <w:rPr>
          <w:bCs/>
          <w:sz w:val="28"/>
          <w:szCs w:val="28"/>
          <w:lang w:val="da-DK"/>
        </w:rPr>
      </w:pPr>
      <w:r w:rsidRPr="00972128">
        <w:rPr>
          <w:bCs/>
          <w:sz w:val="28"/>
          <w:szCs w:val="28"/>
          <w:rPrChange w:id="215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/</w:t>
      </w:r>
      <w:r w:rsidR="000D7679" w:rsidRPr="00972128">
        <w:rPr>
          <w:bCs/>
          <w:sz w:val="28"/>
          <w:szCs w:val="28"/>
          <w:rPrChange w:id="216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6</w:t>
      </w:r>
      <w:r w:rsidRPr="00972128">
        <w:rPr>
          <w:bCs/>
          <w:sz w:val="28"/>
          <w:szCs w:val="28"/>
          <w:rPrChange w:id="217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/ Andersen</w:t>
      </w:r>
      <w:r w:rsidR="00762F89" w:rsidRPr="00972128">
        <w:rPr>
          <w:bCs/>
          <w:sz w:val="28"/>
          <w:szCs w:val="28"/>
          <w:rPrChange w:id="218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,</w:t>
      </w:r>
      <w:r w:rsidRPr="00972128">
        <w:rPr>
          <w:bCs/>
          <w:sz w:val="28"/>
          <w:szCs w:val="28"/>
          <w:rPrChange w:id="219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 xml:space="preserve"> H</w:t>
      </w:r>
      <w:r w:rsidR="00762F89" w:rsidRPr="00972128">
        <w:rPr>
          <w:bCs/>
          <w:sz w:val="28"/>
          <w:szCs w:val="28"/>
          <w:rPrChange w:id="220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.</w:t>
      </w:r>
      <w:r w:rsidRPr="00972128">
        <w:rPr>
          <w:bCs/>
          <w:sz w:val="28"/>
          <w:szCs w:val="28"/>
          <w:rPrChange w:id="221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E</w:t>
      </w:r>
      <w:r w:rsidR="00762F89" w:rsidRPr="00972128">
        <w:rPr>
          <w:bCs/>
          <w:sz w:val="28"/>
          <w:szCs w:val="28"/>
          <w:rPrChange w:id="222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.</w:t>
      </w:r>
      <w:r w:rsidRPr="00972128">
        <w:rPr>
          <w:bCs/>
          <w:sz w:val="28"/>
          <w:szCs w:val="28"/>
          <w:rPrChange w:id="223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 xml:space="preserve"> &amp; </w:t>
      </w:r>
      <w:proofErr w:type="spellStart"/>
      <w:r w:rsidRPr="00972128">
        <w:rPr>
          <w:bCs/>
          <w:sz w:val="28"/>
          <w:szCs w:val="28"/>
          <w:rPrChange w:id="224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Hederath</w:t>
      </w:r>
      <w:proofErr w:type="spellEnd"/>
      <w:r w:rsidR="00762F89" w:rsidRPr="00972128">
        <w:rPr>
          <w:bCs/>
          <w:sz w:val="28"/>
          <w:szCs w:val="28"/>
          <w:rPrChange w:id="225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,</w:t>
      </w:r>
      <w:r w:rsidRPr="00972128">
        <w:rPr>
          <w:bCs/>
          <w:sz w:val="28"/>
          <w:szCs w:val="28"/>
          <w:rPrChange w:id="226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 xml:space="preserve"> G</w:t>
      </w:r>
      <w:r w:rsidR="00762F89" w:rsidRPr="00972128">
        <w:rPr>
          <w:bCs/>
          <w:sz w:val="28"/>
          <w:szCs w:val="28"/>
          <w:rPrChange w:id="227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>.</w:t>
      </w:r>
      <w:r w:rsidRPr="00972128">
        <w:rPr>
          <w:bCs/>
          <w:sz w:val="28"/>
          <w:szCs w:val="28"/>
          <w:rPrChange w:id="228" w:author="Poul Løgstrup Bjerg" w:date="2025-01-10T07:37:00Z">
            <w:rPr>
              <w:bCs/>
              <w:sz w:val="28"/>
              <w:szCs w:val="28"/>
              <w:lang w:val="da-DK"/>
            </w:rPr>
          </w:rPrChange>
        </w:rPr>
        <w:t xml:space="preserve"> (red.) 2020. </w:t>
      </w:r>
      <w:r w:rsidRPr="0094624E">
        <w:rPr>
          <w:bCs/>
          <w:sz w:val="28"/>
          <w:szCs w:val="28"/>
          <w:lang w:val="da-DK"/>
        </w:rPr>
        <w:t>Fosforkortlægning af dyrkningsj</w:t>
      </w:r>
      <w:r>
        <w:rPr>
          <w:bCs/>
          <w:sz w:val="28"/>
          <w:szCs w:val="28"/>
          <w:lang w:val="da-DK"/>
        </w:rPr>
        <w:t xml:space="preserve">ord og vandområder i Danmark. </w:t>
      </w:r>
      <w:r w:rsidRPr="00795A7C">
        <w:rPr>
          <w:bCs/>
          <w:sz w:val="28"/>
          <w:szCs w:val="28"/>
          <w:lang w:val="da-DK"/>
        </w:rPr>
        <w:t>Aarhus Universitet, DCE.</w:t>
      </w:r>
      <w:r w:rsidR="00762F89" w:rsidRPr="00795A7C">
        <w:rPr>
          <w:bCs/>
          <w:sz w:val="28"/>
          <w:szCs w:val="28"/>
          <w:lang w:val="da-DK"/>
        </w:rPr>
        <w:t xml:space="preserve"> -</w:t>
      </w:r>
      <w:r w:rsidRPr="00795A7C">
        <w:rPr>
          <w:bCs/>
          <w:sz w:val="28"/>
          <w:szCs w:val="28"/>
          <w:lang w:val="da-DK"/>
        </w:rPr>
        <w:t xml:space="preserve"> Videnskabelig rapport </w:t>
      </w:r>
      <w:r w:rsidR="00762F89" w:rsidRPr="00795A7C">
        <w:rPr>
          <w:bCs/>
          <w:sz w:val="28"/>
          <w:szCs w:val="28"/>
          <w:lang w:val="da-DK"/>
        </w:rPr>
        <w:t xml:space="preserve">nr. </w:t>
      </w:r>
      <w:r w:rsidRPr="00795A7C">
        <w:rPr>
          <w:bCs/>
          <w:sz w:val="28"/>
          <w:szCs w:val="28"/>
          <w:lang w:val="da-DK"/>
        </w:rPr>
        <w:t>397.</w:t>
      </w:r>
    </w:p>
    <w:p w14:paraId="4409A58E" w14:textId="375A7D24" w:rsidR="00163BB5" w:rsidRPr="00746C15" w:rsidRDefault="00BC2A56" w:rsidP="002D508E">
      <w:pPr>
        <w:rPr>
          <w:bCs/>
          <w:sz w:val="28"/>
          <w:szCs w:val="28"/>
          <w:lang w:val="da-DK"/>
        </w:rPr>
      </w:pPr>
      <w:r w:rsidRPr="00762F89">
        <w:rPr>
          <w:bCs/>
          <w:sz w:val="28"/>
          <w:szCs w:val="28"/>
          <w:lang w:val="da-DK"/>
        </w:rPr>
        <w:t>/</w:t>
      </w:r>
      <w:r w:rsidR="000D7679" w:rsidRPr="00762F89">
        <w:rPr>
          <w:bCs/>
          <w:sz w:val="28"/>
          <w:szCs w:val="28"/>
          <w:lang w:val="da-DK"/>
        </w:rPr>
        <w:t>7</w:t>
      </w:r>
      <w:r w:rsidRPr="00762F89">
        <w:rPr>
          <w:bCs/>
          <w:sz w:val="28"/>
          <w:szCs w:val="28"/>
          <w:lang w:val="da-DK"/>
        </w:rPr>
        <w:t>/ Grant</w:t>
      </w:r>
      <w:r w:rsidR="00762F89" w:rsidRPr="00762F89">
        <w:rPr>
          <w:bCs/>
          <w:sz w:val="28"/>
          <w:szCs w:val="28"/>
          <w:lang w:val="da-DK"/>
        </w:rPr>
        <w:t>,</w:t>
      </w:r>
      <w:r w:rsidRPr="00762F89">
        <w:rPr>
          <w:bCs/>
          <w:sz w:val="28"/>
          <w:szCs w:val="28"/>
          <w:lang w:val="da-DK"/>
        </w:rPr>
        <w:t xml:space="preserve"> R</w:t>
      </w:r>
      <w:r w:rsidR="00762F89" w:rsidRPr="00762F89">
        <w:rPr>
          <w:bCs/>
          <w:sz w:val="28"/>
          <w:szCs w:val="28"/>
          <w:lang w:val="da-DK"/>
        </w:rPr>
        <w:t>.</w:t>
      </w:r>
      <w:r w:rsidRPr="00762F89">
        <w:rPr>
          <w:bCs/>
          <w:sz w:val="28"/>
          <w:szCs w:val="28"/>
          <w:lang w:val="da-DK"/>
        </w:rPr>
        <w:t>, Kr</w:t>
      </w:r>
      <w:r w:rsidR="003327E7" w:rsidRPr="00762F89">
        <w:rPr>
          <w:bCs/>
          <w:sz w:val="28"/>
          <w:szCs w:val="28"/>
          <w:lang w:val="da-DK"/>
        </w:rPr>
        <w:t>o</w:t>
      </w:r>
      <w:r w:rsidRPr="00762F89">
        <w:rPr>
          <w:bCs/>
          <w:sz w:val="28"/>
          <w:szCs w:val="28"/>
          <w:lang w:val="da-DK"/>
        </w:rPr>
        <w:t>nvang</w:t>
      </w:r>
      <w:r w:rsidR="00762F89">
        <w:rPr>
          <w:bCs/>
          <w:sz w:val="28"/>
          <w:szCs w:val="28"/>
          <w:lang w:val="da-DK"/>
        </w:rPr>
        <w:t>,</w:t>
      </w:r>
      <w:r w:rsidRPr="00762F89">
        <w:rPr>
          <w:bCs/>
          <w:sz w:val="28"/>
          <w:szCs w:val="28"/>
          <w:lang w:val="da-DK"/>
        </w:rPr>
        <w:t xml:space="preserve"> B</w:t>
      </w:r>
      <w:r w:rsidR="00762F89">
        <w:rPr>
          <w:bCs/>
          <w:sz w:val="28"/>
          <w:szCs w:val="28"/>
          <w:lang w:val="da-DK"/>
        </w:rPr>
        <w:t>.</w:t>
      </w:r>
      <w:r w:rsidRPr="00762F89">
        <w:rPr>
          <w:bCs/>
          <w:sz w:val="28"/>
          <w:szCs w:val="28"/>
          <w:lang w:val="da-DK"/>
        </w:rPr>
        <w:t xml:space="preserve"> &amp; Andersen</w:t>
      </w:r>
      <w:r w:rsidR="00762F89">
        <w:rPr>
          <w:bCs/>
          <w:sz w:val="28"/>
          <w:szCs w:val="28"/>
          <w:lang w:val="da-DK"/>
        </w:rPr>
        <w:t>,</w:t>
      </w:r>
      <w:r w:rsidRPr="00762F89">
        <w:rPr>
          <w:bCs/>
          <w:sz w:val="28"/>
          <w:szCs w:val="28"/>
          <w:lang w:val="da-DK"/>
        </w:rPr>
        <w:t xml:space="preserve"> H</w:t>
      </w:r>
      <w:r w:rsidR="00762F89">
        <w:rPr>
          <w:bCs/>
          <w:sz w:val="28"/>
          <w:szCs w:val="28"/>
          <w:lang w:val="da-DK"/>
        </w:rPr>
        <w:t>.</w:t>
      </w:r>
      <w:r w:rsidRPr="00762F89">
        <w:rPr>
          <w:bCs/>
          <w:sz w:val="28"/>
          <w:szCs w:val="28"/>
          <w:lang w:val="da-DK"/>
        </w:rPr>
        <w:t>E</w:t>
      </w:r>
      <w:r w:rsidR="00762F89">
        <w:rPr>
          <w:bCs/>
          <w:sz w:val="28"/>
          <w:szCs w:val="28"/>
          <w:lang w:val="da-DK"/>
        </w:rPr>
        <w:t>.</w:t>
      </w:r>
      <w:r w:rsidR="003327E7" w:rsidRPr="00762F89">
        <w:rPr>
          <w:bCs/>
          <w:sz w:val="28"/>
          <w:szCs w:val="28"/>
          <w:lang w:val="da-DK"/>
        </w:rPr>
        <w:t xml:space="preserve"> 1996. </w:t>
      </w:r>
      <w:r w:rsidR="003327E7" w:rsidRPr="003327E7">
        <w:rPr>
          <w:bCs/>
          <w:sz w:val="28"/>
          <w:szCs w:val="28"/>
        </w:rPr>
        <w:t>Loss of dissolved and particulate phosphorus from arable catchments by subsurface drainage.</w:t>
      </w:r>
      <w:r w:rsidR="003327E7">
        <w:rPr>
          <w:bCs/>
          <w:sz w:val="28"/>
          <w:szCs w:val="28"/>
        </w:rPr>
        <w:t xml:space="preserve"> </w:t>
      </w:r>
      <w:r w:rsidR="007A0C95" w:rsidRPr="00746C15">
        <w:rPr>
          <w:bCs/>
          <w:sz w:val="28"/>
          <w:szCs w:val="28"/>
          <w:lang w:val="da-DK"/>
        </w:rPr>
        <w:t>W</w:t>
      </w:r>
      <w:r w:rsidR="003327E7" w:rsidRPr="00746C15">
        <w:rPr>
          <w:bCs/>
          <w:sz w:val="28"/>
          <w:szCs w:val="28"/>
          <w:lang w:val="da-DK"/>
        </w:rPr>
        <w:t xml:space="preserve">ater Research 30: 2633-2642. </w:t>
      </w:r>
    </w:p>
    <w:p w14:paraId="4135057B" w14:textId="0B5A7BB5" w:rsidR="00564BC2" w:rsidRPr="00795A7C" w:rsidRDefault="00564BC2" w:rsidP="00564BC2">
      <w:pPr>
        <w:rPr>
          <w:bCs/>
          <w:sz w:val="28"/>
          <w:szCs w:val="28"/>
          <w:lang w:val="da-DK"/>
        </w:rPr>
      </w:pPr>
      <w:r w:rsidRPr="00795A7C">
        <w:rPr>
          <w:bCs/>
          <w:sz w:val="28"/>
          <w:szCs w:val="28"/>
          <w:lang w:val="da-DK"/>
        </w:rPr>
        <w:t>/</w:t>
      </w:r>
      <w:r w:rsidR="003B410E" w:rsidRPr="00795A7C">
        <w:rPr>
          <w:bCs/>
          <w:sz w:val="28"/>
          <w:szCs w:val="28"/>
          <w:lang w:val="da-DK"/>
        </w:rPr>
        <w:t>8</w:t>
      </w:r>
      <w:r w:rsidRPr="00795A7C">
        <w:rPr>
          <w:bCs/>
          <w:sz w:val="28"/>
          <w:szCs w:val="28"/>
          <w:lang w:val="da-DK"/>
        </w:rPr>
        <w:t>/ Søndergaard</w:t>
      </w:r>
      <w:r w:rsidR="00762F89" w:rsidRPr="00795A7C">
        <w:rPr>
          <w:bCs/>
          <w:sz w:val="28"/>
          <w:szCs w:val="28"/>
          <w:lang w:val="da-DK"/>
        </w:rPr>
        <w:t>,</w:t>
      </w:r>
      <w:r w:rsidRPr="00795A7C">
        <w:rPr>
          <w:bCs/>
          <w:sz w:val="28"/>
          <w:szCs w:val="28"/>
          <w:lang w:val="da-DK"/>
        </w:rPr>
        <w:t xml:space="preserve"> M</w:t>
      </w:r>
      <w:r w:rsidR="00762F89" w:rsidRPr="00795A7C">
        <w:rPr>
          <w:bCs/>
          <w:sz w:val="28"/>
          <w:szCs w:val="28"/>
          <w:lang w:val="da-DK"/>
        </w:rPr>
        <w:t>.</w:t>
      </w:r>
      <w:r w:rsidRPr="00795A7C">
        <w:rPr>
          <w:bCs/>
          <w:sz w:val="28"/>
          <w:szCs w:val="28"/>
          <w:lang w:val="da-DK"/>
        </w:rPr>
        <w:t xml:space="preserve"> &amp; Johansson</w:t>
      </w:r>
      <w:r w:rsidR="00762F89" w:rsidRPr="00795A7C">
        <w:rPr>
          <w:bCs/>
          <w:sz w:val="28"/>
          <w:szCs w:val="28"/>
          <w:lang w:val="da-DK"/>
        </w:rPr>
        <w:t>,</w:t>
      </w:r>
      <w:r w:rsidRPr="00795A7C">
        <w:rPr>
          <w:bCs/>
          <w:sz w:val="28"/>
          <w:szCs w:val="28"/>
          <w:lang w:val="da-DK"/>
        </w:rPr>
        <w:t xml:space="preserve"> L</w:t>
      </w:r>
      <w:r w:rsidR="00762F89" w:rsidRPr="00795A7C">
        <w:rPr>
          <w:bCs/>
          <w:sz w:val="28"/>
          <w:szCs w:val="28"/>
          <w:lang w:val="da-DK"/>
        </w:rPr>
        <w:t>.</w:t>
      </w:r>
      <w:r w:rsidRPr="00795A7C">
        <w:rPr>
          <w:bCs/>
          <w:sz w:val="28"/>
          <w:szCs w:val="28"/>
          <w:lang w:val="da-DK"/>
        </w:rPr>
        <w:t>S</w:t>
      </w:r>
      <w:r w:rsidR="00762F89" w:rsidRPr="00795A7C">
        <w:rPr>
          <w:bCs/>
          <w:sz w:val="28"/>
          <w:szCs w:val="28"/>
          <w:lang w:val="da-DK"/>
        </w:rPr>
        <w:t>.</w:t>
      </w:r>
      <w:r w:rsidRPr="00795A7C">
        <w:rPr>
          <w:bCs/>
          <w:sz w:val="28"/>
          <w:szCs w:val="28"/>
          <w:lang w:val="da-DK"/>
        </w:rPr>
        <w:t xml:space="preserve"> 2024. </w:t>
      </w:r>
      <w:r w:rsidRPr="00681192">
        <w:rPr>
          <w:bCs/>
          <w:sz w:val="28"/>
          <w:szCs w:val="28"/>
          <w:lang w:val="da-DK"/>
        </w:rPr>
        <w:t>Kvælstof betydning I danske søer.</w:t>
      </w:r>
      <w:r>
        <w:rPr>
          <w:bCs/>
          <w:sz w:val="28"/>
          <w:szCs w:val="28"/>
          <w:lang w:val="da-DK"/>
        </w:rPr>
        <w:t xml:space="preserve"> </w:t>
      </w:r>
      <w:r w:rsidRPr="00795A7C">
        <w:rPr>
          <w:bCs/>
          <w:sz w:val="28"/>
          <w:szCs w:val="28"/>
          <w:lang w:val="da-DK"/>
        </w:rPr>
        <w:t>Aarhus Universitet, DCE.</w:t>
      </w:r>
      <w:r w:rsidR="00762F89" w:rsidRPr="00795A7C">
        <w:rPr>
          <w:bCs/>
          <w:sz w:val="28"/>
          <w:szCs w:val="28"/>
          <w:lang w:val="da-DK"/>
        </w:rPr>
        <w:t xml:space="preserve"> - </w:t>
      </w:r>
      <w:r w:rsidRPr="00795A7C">
        <w:rPr>
          <w:bCs/>
          <w:sz w:val="28"/>
          <w:szCs w:val="28"/>
          <w:lang w:val="da-DK"/>
        </w:rPr>
        <w:t xml:space="preserve">Videnskabelig rapport </w:t>
      </w:r>
      <w:r w:rsidR="00762F89" w:rsidRPr="00795A7C">
        <w:rPr>
          <w:bCs/>
          <w:sz w:val="28"/>
          <w:szCs w:val="28"/>
          <w:lang w:val="da-DK"/>
        </w:rPr>
        <w:t xml:space="preserve">nr. </w:t>
      </w:r>
      <w:r w:rsidRPr="00795A7C">
        <w:rPr>
          <w:bCs/>
          <w:sz w:val="28"/>
          <w:szCs w:val="28"/>
          <w:lang w:val="da-DK"/>
        </w:rPr>
        <w:t>598.</w:t>
      </w:r>
    </w:p>
    <w:p w14:paraId="18B1474C" w14:textId="28A0F123" w:rsidR="00564BC2" w:rsidRPr="00564BC2" w:rsidRDefault="00564BC2" w:rsidP="00564BC2">
      <w:pPr>
        <w:rPr>
          <w:bCs/>
          <w:sz w:val="28"/>
          <w:szCs w:val="28"/>
          <w:lang w:val="da-DK"/>
        </w:rPr>
      </w:pPr>
      <w:r w:rsidRPr="00795A7C">
        <w:rPr>
          <w:bCs/>
          <w:sz w:val="28"/>
          <w:szCs w:val="28"/>
          <w:lang w:val="da-DK"/>
        </w:rPr>
        <w:t>/</w:t>
      </w:r>
      <w:r w:rsidR="003B410E" w:rsidRPr="00795A7C">
        <w:rPr>
          <w:bCs/>
          <w:sz w:val="28"/>
          <w:szCs w:val="28"/>
          <w:lang w:val="da-DK"/>
        </w:rPr>
        <w:t>9</w:t>
      </w:r>
      <w:r w:rsidRPr="00795A7C">
        <w:rPr>
          <w:bCs/>
          <w:sz w:val="28"/>
          <w:szCs w:val="28"/>
          <w:lang w:val="da-DK"/>
        </w:rPr>
        <w:t xml:space="preserve">/ </w:t>
      </w:r>
      <w:proofErr w:type="spellStart"/>
      <w:r w:rsidR="002C2B2F" w:rsidRPr="00795A7C">
        <w:rPr>
          <w:bCs/>
          <w:sz w:val="28"/>
          <w:szCs w:val="28"/>
          <w:lang w:val="da-DK"/>
        </w:rPr>
        <w:t>Kolzau</w:t>
      </w:r>
      <w:proofErr w:type="spellEnd"/>
      <w:r w:rsidR="00762F89" w:rsidRPr="00795A7C">
        <w:rPr>
          <w:bCs/>
          <w:sz w:val="28"/>
          <w:szCs w:val="28"/>
          <w:lang w:val="da-DK"/>
        </w:rPr>
        <w:t>,</w:t>
      </w:r>
      <w:r w:rsidR="002C2B2F" w:rsidRPr="00795A7C">
        <w:rPr>
          <w:bCs/>
          <w:sz w:val="28"/>
          <w:szCs w:val="28"/>
          <w:lang w:val="da-DK"/>
        </w:rPr>
        <w:t xml:space="preserve"> S</w:t>
      </w:r>
      <w:r w:rsidR="00762F89" w:rsidRPr="00795A7C">
        <w:rPr>
          <w:bCs/>
          <w:sz w:val="28"/>
          <w:szCs w:val="28"/>
          <w:lang w:val="da-DK"/>
        </w:rPr>
        <w:t>.</w:t>
      </w:r>
      <w:r w:rsidR="002C2B2F" w:rsidRPr="00795A7C">
        <w:rPr>
          <w:bCs/>
          <w:sz w:val="28"/>
          <w:szCs w:val="28"/>
          <w:lang w:val="da-DK"/>
        </w:rPr>
        <w:t xml:space="preserve"> et al.</w:t>
      </w:r>
      <w:r w:rsidR="00762F89" w:rsidRPr="00795A7C">
        <w:rPr>
          <w:bCs/>
          <w:sz w:val="28"/>
          <w:szCs w:val="28"/>
          <w:lang w:val="da-DK"/>
        </w:rPr>
        <w:t>,</w:t>
      </w:r>
      <w:r w:rsidR="002C2B2F" w:rsidRPr="00795A7C">
        <w:rPr>
          <w:bCs/>
          <w:sz w:val="28"/>
          <w:szCs w:val="28"/>
          <w:lang w:val="da-DK"/>
        </w:rPr>
        <w:t xml:space="preserve"> 2014. </w:t>
      </w:r>
      <w:r w:rsidR="002C2B2F" w:rsidRPr="002C2B2F">
        <w:rPr>
          <w:bCs/>
          <w:sz w:val="28"/>
          <w:szCs w:val="28"/>
        </w:rPr>
        <w:t xml:space="preserve">Seasonal patterns of nitrogen and phosphorus limitation in four German lakes and predictability of limitation status from ambient nutrient concentrations. </w:t>
      </w:r>
      <w:proofErr w:type="spellStart"/>
      <w:r w:rsidR="002C2B2F" w:rsidRPr="000C0452">
        <w:rPr>
          <w:bCs/>
          <w:sz w:val="28"/>
          <w:szCs w:val="28"/>
          <w:lang w:val="da-DK"/>
        </w:rPr>
        <w:t>PlosOne</w:t>
      </w:r>
      <w:proofErr w:type="spellEnd"/>
      <w:r w:rsidR="002C2B2F" w:rsidRPr="000C0452">
        <w:rPr>
          <w:bCs/>
          <w:sz w:val="28"/>
          <w:szCs w:val="28"/>
          <w:lang w:val="da-DK"/>
        </w:rPr>
        <w:t xml:space="preserve"> 9(4): e96065.</w:t>
      </w:r>
    </w:p>
    <w:p w14:paraId="2D7C0962" w14:textId="2B600E88" w:rsidR="00163BB5" w:rsidRDefault="00D40A2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/</w:t>
      </w:r>
      <w:r w:rsidR="00564BC2">
        <w:rPr>
          <w:bCs/>
          <w:sz w:val="28"/>
          <w:szCs w:val="28"/>
          <w:lang w:val="da-DK"/>
        </w:rPr>
        <w:t>1</w:t>
      </w:r>
      <w:r w:rsidR="003B410E">
        <w:rPr>
          <w:bCs/>
          <w:sz w:val="28"/>
          <w:szCs w:val="28"/>
          <w:lang w:val="da-DK"/>
        </w:rPr>
        <w:t>0</w:t>
      </w:r>
      <w:r>
        <w:rPr>
          <w:bCs/>
          <w:sz w:val="28"/>
          <w:szCs w:val="28"/>
          <w:lang w:val="da-DK"/>
        </w:rPr>
        <w:t>/ Johansson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L</w:t>
      </w:r>
      <w:r w:rsidR="00762F89">
        <w:rPr>
          <w:bCs/>
          <w:sz w:val="28"/>
          <w:szCs w:val="28"/>
          <w:lang w:val="da-DK"/>
        </w:rPr>
        <w:t xml:space="preserve">. </w:t>
      </w:r>
      <w:r>
        <w:rPr>
          <w:bCs/>
          <w:sz w:val="28"/>
          <w:szCs w:val="28"/>
          <w:lang w:val="da-DK"/>
        </w:rPr>
        <w:t>S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>, Søndergaard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M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&amp; Sørensen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P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>B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2024. Søer 2022. Aarhus Universitet, DCE.</w:t>
      </w:r>
      <w:r w:rsidR="00762F89">
        <w:rPr>
          <w:bCs/>
          <w:sz w:val="28"/>
          <w:szCs w:val="28"/>
          <w:lang w:val="da-DK"/>
        </w:rPr>
        <w:t xml:space="preserve"> -</w:t>
      </w:r>
      <w:r>
        <w:rPr>
          <w:bCs/>
          <w:sz w:val="28"/>
          <w:szCs w:val="28"/>
          <w:lang w:val="da-DK"/>
        </w:rPr>
        <w:t xml:space="preserve"> Videnskabelig rapport </w:t>
      </w:r>
      <w:r w:rsidR="00762F89">
        <w:rPr>
          <w:bCs/>
          <w:sz w:val="28"/>
          <w:szCs w:val="28"/>
          <w:lang w:val="da-DK"/>
        </w:rPr>
        <w:t xml:space="preserve">nr. </w:t>
      </w:r>
      <w:r>
        <w:rPr>
          <w:bCs/>
          <w:sz w:val="28"/>
          <w:szCs w:val="28"/>
          <w:lang w:val="da-DK"/>
        </w:rPr>
        <w:t>591.</w:t>
      </w:r>
    </w:p>
    <w:p w14:paraId="093606AE" w14:textId="3500CBFF" w:rsidR="005C1D0A" w:rsidRDefault="005C1D0A" w:rsidP="002D508E">
      <w:pPr>
        <w:rPr>
          <w:bCs/>
          <w:sz w:val="28"/>
          <w:szCs w:val="28"/>
          <w:lang w:val="da-DK"/>
        </w:rPr>
      </w:pPr>
    </w:p>
    <w:p w14:paraId="65F60135" w14:textId="6C47649C" w:rsidR="00163BB5" w:rsidRPr="00163BB5" w:rsidRDefault="00163BB5" w:rsidP="002D508E">
      <w:pPr>
        <w:rPr>
          <w:bCs/>
          <w:sz w:val="28"/>
          <w:szCs w:val="28"/>
          <w:lang w:val="da-DK"/>
        </w:rPr>
      </w:pPr>
    </w:p>
    <w:sectPr w:rsidR="00163BB5" w:rsidRPr="00163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0" w:author="Poul Løgstrup Bjerg" w:date="2025-01-10T07:42:00Z" w:initials="PB">
    <w:p w14:paraId="2EB1FAC1" w14:textId="77777777" w:rsidR="009F0D28" w:rsidRPr="006C5371" w:rsidRDefault="00F1299E" w:rsidP="009F0D28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 w:rsidR="009F0D28">
        <w:rPr>
          <w:lang w:val="da-DK"/>
        </w:rPr>
        <w:t>Vi vil gerne undgå politiske budskaber med referencer til regeringer eller organisationer i Vand og Jord artikler. Budskabet er fint nok, men kan i bløde det op? De første to afsnit har mere karakter har et debatindlæg end en faglig artikel. En mere faglig indledning vil også distancere artiklen fra indlægget i Frederiksborg Amts avis i efteråret.</w:t>
      </w:r>
    </w:p>
  </w:comment>
  <w:comment w:id="39" w:author="Poul Løgstrup Bjerg" w:date="2025-01-10T07:50:00Z" w:initials="PB">
    <w:p w14:paraId="4170857D" w14:textId="77777777" w:rsidR="00255304" w:rsidRPr="006C5371" w:rsidRDefault="00255304" w:rsidP="00255304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Meget ladet sprogbrug</w:t>
      </w:r>
    </w:p>
  </w:comment>
  <w:comment w:id="50" w:author="Poul Løgstrup Bjerg" w:date="2025-01-10T07:47:00Z" w:initials="PB">
    <w:p w14:paraId="27D4FD9F" w14:textId="2B176B2F" w:rsidR="00EF351A" w:rsidRPr="006C5371" w:rsidRDefault="00EF351A" w:rsidP="00EF351A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Forklar hvad det er</w:t>
      </w:r>
    </w:p>
  </w:comment>
  <w:comment w:id="76" w:author="Poul Løgstrup Bjerg" w:date="2025-01-10T07:52:00Z" w:initials="PB">
    <w:p w14:paraId="5A5125A9" w14:textId="77777777" w:rsidR="00E47565" w:rsidRPr="006C5371" w:rsidRDefault="00E47565" w:rsidP="00E47565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Skal det være med stort?</w:t>
      </w:r>
    </w:p>
  </w:comment>
  <w:comment w:id="80" w:author="Poul Løgstrup Bjerg" w:date="2025-01-10T07:55:00Z" w:initials="PB">
    <w:p w14:paraId="4B20B848" w14:textId="77777777" w:rsidR="00067CA3" w:rsidRPr="006C5371" w:rsidRDefault="00067CA3" w:rsidP="00067CA3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 xml:space="preserve">Hvad med forskere fra Aarhus Universitet? Se også senere kommentar om DCE forskere </w:t>
      </w:r>
    </w:p>
  </w:comment>
  <w:comment w:id="124" w:author="Poul Løgstrup Bjerg" w:date="2025-01-10T07:54:00Z" w:initials="PB">
    <w:p w14:paraId="34A76337" w14:textId="3DA20F64" w:rsidR="001923E5" w:rsidRPr="006C5371" w:rsidRDefault="001923E5" w:rsidP="001923E5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Tidligere forskere fra Aarhus?</w:t>
      </w:r>
    </w:p>
  </w:comment>
  <w:comment w:id="154" w:author="Poul Løgstrup Bjerg" w:date="2025-01-10T07:59:00Z" w:initials="PB">
    <w:p w14:paraId="4843499B" w14:textId="77777777" w:rsidR="001814CA" w:rsidRPr="006C5371" w:rsidRDefault="001814CA" w:rsidP="001814CA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 xml:space="preserve">Se også kommentarer til introduktionen. Budskabet er fint, men formuleringerne kan måske </w:t>
      </w:r>
      <w:proofErr w:type="gramStart"/>
      <w:r>
        <w:rPr>
          <w:lang w:val="da-DK"/>
        </w:rPr>
        <w:t>justeres ?</w:t>
      </w:r>
      <w:proofErr w:type="gramEnd"/>
    </w:p>
  </w:comment>
  <w:comment w:id="155" w:author="Poul Løgstrup Bjerg" w:date="2025-01-10T07:58:00Z" w:initials="PB">
    <w:p w14:paraId="1B0C9394" w14:textId="028B299B" w:rsidR="00CE562A" w:rsidRPr="006C5371" w:rsidRDefault="00CE562A" w:rsidP="00CE562A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Lidt indforstået?</w:t>
      </w:r>
    </w:p>
  </w:comment>
  <w:comment w:id="187" w:author="Poul Løgstrup Bjerg" w:date="2025-01-10T08:02:00Z" w:initials="PB">
    <w:p w14:paraId="360788C2" w14:textId="77777777" w:rsidR="00BA44CB" w:rsidRPr="006C5371" w:rsidRDefault="00BA44CB" w:rsidP="00BA44CB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Lidt svært at se de sorte tekster på de mørke baggrund, især Arresø</w:t>
      </w:r>
    </w:p>
  </w:comment>
  <w:comment w:id="193" w:author="Poul Løgstrup Bjerg" w:date="2025-01-10T08:05:00Z" w:initials="PB">
    <w:p w14:paraId="7AE027F8" w14:textId="77777777" w:rsidR="008A0842" w:rsidRPr="006C5371" w:rsidRDefault="008A0842" w:rsidP="008A0842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Giv foto et figurnummer. Hvor skal figuren placeres?</w:t>
      </w:r>
    </w:p>
  </w:comment>
  <w:comment w:id="202" w:author="Poul Løgstrup Bjerg" w:date="2025-01-10T08:05:00Z" w:initials="PB">
    <w:p w14:paraId="3BF79D4F" w14:textId="77777777" w:rsidR="00E10B44" w:rsidRPr="006C5371" w:rsidRDefault="00E10B44" w:rsidP="00E10B44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Giv foto et figurnummer. Hvor skal figuren placeres?</w:t>
      </w:r>
    </w:p>
  </w:comment>
  <w:comment w:id="211" w:author="Poul Løgstrup Bjerg" w:date="2025-01-10T08:05:00Z" w:initials="PB">
    <w:p w14:paraId="7070C5DE" w14:textId="77777777" w:rsidR="006C47CA" w:rsidRPr="006C5371" w:rsidRDefault="006C47CA" w:rsidP="006C47CA">
      <w:pPr>
        <w:pStyle w:val="CommentText"/>
        <w:rPr>
          <w:lang w:val="da-DK"/>
        </w:rPr>
      </w:pPr>
      <w:r>
        <w:rPr>
          <w:rStyle w:val="CommentReference"/>
        </w:rPr>
        <w:annotationRef/>
      </w:r>
      <w:r>
        <w:rPr>
          <w:lang w:val="da-DK"/>
        </w:rPr>
        <w:t>Giv foto et figurnummer. Hvor skal figuren placeres?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EB1FAC1" w15:done="0"/>
  <w15:commentEx w15:paraId="4170857D" w15:done="0"/>
  <w15:commentEx w15:paraId="27D4FD9F" w15:done="0"/>
  <w15:commentEx w15:paraId="5A5125A9" w15:done="0"/>
  <w15:commentEx w15:paraId="4B20B848" w15:done="0"/>
  <w15:commentEx w15:paraId="34A76337" w15:done="0"/>
  <w15:commentEx w15:paraId="4843499B" w15:done="0"/>
  <w15:commentEx w15:paraId="1B0C9394" w15:done="0"/>
  <w15:commentEx w15:paraId="360788C2" w15:done="0"/>
  <w15:commentEx w15:paraId="7AE027F8" w15:done="0"/>
  <w15:commentEx w15:paraId="3BF79D4F" w15:done="0"/>
  <w15:commentEx w15:paraId="7070C5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4373EA" w16cex:dateUtc="2025-01-10T06:42:00Z"/>
  <w16cex:commentExtensible w16cex:durableId="6B78F965" w16cex:dateUtc="2025-01-10T06:50:00Z"/>
  <w16cex:commentExtensible w16cex:durableId="5127AE07" w16cex:dateUtc="2025-01-10T06:47:00Z"/>
  <w16cex:commentExtensible w16cex:durableId="7348641D" w16cex:dateUtc="2025-01-10T06:52:00Z"/>
  <w16cex:commentExtensible w16cex:durableId="07F41BA1" w16cex:dateUtc="2025-01-10T06:55:00Z"/>
  <w16cex:commentExtensible w16cex:durableId="0183E6C3" w16cex:dateUtc="2025-01-10T06:54:00Z"/>
  <w16cex:commentExtensible w16cex:durableId="0F3BB389" w16cex:dateUtc="2025-01-10T06:59:00Z"/>
  <w16cex:commentExtensible w16cex:durableId="0C1F95E1" w16cex:dateUtc="2025-01-10T06:58:00Z"/>
  <w16cex:commentExtensible w16cex:durableId="5C9A00D0" w16cex:dateUtc="2025-01-10T07:02:00Z"/>
  <w16cex:commentExtensible w16cex:durableId="1CCD176A" w16cex:dateUtc="2025-01-10T07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B1FAC1" w16cid:durableId="274373EA"/>
  <w16cid:commentId w16cid:paraId="4170857D" w16cid:durableId="6B78F965"/>
  <w16cid:commentId w16cid:paraId="27D4FD9F" w16cid:durableId="5127AE07"/>
  <w16cid:commentId w16cid:paraId="5A5125A9" w16cid:durableId="7348641D"/>
  <w16cid:commentId w16cid:paraId="4B20B848" w16cid:durableId="07F41BA1"/>
  <w16cid:commentId w16cid:paraId="34A76337" w16cid:durableId="0183E6C3"/>
  <w16cid:commentId w16cid:paraId="4843499B" w16cid:durableId="0F3BB389"/>
  <w16cid:commentId w16cid:paraId="1B0C9394" w16cid:durableId="0C1F95E1"/>
  <w16cid:commentId w16cid:paraId="360788C2" w16cid:durableId="5C9A00D0"/>
  <w16cid:commentId w16cid:paraId="7070C5DE" w16cid:durableId="1CCD176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6090B"/>
    <w:multiLevelType w:val="hybridMultilevel"/>
    <w:tmpl w:val="35080532"/>
    <w:lvl w:ilvl="0" w:tplc="12D606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603EF"/>
    <w:multiLevelType w:val="hybridMultilevel"/>
    <w:tmpl w:val="CB6EC3E0"/>
    <w:lvl w:ilvl="0" w:tplc="AD32F0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oul Løgstrup Bjerg">
    <w15:presenceInfo w15:providerId="AD" w15:userId="S::plbj@dtu.dk::7f2540f1-ca4d-4065-b428-03e4bee6d30f"/>
  </w15:person>
  <w15:person w15:author="Kaj Sand-Jensen">
    <w15:presenceInfo w15:providerId="AD" w15:userId="S-1-5-21-1111707740-1469251426-2251862497-175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08E"/>
    <w:rsid w:val="00000DB3"/>
    <w:rsid w:val="000033DF"/>
    <w:rsid w:val="00012BB9"/>
    <w:rsid w:val="00027DC9"/>
    <w:rsid w:val="00035485"/>
    <w:rsid w:val="00042A5A"/>
    <w:rsid w:val="00047B70"/>
    <w:rsid w:val="00067CA3"/>
    <w:rsid w:val="000C0452"/>
    <w:rsid w:val="000D15B2"/>
    <w:rsid w:val="000D2F3B"/>
    <w:rsid w:val="000D7679"/>
    <w:rsid w:val="000F04CD"/>
    <w:rsid w:val="00107FB3"/>
    <w:rsid w:val="0014683D"/>
    <w:rsid w:val="0014751A"/>
    <w:rsid w:val="001616FC"/>
    <w:rsid w:val="00163BB5"/>
    <w:rsid w:val="001814CA"/>
    <w:rsid w:val="001900B7"/>
    <w:rsid w:val="001923E5"/>
    <w:rsid w:val="001F19B9"/>
    <w:rsid w:val="001F7D60"/>
    <w:rsid w:val="002236A7"/>
    <w:rsid w:val="00235FB9"/>
    <w:rsid w:val="00253D87"/>
    <w:rsid w:val="00255304"/>
    <w:rsid w:val="0027005C"/>
    <w:rsid w:val="00280164"/>
    <w:rsid w:val="002C2B2F"/>
    <w:rsid w:val="002D3D02"/>
    <w:rsid w:val="002D508E"/>
    <w:rsid w:val="002E4A1B"/>
    <w:rsid w:val="002F07E9"/>
    <w:rsid w:val="00304665"/>
    <w:rsid w:val="00305D20"/>
    <w:rsid w:val="003079B7"/>
    <w:rsid w:val="003129B2"/>
    <w:rsid w:val="003140F8"/>
    <w:rsid w:val="003327E7"/>
    <w:rsid w:val="00347C6C"/>
    <w:rsid w:val="003556B6"/>
    <w:rsid w:val="0037634F"/>
    <w:rsid w:val="00381E52"/>
    <w:rsid w:val="003B3703"/>
    <w:rsid w:val="003B410E"/>
    <w:rsid w:val="00402B8C"/>
    <w:rsid w:val="00413B7C"/>
    <w:rsid w:val="00427AB0"/>
    <w:rsid w:val="004334EF"/>
    <w:rsid w:val="004578DB"/>
    <w:rsid w:val="00484E8B"/>
    <w:rsid w:val="00497DB2"/>
    <w:rsid w:val="004B1A9A"/>
    <w:rsid w:val="004C58F4"/>
    <w:rsid w:val="004D261B"/>
    <w:rsid w:val="004E14C9"/>
    <w:rsid w:val="004E2445"/>
    <w:rsid w:val="00511D61"/>
    <w:rsid w:val="005344E2"/>
    <w:rsid w:val="005574AB"/>
    <w:rsid w:val="00564BC2"/>
    <w:rsid w:val="0057028A"/>
    <w:rsid w:val="00591653"/>
    <w:rsid w:val="00593533"/>
    <w:rsid w:val="00595E3A"/>
    <w:rsid w:val="0059734D"/>
    <w:rsid w:val="005B0895"/>
    <w:rsid w:val="005C1D0A"/>
    <w:rsid w:val="005C2BB9"/>
    <w:rsid w:val="005C7E0A"/>
    <w:rsid w:val="005F3BB3"/>
    <w:rsid w:val="005F41B2"/>
    <w:rsid w:val="005F6805"/>
    <w:rsid w:val="00610C1E"/>
    <w:rsid w:val="00626E40"/>
    <w:rsid w:val="0063430C"/>
    <w:rsid w:val="00636935"/>
    <w:rsid w:val="0067662F"/>
    <w:rsid w:val="00681192"/>
    <w:rsid w:val="006A084E"/>
    <w:rsid w:val="006A1714"/>
    <w:rsid w:val="006A2EAD"/>
    <w:rsid w:val="006C47CA"/>
    <w:rsid w:val="006C5371"/>
    <w:rsid w:val="006D1DCC"/>
    <w:rsid w:val="006E0D85"/>
    <w:rsid w:val="0072571E"/>
    <w:rsid w:val="00726F5D"/>
    <w:rsid w:val="00746C15"/>
    <w:rsid w:val="00761A79"/>
    <w:rsid w:val="00762F89"/>
    <w:rsid w:val="00770CF5"/>
    <w:rsid w:val="007865FC"/>
    <w:rsid w:val="00795A7C"/>
    <w:rsid w:val="007A0C95"/>
    <w:rsid w:val="007A500B"/>
    <w:rsid w:val="007C506B"/>
    <w:rsid w:val="007D04E4"/>
    <w:rsid w:val="007D6993"/>
    <w:rsid w:val="007E1DCE"/>
    <w:rsid w:val="007E59F1"/>
    <w:rsid w:val="0081481C"/>
    <w:rsid w:val="00821450"/>
    <w:rsid w:val="008319DF"/>
    <w:rsid w:val="00863B3F"/>
    <w:rsid w:val="00883D30"/>
    <w:rsid w:val="00884502"/>
    <w:rsid w:val="00887852"/>
    <w:rsid w:val="008A0842"/>
    <w:rsid w:val="008B0321"/>
    <w:rsid w:val="008B1635"/>
    <w:rsid w:val="008C0BE5"/>
    <w:rsid w:val="008E1376"/>
    <w:rsid w:val="00901BB0"/>
    <w:rsid w:val="009030B4"/>
    <w:rsid w:val="009377BC"/>
    <w:rsid w:val="009459CA"/>
    <w:rsid w:val="0094624E"/>
    <w:rsid w:val="00965DEA"/>
    <w:rsid w:val="00972128"/>
    <w:rsid w:val="009746A9"/>
    <w:rsid w:val="009978E2"/>
    <w:rsid w:val="009A504D"/>
    <w:rsid w:val="009B3409"/>
    <w:rsid w:val="009B6B40"/>
    <w:rsid w:val="009B787B"/>
    <w:rsid w:val="009C6285"/>
    <w:rsid w:val="009F0D28"/>
    <w:rsid w:val="00A02861"/>
    <w:rsid w:val="00A02F18"/>
    <w:rsid w:val="00A0523E"/>
    <w:rsid w:val="00A278F3"/>
    <w:rsid w:val="00A72D7A"/>
    <w:rsid w:val="00A85B59"/>
    <w:rsid w:val="00A93099"/>
    <w:rsid w:val="00AA5F68"/>
    <w:rsid w:val="00AB14E7"/>
    <w:rsid w:val="00AE237E"/>
    <w:rsid w:val="00AE5E31"/>
    <w:rsid w:val="00AF0E6B"/>
    <w:rsid w:val="00B46C1B"/>
    <w:rsid w:val="00B50EC0"/>
    <w:rsid w:val="00B77022"/>
    <w:rsid w:val="00BA0242"/>
    <w:rsid w:val="00BA44CB"/>
    <w:rsid w:val="00BC2A56"/>
    <w:rsid w:val="00BD5161"/>
    <w:rsid w:val="00BD7186"/>
    <w:rsid w:val="00BD7861"/>
    <w:rsid w:val="00C4542D"/>
    <w:rsid w:val="00C801A2"/>
    <w:rsid w:val="00C966CB"/>
    <w:rsid w:val="00CB08D8"/>
    <w:rsid w:val="00CC3BDC"/>
    <w:rsid w:val="00CC4411"/>
    <w:rsid w:val="00CC693B"/>
    <w:rsid w:val="00CD704A"/>
    <w:rsid w:val="00CD7819"/>
    <w:rsid w:val="00CE562A"/>
    <w:rsid w:val="00CF3732"/>
    <w:rsid w:val="00CF5495"/>
    <w:rsid w:val="00D00DF5"/>
    <w:rsid w:val="00D40A22"/>
    <w:rsid w:val="00D62F87"/>
    <w:rsid w:val="00D74B2C"/>
    <w:rsid w:val="00DA73EF"/>
    <w:rsid w:val="00DB4A99"/>
    <w:rsid w:val="00DC2D67"/>
    <w:rsid w:val="00DC6F1A"/>
    <w:rsid w:val="00DD6F21"/>
    <w:rsid w:val="00DE13CF"/>
    <w:rsid w:val="00E04581"/>
    <w:rsid w:val="00E04A9A"/>
    <w:rsid w:val="00E064B3"/>
    <w:rsid w:val="00E10B44"/>
    <w:rsid w:val="00E16834"/>
    <w:rsid w:val="00E169BE"/>
    <w:rsid w:val="00E1777C"/>
    <w:rsid w:val="00E46360"/>
    <w:rsid w:val="00E47565"/>
    <w:rsid w:val="00E77CAC"/>
    <w:rsid w:val="00E82F63"/>
    <w:rsid w:val="00EB1F37"/>
    <w:rsid w:val="00EB418B"/>
    <w:rsid w:val="00EB6DD1"/>
    <w:rsid w:val="00EC1F76"/>
    <w:rsid w:val="00EE58C2"/>
    <w:rsid w:val="00EF351A"/>
    <w:rsid w:val="00F1299E"/>
    <w:rsid w:val="00F31AFD"/>
    <w:rsid w:val="00F619DA"/>
    <w:rsid w:val="00F75BE9"/>
    <w:rsid w:val="00F761F0"/>
    <w:rsid w:val="00FB0B1E"/>
    <w:rsid w:val="00FB1FFB"/>
    <w:rsid w:val="00FC1B59"/>
    <w:rsid w:val="00FC30EB"/>
    <w:rsid w:val="00FC5CDD"/>
    <w:rsid w:val="00FD1F09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DD25"/>
  <w15:chartTrackingRefBased/>
  <w15:docId w15:val="{A5F46AB6-975A-4364-B618-DA16E804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508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08E"/>
    <w:pPr>
      <w:ind w:left="720"/>
    </w:pPr>
  </w:style>
  <w:style w:type="paragraph" w:styleId="Revision">
    <w:name w:val="Revision"/>
    <w:hidden/>
    <w:uiPriority w:val="99"/>
    <w:semiHidden/>
    <w:rsid w:val="00CC693B"/>
    <w:pPr>
      <w:spacing w:after="0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47B7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129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29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299E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9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99E"/>
    <w:rPr>
      <w:rFonts w:ascii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3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3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2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6/09/relationships/commentsIds" Target="commentsIds.xml"/><Relationship Id="rId5" Type="http://schemas.openxmlformats.org/officeDocument/2006/relationships/comments" Target="comment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2509</Words>
  <Characters>14454</Characters>
  <Application>Microsoft Office Word</Application>
  <DocSecurity>0</DocSecurity>
  <Lines>314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SUND - KU</Company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 Sand-Jensen</dc:creator>
  <cp:keywords/>
  <dc:description/>
  <cp:lastModifiedBy>Kaj Sand-Jensen</cp:lastModifiedBy>
  <cp:revision>2</cp:revision>
  <dcterms:created xsi:type="dcterms:W3CDTF">2025-01-10T09:53:00Z</dcterms:created>
  <dcterms:modified xsi:type="dcterms:W3CDTF">2025-01-10T09:53:00Z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